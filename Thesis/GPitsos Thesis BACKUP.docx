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A170" w14:textId="77777777" w:rsidR="00B8732D" w:rsidRPr="00EA0C6E" w:rsidRDefault="00CC0951">
      <w:pPr>
        <w:pStyle w:val="BodyText"/>
        <w:spacing w:before="3"/>
        <w:jc w:val="left"/>
        <w:rPr>
          <w:rFonts w:ascii="Times New Roman" w:hAnsi="Times New Roman" w:cs="Times New Roman"/>
          <w:sz w:val="24"/>
          <w:szCs w:val="24"/>
        </w:rPr>
      </w:pPr>
      <w:r w:rsidRPr="00EA0C6E">
        <w:rPr>
          <w:rFonts w:ascii="Times New Roman" w:hAnsi="Times New Roman" w:cs="Times New Roman"/>
          <w:noProof/>
          <w:sz w:val="24"/>
          <w:szCs w:val="24"/>
        </w:rPr>
        <w:drawing>
          <wp:anchor distT="0" distB="0" distL="0" distR="0" simplePos="0" relativeHeight="251665408" behindDoc="1" locked="0" layoutInCell="1" allowOverlap="1" wp14:anchorId="1E258EB5" wp14:editId="21E0778B">
            <wp:simplePos x="0" y="0"/>
            <wp:positionH relativeFrom="page">
              <wp:posOffset>3371977</wp:posOffset>
            </wp:positionH>
            <wp:positionV relativeFrom="paragraph">
              <wp:posOffset>110572</wp:posOffset>
            </wp:positionV>
            <wp:extent cx="1025056" cy="103879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1025056" cy="1038796"/>
                    </a:xfrm>
                    <a:prstGeom prst="rect">
                      <a:avLst/>
                    </a:prstGeom>
                  </pic:spPr>
                </pic:pic>
              </a:graphicData>
            </a:graphic>
          </wp:anchor>
        </w:drawing>
      </w:r>
    </w:p>
    <w:p w14:paraId="300A0B39" w14:textId="77777777" w:rsidR="00B8732D" w:rsidRPr="00EA0C6E" w:rsidRDefault="00B8732D">
      <w:pPr>
        <w:pStyle w:val="BodyText"/>
        <w:spacing w:before="146"/>
        <w:jc w:val="left"/>
        <w:rPr>
          <w:rFonts w:ascii="Times New Roman" w:hAnsi="Times New Roman" w:cs="Times New Roman"/>
          <w:sz w:val="24"/>
          <w:szCs w:val="24"/>
        </w:rPr>
      </w:pPr>
    </w:p>
    <w:p w14:paraId="0C5D52C4" w14:textId="77777777" w:rsidR="00B8732D" w:rsidRPr="00EA0C6E" w:rsidRDefault="00CC0951">
      <w:pPr>
        <w:pStyle w:val="BodyText"/>
        <w:spacing w:line="290" w:lineRule="auto"/>
        <w:ind w:left="1734" w:right="1731"/>
        <w:jc w:val="center"/>
        <w:rPr>
          <w:rFonts w:ascii="Times New Roman" w:hAnsi="Times New Roman" w:cs="Times New Roman"/>
          <w:sz w:val="24"/>
          <w:szCs w:val="24"/>
        </w:rPr>
      </w:pPr>
      <w:r w:rsidRPr="00EA0C6E">
        <w:rPr>
          <w:rFonts w:ascii="Times New Roman" w:hAnsi="Times New Roman" w:cs="Times New Roman"/>
          <w:color w:val="404040"/>
          <w:sz w:val="24"/>
          <w:szCs w:val="24"/>
        </w:rPr>
        <w:t>ΑΡΙΣΤΟΤΕΛΕΙΟ</w:t>
      </w:r>
      <w:r w:rsidRPr="00EA0C6E">
        <w:rPr>
          <w:rFonts w:ascii="Times New Roman" w:hAnsi="Times New Roman" w:cs="Times New Roman"/>
          <w:color w:val="404040"/>
          <w:spacing w:val="-12"/>
          <w:sz w:val="24"/>
          <w:szCs w:val="24"/>
        </w:rPr>
        <w:t xml:space="preserve"> </w:t>
      </w:r>
      <w:r w:rsidRPr="00EA0C6E">
        <w:rPr>
          <w:rFonts w:ascii="Times New Roman" w:hAnsi="Times New Roman" w:cs="Times New Roman"/>
          <w:color w:val="404040"/>
          <w:sz w:val="24"/>
          <w:szCs w:val="24"/>
        </w:rPr>
        <w:t>ΠΑΝΕΠΙΣΤΗΜΙΟ</w:t>
      </w:r>
      <w:r w:rsidRPr="00EA0C6E">
        <w:rPr>
          <w:rFonts w:ascii="Times New Roman" w:hAnsi="Times New Roman" w:cs="Times New Roman"/>
          <w:color w:val="404040"/>
          <w:spacing w:val="-15"/>
          <w:sz w:val="24"/>
          <w:szCs w:val="24"/>
        </w:rPr>
        <w:t xml:space="preserve"> </w:t>
      </w:r>
      <w:r w:rsidRPr="00EA0C6E">
        <w:rPr>
          <w:rFonts w:ascii="Times New Roman" w:hAnsi="Times New Roman" w:cs="Times New Roman"/>
          <w:color w:val="404040"/>
          <w:sz w:val="24"/>
          <w:szCs w:val="24"/>
        </w:rPr>
        <w:t>ΘΕΣΣΑΛΟΝΙΚΗΣ ΠΟΛΥΤΕΧΝΙΚΗ ΣΧΟΛΗ</w:t>
      </w:r>
    </w:p>
    <w:p w14:paraId="733CE07F" w14:textId="77777777" w:rsidR="00B8732D" w:rsidRPr="00EA0C6E" w:rsidRDefault="00CC0951">
      <w:pPr>
        <w:pStyle w:val="BodyText"/>
        <w:spacing w:before="2"/>
        <w:ind w:left="1738" w:right="1731"/>
        <w:jc w:val="center"/>
        <w:rPr>
          <w:rFonts w:ascii="Times New Roman" w:hAnsi="Times New Roman" w:cs="Times New Roman"/>
          <w:sz w:val="24"/>
          <w:szCs w:val="24"/>
        </w:rPr>
      </w:pPr>
      <w:r w:rsidRPr="00EA0C6E">
        <w:rPr>
          <w:rFonts w:ascii="Times New Roman" w:hAnsi="Times New Roman" w:cs="Times New Roman"/>
          <w:color w:val="404040"/>
          <w:sz w:val="24"/>
          <w:szCs w:val="24"/>
        </w:rPr>
        <w:t>ΤΜΗΜΑ</w:t>
      </w:r>
      <w:r w:rsidRPr="00EA0C6E">
        <w:rPr>
          <w:rFonts w:ascii="Times New Roman" w:hAnsi="Times New Roman" w:cs="Times New Roman"/>
          <w:color w:val="404040"/>
          <w:spacing w:val="-4"/>
          <w:sz w:val="24"/>
          <w:szCs w:val="24"/>
        </w:rPr>
        <w:t xml:space="preserve"> </w:t>
      </w:r>
      <w:r w:rsidRPr="00EA0C6E">
        <w:rPr>
          <w:rFonts w:ascii="Times New Roman" w:hAnsi="Times New Roman" w:cs="Times New Roman"/>
          <w:color w:val="404040"/>
          <w:sz w:val="24"/>
          <w:szCs w:val="24"/>
        </w:rPr>
        <w:t>ΧΗΜΙΚΩΝ</w:t>
      </w:r>
      <w:r w:rsidRPr="00EA0C6E">
        <w:rPr>
          <w:rFonts w:ascii="Times New Roman" w:hAnsi="Times New Roman" w:cs="Times New Roman"/>
          <w:color w:val="404040"/>
          <w:spacing w:val="-6"/>
          <w:sz w:val="24"/>
          <w:szCs w:val="24"/>
        </w:rPr>
        <w:t xml:space="preserve"> </w:t>
      </w:r>
      <w:r w:rsidRPr="00EA0C6E">
        <w:rPr>
          <w:rFonts w:ascii="Times New Roman" w:hAnsi="Times New Roman" w:cs="Times New Roman"/>
          <w:color w:val="404040"/>
          <w:spacing w:val="-2"/>
          <w:sz w:val="24"/>
          <w:szCs w:val="24"/>
        </w:rPr>
        <w:t>ΜΗΧΑΝΙΚΩΝ</w:t>
      </w:r>
    </w:p>
    <w:p w14:paraId="017D6A4B" w14:textId="77777777" w:rsidR="00B8732D" w:rsidRPr="00EA0C6E" w:rsidRDefault="00B8732D">
      <w:pPr>
        <w:pStyle w:val="BodyText"/>
        <w:jc w:val="left"/>
        <w:rPr>
          <w:rFonts w:ascii="Times New Roman" w:hAnsi="Times New Roman" w:cs="Times New Roman"/>
          <w:sz w:val="24"/>
          <w:szCs w:val="24"/>
        </w:rPr>
      </w:pPr>
    </w:p>
    <w:p w14:paraId="43635FFD" w14:textId="77777777" w:rsidR="00B8732D" w:rsidRPr="00EA0C6E" w:rsidRDefault="00B8732D">
      <w:pPr>
        <w:pStyle w:val="BodyText"/>
        <w:jc w:val="left"/>
        <w:rPr>
          <w:rFonts w:ascii="Times New Roman" w:hAnsi="Times New Roman" w:cs="Times New Roman"/>
          <w:sz w:val="24"/>
          <w:szCs w:val="24"/>
        </w:rPr>
      </w:pPr>
    </w:p>
    <w:p w14:paraId="56665536" w14:textId="77777777" w:rsidR="00B8732D" w:rsidRPr="00EA0C6E" w:rsidRDefault="00B8732D">
      <w:pPr>
        <w:pStyle w:val="BodyText"/>
        <w:jc w:val="left"/>
        <w:rPr>
          <w:rFonts w:ascii="Times New Roman" w:hAnsi="Times New Roman" w:cs="Times New Roman"/>
          <w:sz w:val="24"/>
          <w:szCs w:val="24"/>
        </w:rPr>
      </w:pPr>
    </w:p>
    <w:p w14:paraId="2EDFD7ED" w14:textId="77777777" w:rsidR="00B8732D" w:rsidRPr="00EA0C6E" w:rsidRDefault="00B8732D">
      <w:pPr>
        <w:pStyle w:val="BodyText"/>
        <w:jc w:val="left"/>
        <w:rPr>
          <w:rFonts w:ascii="Times New Roman" w:hAnsi="Times New Roman" w:cs="Times New Roman"/>
          <w:sz w:val="24"/>
          <w:szCs w:val="24"/>
        </w:rPr>
      </w:pPr>
    </w:p>
    <w:p w14:paraId="5C6B7ABC" w14:textId="77777777" w:rsidR="00B8732D" w:rsidRPr="00EA0C6E" w:rsidRDefault="00B8732D">
      <w:pPr>
        <w:pStyle w:val="BodyText"/>
        <w:jc w:val="left"/>
        <w:rPr>
          <w:rFonts w:ascii="Times New Roman" w:hAnsi="Times New Roman" w:cs="Times New Roman"/>
          <w:sz w:val="24"/>
          <w:szCs w:val="24"/>
        </w:rPr>
      </w:pPr>
    </w:p>
    <w:p w14:paraId="22505DC2" w14:textId="77777777" w:rsidR="00B8732D" w:rsidRPr="00EA0C6E" w:rsidRDefault="00B8732D">
      <w:pPr>
        <w:pStyle w:val="BodyText"/>
        <w:spacing w:before="192"/>
        <w:jc w:val="left"/>
        <w:rPr>
          <w:rFonts w:ascii="Times New Roman" w:hAnsi="Times New Roman" w:cs="Times New Roman"/>
          <w:sz w:val="24"/>
          <w:szCs w:val="24"/>
        </w:rPr>
      </w:pPr>
    </w:p>
    <w:p w14:paraId="00299EB1" w14:textId="6503D3FB" w:rsidR="00B8732D" w:rsidRPr="00EA0C6E" w:rsidRDefault="00CC0951">
      <w:pPr>
        <w:pStyle w:val="BodyText"/>
        <w:tabs>
          <w:tab w:val="left" w:leader="dot" w:pos="4939"/>
        </w:tabs>
        <w:ind w:left="2"/>
        <w:jc w:val="center"/>
        <w:rPr>
          <w:rFonts w:ascii="Times New Roman" w:hAnsi="Times New Roman" w:cs="Times New Roman"/>
          <w:sz w:val="24"/>
          <w:szCs w:val="24"/>
        </w:rPr>
      </w:pPr>
      <w:r w:rsidRPr="00EA0C6E">
        <w:rPr>
          <w:rFonts w:ascii="Times New Roman" w:hAnsi="Times New Roman" w:cs="Times New Roman"/>
          <w:color w:val="404040"/>
          <w:w w:val="105"/>
          <w:sz w:val="24"/>
          <w:szCs w:val="24"/>
        </w:rPr>
        <w:t>«</w:t>
      </w:r>
      <w:r w:rsidR="00267E09" w:rsidRPr="00EA0C6E">
        <w:rPr>
          <w:rFonts w:ascii="Times New Roman" w:hAnsi="Times New Roman" w:cs="Times New Roman"/>
          <w:color w:val="404040"/>
          <w:w w:val="105"/>
          <w:sz w:val="24"/>
          <w:szCs w:val="24"/>
        </w:rPr>
        <w:t>ΕΠΕΚΤΑΣΗ ΤΩΝ ΜΟΝΤΕΛΩΝ ΕΚΚΕΝΩΣΗΣ ΜΕ ΔΥΝΑΜΙΚΗ ΔΡΟΜΟΛΟΓΗΣΗ ΒΑΣΙΣΜΕΝΗ ΣΕ ΠΡΟΒΛΕΨΕΙΣ ΤΗΣ ΕΚΘΕΣΗΣ ΤΩΝ ΕΜΠΛΕΚΟΜΕΝΩΝ ΣΕ ΤΟΞΙΚΟ ΦΟΡΤΙΟ</w:t>
      </w:r>
      <w:r w:rsidRPr="00EA0C6E">
        <w:rPr>
          <w:rFonts w:ascii="Times New Roman" w:hAnsi="Times New Roman" w:cs="Times New Roman"/>
          <w:color w:val="404040"/>
          <w:spacing w:val="-10"/>
          <w:w w:val="105"/>
          <w:sz w:val="24"/>
          <w:szCs w:val="24"/>
        </w:rPr>
        <w:t>»</w:t>
      </w:r>
    </w:p>
    <w:p w14:paraId="57B99D27" w14:textId="77777777" w:rsidR="00B8732D" w:rsidRPr="00EA0C6E" w:rsidRDefault="00B8732D">
      <w:pPr>
        <w:pStyle w:val="BodyText"/>
        <w:jc w:val="left"/>
        <w:rPr>
          <w:rFonts w:ascii="Times New Roman" w:hAnsi="Times New Roman" w:cs="Times New Roman"/>
          <w:sz w:val="24"/>
          <w:szCs w:val="24"/>
        </w:rPr>
      </w:pPr>
    </w:p>
    <w:p w14:paraId="06CECB7F" w14:textId="77777777" w:rsidR="00B8732D" w:rsidRPr="00EA0C6E" w:rsidRDefault="00B8732D">
      <w:pPr>
        <w:pStyle w:val="BodyText"/>
        <w:jc w:val="left"/>
        <w:rPr>
          <w:rFonts w:ascii="Times New Roman" w:hAnsi="Times New Roman" w:cs="Times New Roman"/>
          <w:sz w:val="24"/>
          <w:szCs w:val="24"/>
        </w:rPr>
      </w:pPr>
    </w:p>
    <w:p w14:paraId="255EC290" w14:textId="77777777" w:rsidR="00B8732D" w:rsidRPr="00EA0C6E" w:rsidRDefault="00B8732D">
      <w:pPr>
        <w:pStyle w:val="BodyText"/>
        <w:jc w:val="left"/>
        <w:rPr>
          <w:rFonts w:ascii="Times New Roman" w:hAnsi="Times New Roman" w:cs="Times New Roman"/>
          <w:sz w:val="24"/>
          <w:szCs w:val="24"/>
        </w:rPr>
      </w:pPr>
    </w:p>
    <w:p w14:paraId="3F5ACA41" w14:textId="77777777" w:rsidR="00B8732D" w:rsidRPr="00EA0C6E" w:rsidRDefault="00B8732D">
      <w:pPr>
        <w:pStyle w:val="BodyText"/>
        <w:jc w:val="left"/>
        <w:rPr>
          <w:rFonts w:ascii="Times New Roman" w:hAnsi="Times New Roman" w:cs="Times New Roman"/>
          <w:sz w:val="24"/>
          <w:szCs w:val="24"/>
        </w:rPr>
      </w:pPr>
    </w:p>
    <w:p w14:paraId="190E0572" w14:textId="77777777" w:rsidR="00B8732D" w:rsidRPr="00EA0C6E" w:rsidRDefault="00B8732D">
      <w:pPr>
        <w:pStyle w:val="BodyText"/>
        <w:jc w:val="left"/>
        <w:rPr>
          <w:rFonts w:ascii="Times New Roman" w:hAnsi="Times New Roman" w:cs="Times New Roman"/>
          <w:sz w:val="24"/>
          <w:szCs w:val="24"/>
        </w:rPr>
      </w:pPr>
    </w:p>
    <w:p w14:paraId="49F3941F" w14:textId="77777777" w:rsidR="00B8732D" w:rsidRPr="00EA0C6E" w:rsidRDefault="00B8732D">
      <w:pPr>
        <w:pStyle w:val="BodyText"/>
        <w:jc w:val="left"/>
        <w:rPr>
          <w:rFonts w:ascii="Times New Roman" w:hAnsi="Times New Roman" w:cs="Times New Roman"/>
          <w:sz w:val="24"/>
          <w:szCs w:val="24"/>
        </w:rPr>
      </w:pPr>
    </w:p>
    <w:p w14:paraId="20863B76" w14:textId="77777777" w:rsidR="00B8732D" w:rsidRPr="00EA0C6E" w:rsidRDefault="00B8732D">
      <w:pPr>
        <w:pStyle w:val="BodyText"/>
        <w:jc w:val="left"/>
        <w:rPr>
          <w:rFonts w:ascii="Times New Roman" w:hAnsi="Times New Roman" w:cs="Times New Roman"/>
          <w:sz w:val="24"/>
          <w:szCs w:val="24"/>
        </w:rPr>
      </w:pPr>
    </w:p>
    <w:p w14:paraId="58A3DB4F" w14:textId="77777777" w:rsidR="00B8732D" w:rsidRPr="00EA0C6E" w:rsidRDefault="00B8732D">
      <w:pPr>
        <w:pStyle w:val="BodyText"/>
        <w:jc w:val="left"/>
        <w:rPr>
          <w:rFonts w:ascii="Times New Roman" w:hAnsi="Times New Roman" w:cs="Times New Roman"/>
          <w:sz w:val="24"/>
          <w:szCs w:val="24"/>
        </w:rPr>
      </w:pPr>
    </w:p>
    <w:p w14:paraId="21213D71" w14:textId="77777777" w:rsidR="00B8732D" w:rsidRPr="00EA0C6E" w:rsidRDefault="00B8732D">
      <w:pPr>
        <w:pStyle w:val="BodyText"/>
        <w:spacing w:before="166"/>
        <w:jc w:val="left"/>
        <w:rPr>
          <w:rFonts w:ascii="Times New Roman" w:hAnsi="Times New Roman" w:cs="Times New Roman"/>
          <w:sz w:val="24"/>
          <w:szCs w:val="24"/>
        </w:rPr>
      </w:pPr>
    </w:p>
    <w:p w14:paraId="133EE66E" w14:textId="77777777" w:rsidR="00B8732D" w:rsidRPr="00EA0C6E" w:rsidRDefault="00CC0951">
      <w:pPr>
        <w:pStyle w:val="BodyText"/>
        <w:ind w:right="353"/>
        <w:jc w:val="right"/>
        <w:rPr>
          <w:rFonts w:ascii="Times New Roman" w:hAnsi="Times New Roman" w:cs="Times New Roman"/>
          <w:sz w:val="24"/>
          <w:szCs w:val="24"/>
        </w:rPr>
      </w:pPr>
      <w:r w:rsidRPr="00EA0C6E">
        <w:rPr>
          <w:rFonts w:ascii="Times New Roman" w:hAnsi="Times New Roman" w:cs="Times New Roman"/>
          <w:color w:val="404040"/>
          <w:spacing w:val="-2"/>
          <w:sz w:val="24"/>
          <w:szCs w:val="24"/>
        </w:rPr>
        <w:t>ΔΙΠΛΩΜΑΤΙΚΗ</w:t>
      </w:r>
      <w:r w:rsidRPr="00EA0C6E">
        <w:rPr>
          <w:rFonts w:ascii="Times New Roman" w:hAnsi="Times New Roman" w:cs="Times New Roman"/>
          <w:color w:val="404040"/>
          <w:spacing w:val="7"/>
          <w:sz w:val="24"/>
          <w:szCs w:val="24"/>
        </w:rPr>
        <w:t xml:space="preserve"> </w:t>
      </w:r>
      <w:r w:rsidRPr="00EA0C6E">
        <w:rPr>
          <w:rFonts w:ascii="Times New Roman" w:hAnsi="Times New Roman" w:cs="Times New Roman"/>
          <w:color w:val="404040"/>
          <w:spacing w:val="-2"/>
          <w:sz w:val="24"/>
          <w:szCs w:val="24"/>
        </w:rPr>
        <w:t>ΕΡΓΑΣΙΑ</w:t>
      </w:r>
    </w:p>
    <w:p w14:paraId="6F1ABD49" w14:textId="101AC959" w:rsidR="00B8732D" w:rsidRPr="00EA0C6E" w:rsidRDefault="00CC0951">
      <w:pPr>
        <w:pStyle w:val="BodyText"/>
        <w:spacing w:before="53"/>
        <w:ind w:left="5580"/>
        <w:jc w:val="left"/>
        <w:rPr>
          <w:rFonts w:ascii="Times New Roman" w:hAnsi="Times New Roman" w:cs="Times New Roman"/>
          <w:sz w:val="24"/>
          <w:szCs w:val="24"/>
        </w:rPr>
      </w:pPr>
      <w:r w:rsidRPr="00EA0C6E">
        <w:rPr>
          <w:rFonts w:ascii="Times New Roman" w:hAnsi="Times New Roman" w:cs="Times New Roman"/>
          <w:color w:val="404040"/>
          <w:sz w:val="24"/>
          <w:szCs w:val="24"/>
        </w:rPr>
        <w:t>ΤΟΥ</w:t>
      </w:r>
      <w:r w:rsidRPr="00EA0C6E">
        <w:rPr>
          <w:rFonts w:ascii="Times New Roman" w:hAnsi="Times New Roman" w:cs="Times New Roman"/>
          <w:color w:val="404040"/>
          <w:spacing w:val="27"/>
          <w:w w:val="155"/>
          <w:sz w:val="24"/>
          <w:szCs w:val="24"/>
        </w:rPr>
        <w:t xml:space="preserve">  </w:t>
      </w:r>
      <w:r w:rsidR="0042307A" w:rsidRPr="00EA0C6E">
        <w:rPr>
          <w:rFonts w:ascii="Times New Roman" w:hAnsi="Times New Roman" w:cs="Times New Roman"/>
          <w:color w:val="404040"/>
          <w:spacing w:val="27"/>
          <w:w w:val="155"/>
          <w:sz w:val="24"/>
          <w:szCs w:val="24"/>
        </w:rPr>
        <w:t>ΓΕΩΡΓΙΟΥ ΠΙΤΣΟΥ</w:t>
      </w:r>
    </w:p>
    <w:p w14:paraId="6FDC839E" w14:textId="77777777" w:rsidR="00B8732D" w:rsidRPr="00EA0C6E" w:rsidRDefault="00B8732D">
      <w:pPr>
        <w:pStyle w:val="BodyText"/>
        <w:jc w:val="left"/>
        <w:rPr>
          <w:rFonts w:ascii="Times New Roman" w:hAnsi="Times New Roman" w:cs="Times New Roman"/>
          <w:sz w:val="24"/>
          <w:szCs w:val="24"/>
        </w:rPr>
      </w:pPr>
    </w:p>
    <w:p w14:paraId="79B22607" w14:textId="77777777" w:rsidR="00B8732D" w:rsidRPr="00EA0C6E" w:rsidRDefault="00B8732D">
      <w:pPr>
        <w:pStyle w:val="BodyText"/>
        <w:spacing w:before="223"/>
        <w:jc w:val="left"/>
        <w:rPr>
          <w:rFonts w:ascii="Times New Roman" w:hAnsi="Times New Roman" w:cs="Times New Roman"/>
          <w:sz w:val="24"/>
          <w:szCs w:val="24"/>
        </w:rPr>
      </w:pPr>
    </w:p>
    <w:p w14:paraId="4269CE75" w14:textId="33B4F8C5" w:rsidR="00B8732D" w:rsidRPr="00EA0C6E" w:rsidRDefault="00CC0951">
      <w:pPr>
        <w:pStyle w:val="BodyText"/>
        <w:ind w:left="360"/>
        <w:jc w:val="left"/>
        <w:rPr>
          <w:rFonts w:ascii="Times New Roman" w:hAnsi="Times New Roman" w:cs="Times New Roman"/>
          <w:sz w:val="24"/>
          <w:szCs w:val="24"/>
        </w:rPr>
      </w:pPr>
      <w:r w:rsidRPr="00EA0C6E">
        <w:rPr>
          <w:rFonts w:ascii="Times New Roman" w:hAnsi="Times New Roman" w:cs="Times New Roman"/>
          <w:color w:val="404040"/>
          <w:sz w:val="24"/>
          <w:szCs w:val="24"/>
        </w:rPr>
        <w:t>ΕΠΙΒΛΕΠΩΝ:</w:t>
      </w:r>
      <w:r w:rsidRPr="00EA0C6E">
        <w:rPr>
          <w:rFonts w:ascii="Times New Roman" w:hAnsi="Times New Roman" w:cs="Times New Roman"/>
          <w:color w:val="404040"/>
          <w:spacing w:val="53"/>
          <w:w w:val="150"/>
          <w:sz w:val="24"/>
          <w:szCs w:val="24"/>
        </w:rPr>
        <w:t xml:space="preserve">      </w:t>
      </w:r>
      <w:r w:rsidR="0042307A" w:rsidRPr="00EA0C6E">
        <w:rPr>
          <w:rFonts w:ascii="Times New Roman" w:hAnsi="Times New Roman" w:cs="Times New Roman"/>
          <w:color w:val="404040"/>
          <w:spacing w:val="53"/>
          <w:w w:val="150"/>
          <w:sz w:val="24"/>
          <w:szCs w:val="24"/>
        </w:rPr>
        <w:t>ΚΩΝΣΤΑΝΤΙΝΟΣ ΚΑΚΟΣΙΜΟΣ</w:t>
      </w:r>
    </w:p>
    <w:p w14:paraId="70223857" w14:textId="0B353613" w:rsidR="00B8732D" w:rsidRPr="00EA0C6E" w:rsidRDefault="00CC0951">
      <w:pPr>
        <w:pStyle w:val="BodyText"/>
        <w:spacing w:before="231"/>
        <w:ind w:left="2113" w:right="1731"/>
        <w:jc w:val="center"/>
        <w:rPr>
          <w:rFonts w:ascii="Times New Roman" w:hAnsi="Times New Roman" w:cs="Times New Roman"/>
          <w:sz w:val="24"/>
          <w:szCs w:val="24"/>
        </w:rPr>
      </w:pPr>
      <w:r w:rsidRPr="00EA0C6E">
        <w:rPr>
          <w:rFonts w:ascii="Times New Roman" w:hAnsi="Times New Roman" w:cs="Times New Roman"/>
          <w:color w:val="404040"/>
          <w:spacing w:val="-4"/>
          <w:sz w:val="24"/>
          <w:szCs w:val="24"/>
        </w:rPr>
        <w:t>Μέλος</w:t>
      </w:r>
      <w:r w:rsidRPr="00EA0C6E">
        <w:rPr>
          <w:rFonts w:ascii="Times New Roman" w:hAnsi="Times New Roman" w:cs="Times New Roman"/>
          <w:color w:val="404040"/>
          <w:spacing w:val="1"/>
          <w:sz w:val="24"/>
          <w:szCs w:val="24"/>
        </w:rPr>
        <w:t xml:space="preserve"> </w:t>
      </w:r>
      <w:r w:rsidRPr="00EA0C6E">
        <w:rPr>
          <w:rFonts w:ascii="Times New Roman" w:hAnsi="Times New Roman" w:cs="Times New Roman"/>
          <w:color w:val="404040"/>
          <w:spacing w:val="-4"/>
          <w:sz w:val="24"/>
          <w:szCs w:val="24"/>
        </w:rPr>
        <w:t>ΔΕΠ</w:t>
      </w:r>
    </w:p>
    <w:p w14:paraId="6BD859A3" w14:textId="77777777" w:rsidR="00B8732D" w:rsidRPr="00EA0C6E" w:rsidRDefault="00B8732D">
      <w:pPr>
        <w:pStyle w:val="BodyText"/>
        <w:jc w:val="left"/>
        <w:rPr>
          <w:rFonts w:ascii="Times New Roman" w:hAnsi="Times New Roman" w:cs="Times New Roman"/>
          <w:sz w:val="24"/>
          <w:szCs w:val="24"/>
        </w:rPr>
      </w:pPr>
    </w:p>
    <w:p w14:paraId="65F3C21E" w14:textId="77777777" w:rsidR="00B8732D" w:rsidRPr="00EA0C6E" w:rsidRDefault="00B8732D">
      <w:pPr>
        <w:pStyle w:val="BodyText"/>
        <w:jc w:val="left"/>
        <w:rPr>
          <w:rFonts w:ascii="Times New Roman" w:hAnsi="Times New Roman" w:cs="Times New Roman"/>
          <w:sz w:val="24"/>
          <w:szCs w:val="24"/>
        </w:rPr>
      </w:pPr>
    </w:p>
    <w:p w14:paraId="536AD522" w14:textId="77777777" w:rsidR="00B8732D" w:rsidRPr="00EA0C6E" w:rsidRDefault="00B8732D">
      <w:pPr>
        <w:pStyle w:val="BodyText"/>
        <w:jc w:val="left"/>
        <w:rPr>
          <w:rFonts w:ascii="Times New Roman" w:hAnsi="Times New Roman" w:cs="Times New Roman"/>
          <w:sz w:val="24"/>
          <w:szCs w:val="24"/>
        </w:rPr>
      </w:pPr>
    </w:p>
    <w:p w14:paraId="447F6A32" w14:textId="77777777" w:rsidR="00B8732D" w:rsidRPr="00EA0C6E" w:rsidRDefault="00B8732D">
      <w:pPr>
        <w:pStyle w:val="BodyText"/>
        <w:jc w:val="left"/>
        <w:rPr>
          <w:rFonts w:ascii="Times New Roman" w:hAnsi="Times New Roman" w:cs="Times New Roman"/>
          <w:sz w:val="24"/>
          <w:szCs w:val="24"/>
        </w:rPr>
      </w:pPr>
    </w:p>
    <w:p w14:paraId="6719C8C4" w14:textId="77777777" w:rsidR="00B8732D" w:rsidRPr="00EA0C6E" w:rsidRDefault="00B8732D">
      <w:pPr>
        <w:pStyle w:val="BodyText"/>
        <w:jc w:val="left"/>
        <w:rPr>
          <w:rFonts w:ascii="Times New Roman" w:hAnsi="Times New Roman" w:cs="Times New Roman"/>
          <w:sz w:val="24"/>
          <w:szCs w:val="24"/>
        </w:rPr>
      </w:pPr>
    </w:p>
    <w:p w14:paraId="633807C7" w14:textId="77777777" w:rsidR="00B8732D" w:rsidRPr="00EA0C6E" w:rsidRDefault="00B8732D">
      <w:pPr>
        <w:pStyle w:val="BodyText"/>
        <w:jc w:val="left"/>
        <w:rPr>
          <w:rFonts w:ascii="Times New Roman" w:hAnsi="Times New Roman" w:cs="Times New Roman"/>
          <w:sz w:val="24"/>
          <w:szCs w:val="24"/>
        </w:rPr>
      </w:pPr>
    </w:p>
    <w:p w14:paraId="778F51CE" w14:textId="77777777" w:rsidR="00B8732D" w:rsidRPr="00EA0C6E" w:rsidRDefault="00B8732D">
      <w:pPr>
        <w:pStyle w:val="BodyText"/>
        <w:jc w:val="left"/>
        <w:rPr>
          <w:rFonts w:ascii="Times New Roman" w:hAnsi="Times New Roman" w:cs="Times New Roman"/>
          <w:sz w:val="24"/>
          <w:szCs w:val="24"/>
        </w:rPr>
      </w:pPr>
    </w:p>
    <w:p w14:paraId="504236FC" w14:textId="77777777" w:rsidR="00B8732D" w:rsidRPr="00EA0C6E" w:rsidRDefault="00B8732D">
      <w:pPr>
        <w:pStyle w:val="BodyText"/>
        <w:spacing w:before="179"/>
        <w:jc w:val="left"/>
        <w:rPr>
          <w:rFonts w:ascii="Times New Roman" w:hAnsi="Times New Roman" w:cs="Times New Roman"/>
          <w:sz w:val="24"/>
          <w:szCs w:val="24"/>
        </w:rPr>
      </w:pPr>
    </w:p>
    <w:p w14:paraId="2A5C8432" w14:textId="04B47E6A" w:rsidR="0042307A" w:rsidRPr="00EA0C6E" w:rsidRDefault="00CC0951">
      <w:pPr>
        <w:pStyle w:val="BodyText"/>
        <w:spacing w:before="1" w:line="468" w:lineRule="auto"/>
        <w:ind w:left="4000" w:right="3993"/>
        <w:jc w:val="center"/>
        <w:rPr>
          <w:rFonts w:ascii="Times New Roman" w:hAnsi="Times New Roman" w:cs="Times New Roman"/>
          <w:color w:val="404040"/>
          <w:spacing w:val="-4"/>
          <w:sz w:val="24"/>
          <w:szCs w:val="24"/>
        </w:rPr>
        <w:sectPr w:rsidR="0042307A" w:rsidRPr="00EA0C6E" w:rsidSect="00DD5CB2">
          <w:headerReference w:type="default" r:id="rId9"/>
          <w:footerReference w:type="default" r:id="rId10"/>
          <w:pgSz w:w="12240" w:h="15840"/>
          <w:pgMar w:top="1340" w:right="1080" w:bottom="280" w:left="1080" w:header="723" w:footer="0" w:gutter="0"/>
          <w:cols w:space="720"/>
          <w:titlePg/>
          <w:docGrid w:linePitch="326"/>
        </w:sectPr>
      </w:pPr>
      <w:r w:rsidRPr="00EA0C6E">
        <w:rPr>
          <w:rFonts w:ascii="Times New Roman" w:hAnsi="Times New Roman" w:cs="Times New Roman"/>
          <w:color w:val="404040"/>
          <w:spacing w:val="-2"/>
          <w:sz w:val="24"/>
          <w:szCs w:val="24"/>
        </w:rPr>
        <w:t xml:space="preserve">ΘΕΣΣΑΛΟΝΙΚΗ </w:t>
      </w:r>
      <w:r w:rsidR="00501E6D" w:rsidRPr="00EA0C6E">
        <w:rPr>
          <w:rFonts w:ascii="Times New Roman" w:hAnsi="Times New Roman" w:cs="Times New Roman"/>
          <w:color w:val="404040"/>
          <w:spacing w:val="-4"/>
          <w:sz w:val="24"/>
          <w:szCs w:val="24"/>
        </w:rPr>
        <w:t xml:space="preserve"> 2026</w:t>
      </w:r>
    </w:p>
    <w:p w14:paraId="174431CC" w14:textId="13ABA4C2" w:rsidR="00B8732D" w:rsidRPr="00EA0C6E" w:rsidRDefault="001D759D" w:rsidP="0042307A">
      <w:pPr>
        <w:rPr>
          <w:rFonts w:cs="Times New Roman"/>
          <w:b/>
          <w:bCs/>
          <w:sz w:val="40"/>
          <w:szCs w:val="36"/>
        </w:rPr>
      </w:pPr>
      <w:r w:rsidRPr="00EA0C6E">
        <w:rPr>
          <w:rFonts w:cs="Times New Roman"/>
          <w:b/>
          <w:bCs/>
          <w:sz w:val="40"/>
          <w:szCs w:val="36"/>
        </w:rPr>
        <w:lastRenderedPageBreak/>
        <w:t>ΠΕΡΙΛΗΨΗ</w:t>
      </w:r>
    </w:p>
    <w:p w14:paraId="6DA5A4E5" w14:textId="11626A27" w:rsidR="00911E70" w:rsidRPr="00EA0C6E" w:rsidRDefault="00911E70" w:rsidP="0042307A">
      <w:pPr>
        <w:rPr>
          <w:rFonts w:cs="Times New Roman"/>
        </w:rPr>
      </w:pPr>
      <w:r w:rsidRPr="00EA0C6E">
        <w:rPr>
          <w:rFonts w:cs="Times New Roman"/>
        </w:rPr>
        <w:t xml:space="preserve">Η παρούσα διπλωματική εργασία εξετάζει την επέκταση των μοντέλων εκκένωσης σε βιομηχανικά περιβάλλοντα με διαρροή τοξικού υδρόθειου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rPr>
        <w:t xml:space="preserve">, με έμφαση στη δυναμική δρομολόγηση βάσει πρόβλεψης έκθεσης σε Τοξικό Φορτίο (Toxic Load, TL). Ως μελέτη περίπτωσης χρησιμοποιήθηκε εγκατάσταση της Qatargas στο Ras Laffan, η οποία αναπαραστάθηκε σε διακριτό χωρικό πλέγμα (heightmap), ενώ η χρονική εξέλιξη του τοξικού νέφους προσομοιώθηκε μέσω διαδοχικών </w:t>
      </w:r>
      <w:r w:rsidRPr="00EA0C6E">
        <w:rPr>
          <w:rFonts w:cs="Times New Roman"/>
          <w:lang w:val="en-US"/>
        </w:rPr>
        <w:t>C</w:t>
      </w:r>
      <w:r w:rsidRPr="00EA0C6E">
        <w:rPr>
          <w:rFonts w:cs="Times New Roman"/>
        </w:rPr>
        <w:t xml:space="preserve">oncentration </w:t>
      </w:r>
      <w:r w:rsidRPr="00EA0C6E">
        <w:rPr>
          <w:rFonts w:cs="Times New Roman"/>
          <w:lang w:val="en-US"/>
        </w:rPr>
        <w:t>M</w:t>
      </w:r>
      <w:r w:rsidRPr="00EA0C6E">
        <w:rPr>
          <w:rFonts w:cs="Times New Roman"/>
        </w:rPr>
        <w:t xml:space="preserve">aps. Το υπολογιστικό μοντέλο υλοποιήθηκε στη γλώσσα Julia με χρήση Agent-Based Modelling, και αξιολογήθηκαν τέσσερα σενάρια αυξανόμενης πολυπλοκότητας: (i) </w:t>
      </w:r>
      <w:r w:rsidRPr="00EA0C6E">
        <w:rPr>
          <w:rFonts w:cs="Times New Roman"/>
          <w:lang w:val="en-US"/>
        </w:rPr>
        <w:t>A</w:t>
      </w:r>
      <w:r w:rsidRPr="00EA0C6E">
        <w:rPr>
          <w:rFonts w:cs="Times New Roman"/>
        </w:rPr>
        <w:t>* χωρίς συνυπολογισμό διασποράς στην εύρεση διαδρομής, (ii) A* με στατικό χάρτη διασποράς, (iii) A* με δυναμική αναδρομολόγηση και (iv) D*</w:t>
      </w:r>
      <w:r w:rsidRPr="00EA0C6E">
        <w:rPr>
          <w:rFonts w:cs="Times New Roman"/>
          <w:lang w:val="en-US"/>
        </w:rPr>
        <w:t>l</w:t>
      </w:r>
      <w:r w:rsidRPr="00EA0C6E">
        <w:rPr>
          <w:rFonts w:cs="Times New Roman"/>
        </w:rPr>
        <w:t xml:space="preserve">ite με δυναμική αναδρομολόγηση. Για κάθε σενάριο εκτελέστηκαν 100 προσομοιώσεις για 5, 10, 25, 50, 75 και 100 </w:t>
      </w:r>
      <w:r w:rsidR="001603D3" w:rsidRPr="00EA0C6E">
        <w:rPr>
          <w:rFonts w:cs="Times New Roman"/>
        </w:rPr>
        <w:t>«</w:t>
      </w:r>
      <w:r w:rsidRPr="00EA0C6E">
        <w:rPr>
          <w:rFonts w:cs="Times New Roman"/>
        </w:rPr>
        <w:t>πράκτορες</w:t>
      </w:r>
      <w:r w:rsidR="001603D3" w:rsidRPr="00EA0C6E">
        <w:rPr>
          <w:rFonts w:cs="Times New Roman"/>
        </w:rPr>
        <w:t>»</w:t>
      </w:r>
      <w:r w:rsidRPr="00EA0C6E">
        <w:rPr>
          <w:rFonts w:cs="Times New Roman"/>
        </w:rPr>
        <w:t>.</w:t>
      </w:r>
    </w:p>
    <w:p w14:paraId="22184448" w14:textId="14BDD39E" w:rsidR="00911E70" w:rsidRPr="00EA0C6E" w:rsidRDefault="00911E70" w:rsidP="00911E70">
      <w:pPr>
        <w:rPr>
          <w:rFonts w:cs="Times New Roman"/>
        </w:rPr>
      </w:pPr>
      <w:r w:rsidRPr="00EA0C6E">
        <w:rPr>
          <w:rFonts w:cs="Times New Roman"/>
        </w:rPr>
        <w:t>Τα αποτελέσματα έδειξαν ότι τα στατικά σενάρια (1</w:t>
      </w:r>
      <w:r w:rsidR="001603D3" w:rsidRPr="00EA0C6E">
        <w:rPr>
          <w:rFonts w:cs="Times New Roman"/>
        </w:rPr>
        <w:t xml:space="preserve"> και </w:t>
      </w:r>
      <w:r w:rsidRPr="00EA0C6E">
        <w:rPr>
          <w:rFonts w:cs="Times New Roman"/>
        </w:rPr>
        <w:t>2) έχουν σημαντικά χαμηλότερο υπολογιστικό χρόνο, αλλά αυξημένη έκθεση σε τοξικό φορτίο, ενώ η δυναμική δρομολόγηση βελτιώνει ουσιαστικά την ασφάλεια εκκένωσης. Ειδικότερα, το Σενάριο 3 παρουσίασε τη χαμηλότερη μέση τιμή TL ανά πράκτορα (</w:t>
      </w:r>
      <m:oMath>
        <m:r>
          <m:rPr>
            <m:sty m:val="p"/>
          </m:rPr>
          <w:rPr>
            <w:rFonts w:ascii="Cambria Math" w:hAnsi="Cambria Math" w:cs="Times New Roman"/>
          </w:rPr>
          <m:t>~0.274-0.295</m:t>
        </m:r>
      </m:oMath>
      <w:r w:rsidRPr="00EA0C6E">
        <w:rPr>
          <w:rFonts w:cs="Times New Roman"/>
        </w:rPr>
        <w:t xml:space="preserve">) και την ευνοϊκότερη κατανομή εκτεθειμένων σε υψηλά επίπεδα TL, σε σχέση με τα υπόλοιπα σενάρια. Το Σενάριο 4, παρότι δυναμικό, εμφάνισε υψηλότερο συνολικό χρόνο δρομολόγησης και δυσμενέστερη συμπεριφορά ως προς την έκθεση για υψηλές τιμές </w:t>
      </w:r>
      <w:r w:rsidR="001603D3" w:rsidRPr="00EA0C6E">
        <w:rPr>
          <w:rFonts w:cs="Times New Roman"/>
        </w:rPr>
        <w:t>τοξικού φορτίου</w:t>
      </w:r>
      <w:r w:rsidRPr="00EA0C6E">
        <w:rPr>
          <w:rFonts w:cs="Times New Roman"/>
        </w:rPr>
        <w:t xml:space="preserve"> σε σχέση με το Σενάριο 3. Επιπλέον, η διερεύνηση της χωροθέτησης των σημείων συγκέντρωσης ανέδειξε ότι η θέση τους επηρεάζει καθοριστικά τόσο την ασφάλεια όσο και την απόδοση της εκκένωσης.</w:t>
      </w:r>
    </w:p>
    <w:p w14:paraId="18003AED" w14:textId="77777777" w:rsidR="00911E70" w:rsidRPr="00EA0C6E" w:rsidRDefault="00911E70" w:rsidP="00911E70">
      <w:pPr>
        <w:rPr>
          <w:rFonts w:cs="Times New Roman"/>
        </w:rPr>
      </w:pPr>
      <w:r w:rsidRPr="00EA0C6E">
        <w:rPr>
          <w:rFonts w:cs="Times New Roman"/>
        </w:rPr>
        <w:t>Συνολικά, η εργασία τεκμηριώνει ότι η δυναμική αναδρομολόγηση με κατάλληλη ενσωμάτωση της διασποράς και της φυσιολογικής επιβάρυνσης μπορεί να ενισχύσει σημαντικά τον ρεαλισμό και την αποτελεσματικότητα των μοντέλων εκκένωσης σε τοξικά βιομηχανικά συμβάντα.</w:t>
      </w:r>
    </w:p>
    <w:p w14:paraId="445EA94E" w14:textId="77777777" w:rsidR="001603D3" w:rsidRPr="00EA0C6E" w:rsidRDefault="001603D3" w:rsidP="00911E70">
      <w:pPr>
        <w:rPr>
          <w:rFonts w:cs="Times New Roman"/>
        </w:rPr>
      </w:pPr>
    </w:p>
    <w:p w14:paraId="3F2CC78C" w14:textId="61D8E882" w:rsidR="001603D3" w:rsidRPr="00EA0C6E" w:rsidRDefault="001603D3" w:rsidP="00911E70">
      <w:pPr>
        <w:rPr>
          <w:rFonts w:cs="Times New Roman"/>
        </w:rPr>
      </w:pPr>
      <w:r w:rsidRPr="00EA0C6E">
        <w:rPr>
          <w:rFonts w:cs="Times New Roman"/>
        </w:rPr>
        <w:t>Λέξεις – Κλειδιά:</w:t>
      </w:r>
    </w:p>
    <w:p w14:paraId="18AEB1D8" w14:textId="1C6FD594" w:rsidR="001603D3" w:rsidRPr="00EA0C6E" w:rsidRDefault="001603D3" w:rsidP="001603D3">
      <w:pPr>
        <w:numPr>
          <w:ilvl w:val="0"/>
          <w:numId w:val="46"/>
        </w:numPr>
        <w:rPr>
          <w:rFonts w:cs="Times New Roman"/>
        </w:rPr>
      </w:pPr>
      <w:r w:rsidRPr="00EA0C6E">
        <w:rPr>
          <w:rFonts w:cs="Times New Roman"/>
        </w:rPr>
        <w:t>Μοντελοποίηση εκκένωσης</w:t>
      </w:r>
    </w:p>
    <w:p w14:paraId="726AFF60" w14:textId="646C40AF" w:rsidR="001603D3" w:rsidRPr="00EA0C6E" w:rsidRDefault="001603D3" w:rsidP="001603D3">
      <w:pPr>
        <w:numPr>
          <w:ilvl w:val="0"/>
          <w:numId w:val="46"/>
        </w:numPr>
        <w:rPr>
          <w:rFonts w:cs="Times New Roman"/>
        </w:rPr>
      </w:pPr>
      <w:r w:rsidRPr="00EA0C6E">
        <w:rPr>
          <w:rFonts w:cs="Times New Roman"/>
        </w:rPr>
        <w:t>Δυναμική εύρεση διαδρομής</w:t>
      </w:r>
    </w:p>
    <w:p w14:paraId="599CFB49" w14:textId="3EDE791D" w:rsidR="001603D3" w:rsidRPr="00EA0C6E" w:rsidRDefault="001603D3" w:rsidP="001603D3">
      <w:pPr>
        <w:numPr>
          <w:ilvl w:val="0"/>
          <w:numId w:val="46"/>
        </w:numPr>
        <w:rPr>
          <w:rFonts w:cs="Times New Roman"/>
        </w:rPr>
      </w:pPr>
      <w:r w:rsidRPr="00EA0C6E">
        <w:rPr>
          <w:rFonts w:cs="Times New Roman"/>
        </w:rPr>
        <w:t>Μοντέλα βασισμένα σε «</w:t>
      </w:r>
      <w:commentRangeStart w:id="0"/>
      <w:r w:rsidRPr="00EA0C6E">
        <w:rPr>
          <w:rFonts w:cs="Times New Roman"/>
        </w:rPr>
        <w:t>πράκτορες</w:t>
      </w:r>
      <w:commentRangeEnd w:id="0"/>
      <w:r w:rsidRPr="00EA0C6E">
        <w:rPr>
          <w:rStyle w:val="CommentReference"/>
          <w:rFonts w:cs="Times New Roman"/>
          <w:sz w:val="24"/>
          <w:szCs w:val="22"/>
        </w:rPr>
        <w:commentReference w:id="0"/>
      </w:r>
      <w:r w:rsidRPr="00EA0C6E">
        <w:rPr>
          <w:rFonts w:cs="Times New Roman"/>
        </w:rPr>
        <w:t>»</w:t>
      </w:r>
    </w:p>
    <w:p w14:paraId="5D5BB274" w14:textId="76CA4C35" w:rsidR="001603D3" w:rsidRPr="00EA0C6E" w:rsidRDefault="001603D3" w:rsidP="001603D3">
      <w:pPr>
        <w:numPr>
          <w:ilvl w:val="0"/>
          <w:numId w:val="46"/>
        </w:numPr>
        <w:rPr>
          <w:rFonts w:cs="Times New Roman"/>
        </w:rPr>
      </w:pPr>
      <w:r w:rsidRPr="00EA0C6E">
        <w:rPr>
          <w:rFonts w:cs="Times New Roman"/>
        </w:rPr>
        <w:t xml:space="preserve">Υδρόθειο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p>
    <w:p w14:paraId="1EA19868" w14:textId="77777777" w:rsidR="001603D3" w:rsidRPr="00EA0C6E" w:rsidRDefault="001603D3" w:rsidP="001603D3">
      <w:pPr>
        <w:numPr>
          <w:ilvl w:val="0"/>
          <w:numId w:val="46"/>
        </w:numPr>
        <w:rPr>
          <w:rFonts w:cs="Times New Roman"/>
        </w:rPr>
      </w:pPr>
      <w:r w:rsidRPr="00EA0C6E">
        <w:rPr>
          <w:rFonts w:cs="Times New Roman"/>
        </w:rPr>
        <w:t>Τοξικό φορτίο</w:t>
      </w:r>
    </w:p>
    <w:p w14:paraId="65063EC5" w14:textId="30EF4727" w:rsidR="001603D3" w:rsidRPr="00EA0C6E" w:rsidRDefault="001603D3" w:rsidP="001603D3">
      <w:pPr>
        <w:numPr>
          <w:ilvl w:val="0"/>
          <w:numId w:val="46"/>
        </w:numPr>
        <w:rPr>
          <w:rFonts w:cs="Times New Roman"/>
        </w:rPr>
      </w:pPr>
      <w:r w:rsidRPr="00EA0C6E">
        <w:rPr>
          <w:rFonts w:cs="Times New Roman"/>
        </w:rPr>
        <w:t xml:space="preserve">Αλγόριθμοι </w:t>
      </w:r>
      <w:r w:rsidRPr="00EA0C6E">
        <w:rPr>
          <w:rFonts w:cs="Times New Roman"/>
          <w:lang w:val="en-US"/>
        </w:rPr>
        <w:t>A</w:t>
      </w:r>
      <w:r w:rsidRPr="00EA0C6E">
        <w:rPr>
          <w:rFonts w:cs="Times New Roman"/>
        </w:rPr>
        <w:t xml:space="preserve">* και </w:t>
      </w:r>
      <w:r w:rsidRPr="00EA0C6E">
        <w:rPr>
          <w:rFonts w:cs="Times New Roman"/>
          <w:lang w:val="en-US"/>
        </w:rPr>
        <w:t>D</w:t>
      </w:r>
      <w:r w:rsidRPr="00EA0C6E">
        <w:rPr>
          <w:rFonts w:cs="Times New Roman"/>
        </w:rPr>
        <w:t>*</w:t>
      </w:r>
      <w:r w:rsidRPr="00EA0C6E">
        <w:rPr>
          <w:rFonts w:cs="Times New Roman"/>
          <w:lang w:val="en-US"/>
        </w:rPr>
        <w:t>lite</w:t>
      </w:r>
    </w:p>
    <w:p w14:paraId="41BEBC38" w14:textId="7BD0D855" w:rsidR="001603D3" w:rsidRPr="00EA0C6E" w:rsidRDefault="001603D3" w:rsidP="001603D3">
      <w:pPr>
        <w:numPr>
          <w:ilvl w:val="0"/>
          <w:numId w:val="46"/>
        </w:numPr>
        <w:rPr>
          <w:rFonts w:cs="Times New Roman"/>
        </w:rPr>
      </w:pPr>
      <w:r w:rsidRPr="00EA0C6E">
        <w:rPr>
          <w:rFonts w:cs="Times New Roman"/>
        </w:rPr>
        <w:t>Ασφάλεια στη βιομηχανία</w:t>
      </w:r>
    </w:p>
    <w:p w14:paraId="3BA2F810" w14:textId="586C5D72" w:rsidR="001603D3" w:rsidRPr="00EA0C6E" w:rsidRDefault="001603D3" w:rsidP="001603D3">
      <w:pPr>
        <w:numPr>
          <w:ilvl w:val="0"/>
          <w:numId w:val="46"/>
        </w:numPr>
        <w:rPr>
          <w:rFonts w:cs="Times New Roman"/>
        </w:rPr>
      </w:pPr>
      <w:r w:rsidRPr="00EA0C6E">
        <w:rPr>
          <w:rFonts w:cs="Times New Roman"/>
        </w:rPr>
        <w:t>Βελτιστοποίηση σημείων συγκέντρωσης εκτάκτου ανάγκης</w:t>
      </w:r>
    </w:p>
    <w:p w14:paraId="537DAA44" w14:textId="77777777" w:rsidR="001603D3" w:rsidRPr="00EA0C6E" w:rsidRDefault="001603D3" w:rsidP="00911E70">
      <w:pPr>
        <w:rPr>
          <w:rFonts w:cs="Times New Roman"/>
        </w:rPr>
      </w:pPr>
    </w:p>
    <w:p w14:paraId="2174700F" w14:textId="77777777" w:rsidR="00911E70" w:rsidRPr="00EA0C6E" w:rsidRDefault="00911E70" w:rsidP="0042307A">
      <w:pPr>
        <w:rPr>
          <w:rFonts w:cs="Times New Roman"/>
        </w:rPr>
      </w:pPr>
    </w:p>
    <w:p w14:paraId="398EDDD3" w14:textId="77777777" w:rsidR="00911E70" w:rsidRPr="00EA0C6E" w:rsidRDefault="00911E70">
      <w:pPr>
        <w:jc w:val="left"/>
        <w:rPr>
          <w:rFonts w:cs="Times New Roman"/>
        </w:rPr>
      </w:pPr>
      <w:r w:rsidRPr="00EA0C6E">
        <w:rPr>
          <w:rFonts w:cs="Times New Roman"/>
        </w:rPr>
        <w:br w:type="page"/>
      </w:r>
    </w:p>
    <w:p w14:paraId="465BB2E9" w14:textId="06B3C4BB" w:rsidR="006C0D9A" w:rsidRPr="00EA0C6E" w:rsidRDefault="001D759D" w:rsidP="0042307A">
      <w:pPr>
        <w:rPr>
          <w:rFonts w:cs="Times New Roman"/>
          <w:b/>
          <w:bCs/>
          <w:sz w:val="40"/>
          <w:szCs w:val="36"/>
        </w:rPr>
      </w:pPr>
      <w:r w:rsidRPr="00EA0C6E">
        <w:rPr>
          <w:rFonts w:cs="Times New Roman"/>
          <w:b/>
          <w:bCs/>
          <w:sz w:val="40"/>
          <w:szCs w:val="36"/>
          <w:lang w:val="en-US"/>
        </w:rPr>
        <w:lastRenderedPageBreak/>
        <w:t>SUMMARY</w:t>
      </w:r>
    </w:p>
    <w:p w14:paraId="1156CB95" w14:textId="68E0006C" w:rsidR="001603D3" w:rsidRPr="00EA0C6E" w:rsidRDefault="001603D3" w:rsidP="001603D3">
      <w:pPr>
        <w:rPr>
          <w:rFonts w:cs="Times New Roman"/>
          <w:lang w:val="en-US"/>
        </w:rPr>
      </w:pPr>
      <w:r w:rsidRPr="00EA0C6E">
        <w:rPr>
          <w:rFonts w:cs="Times New Roman"/>
          <w:lang w:val="en-US"/>
        </w:rPr>
        <w:t>This diploma thesis investigates the extension of evacuation modelling for industrial environments affected by toxic hydrogen sulfide (</w:t>
      </w:r>
      <m:oMath>
        <m:sSub>
          <m:sSubPr>
            <m:ctrlPr>
              <w:rPr>
                <w:rFonts w:ascii="Cambria Math" w:hAnsi="Cambria Math" w:cs="Times New Roman"/>
                <w:lang w:val="en-US"/>
              </w:rPr>
            </m:ctrlPr>
          </m:sSubPr>
          <m:e>
            <m:r>
              <m:rPr>
                <m:sty m:val="p"/>
              </m:rPr>
              <w:rPr>
                <w:rFonts w:ascii="Cambria Math" w:hAnsi="Cambria Math" w:cs="Times New Roman"/>
                <w:lang w:val="en-US"/>
              </w:rPr>
              <m:t>H</m:t>
            </m:r>
          </m:e>
          <m:sub>
            <m:r>
              <m:rPr>
                <m:sty m:val="p"/>
              </m:rPr>
              <w:rPr>
                <w:rFonts w:ascii="Cambria Math" w:hAnsi="Cambria Math" w:cs="Times New Roman"/>
                <w:lang w:val="en-US"/>
              </w:rPr>
              <m:t>2</m:t>
            </m:r>
          </m:sub>
        </m:sSub>
        <m:r>
          <m:rPr>
            <m:sty m:val="p"/>
          </m:rPr>
          <w:rPr>
            <w:rFonts w:ascii="Cambria Math" w:hAnsi="Cambria Math" w:cs="Times New Roman"/>
            <w:lang w:val="en-US"/>
          </w:rPr>
          <m:t>S</m:t>
        </m:r>
      </m:oMath>
      <w:r w:rsidRPr="00EA0C6E">
        <w:rPr>
          <w:rFonts w:cs="Times New Roman"/>
          <w:lang w:val="en-US"/>
        </w:rPr>
        <w:t>) releases, focusing on dynamic routing based on predicted human exposure (Toxic Load, TL). The case study is based on a Qatargas facility in Ras Laffan, represented as a discrete heightmap, while toxic plume evolution is modelled through sequential concentration maps. The framework is implemented in Julia using Agent-Based Modelling and evaluates four scenarios of increasing complexity: (</w:t>
      </w:r>
      <w:r w:rsidR="00271B16" w:rsidRPr="00EA0C6E">
        <w:rPr>
          <w:rFonts w:cs="Times New Roman"/>
          <w:lang w:val="en-US"/>
        </w:rPr>
        <w:t>i</w:t>
      </w:r>
      <w:r w:rsidRPr="00EA0C6E">
        <w:rPr>
          <w:rFonts w:cs="Times New Roman"/>
          <w:lang w:val="en-US"/>
        </w:rPr>
        <w:t>) A* without gas dispersion in pathfinding, (</w:t>
      </w:r>
      <w:r w:rsidR="00271B16" w:rsidRPr="00EA0C6E">
        <w:rPr>
          <w:rFonts w:cs="Times New Roman"/>
          <w:lang w:val="en-US"/>
        </w:rPr>
        <w:t>ii</w:t>
      </w:r>
      <w:r w:rsidRPr="00EA0C6E">
        <w:rPr>
          <w:rFonts w:cs="Times New Roman"/>
          <w:lang w:val="en-US"/>
        </w:rPr>
        <w:t>) A* with static dispersion, (</w:t>
      </w:r>
      <w:r w:rsidR="00271B16" w:rsidRPr="00EA0C6E">
        <w:rPr>
          <w:rFonts w:cs="Times New Roman"/>
          <w:lang w:val="en-US"/>
        </w:rPr>
        <w:t>iii</w:t>
      </w:r>
      <w:r w:rsidRPr="00EA0C6E">
        <w:rPr>
          <w:rFonts w:cs="Times New Roman"/>
          <w:lang w:val="en-US"/>
        </w:rPr>
        <w:t>) A* with dynamic rerouting, and (</w:t>
      </w:r>
      <w:r w:rsidR="00271B16" w:rsidRPr="00EA0C6E">
        <w:rPr>
          <w:rFonts w:cs="Times New Roman"/>
          <w:lang w:val="en-US"/>
        </w:rPr>
        <w:t>iv</w:t>
      </w:r>
      <w:r w:rsidRPr="00EA0C6E">
        <w:rPr>
          <w:rFonts w:cs="Times New Roman"/>
          <w:lang w:val="en-US"/>
        </w:rPr>
        <w:t xml:space="preserve">) </w:t>
      </w:r>
      <w:r w:rsidR="005A60ED" w:rsidRPr="00EA0C6E">
        <w:rPr>
          <w:rFonts w:cs="Times New Roman"/>
          <w:lang w:val="en-US"/>
        </w:rPr>
        <w:t>D*lite</w:t>
      </w:r>
      <w:r w:rsidRPr="00EA0C6E">
        <w:rPr>
          <w:rFonts w:cs="Times New Roman"/>
          <w:lang w:val="en-US"/>
        </w:rPr>
        <w:t xml:space="preserve"> with dynamic rerouting. Each scenario is tested through 100 simulations for 5, 10, 25, 50, 75, and 100 agents.</w:t>
      </w:r>
    </w:p>
    <w:p w14:paraId="49CCDBCF" w14:textId="440B0196" w:rsidR="001603D3" w:rsidRPr="00EA0C6E" w:rsidRDefault="001603D3" w:rsidP="001603D3">
      <w:pPr>
        <w:rPr>
          <w:rFonts w:cs="Times New Roman"/>
          <w:lang w:val="en-US"/>
        </w:rPr>
      </w:pPr>
      <w:r w:rsidRPr="00EA0C6E">
        <w:rPr>
          <w:rFonts w:cs="Times New Roman"/>
          <w:lang w:val="en-US"/>
        </w:rPr>
        <w:t>Results indicate a clear trade-off between computational cost and evacuation safety. Static scenarios (1</w:t>
      </w:r>
      <w:r w:rsidR="005C46DE" w:rsidRPr="00EA0C6E">
        <w:rPr>
          <w:rFonts w:cs="Times New Roman"/>
          <w:lang w:val="en-US"/>
        </w:rPr>
        <w:t xml:space="preserve"> and </w:t>
      </w:r>
      <w:r w:rsidRPr="00EA0C6E">
        <w:rPr>
          <w:rFonts w:cs="Times New Roman"/>
          <w:lang w:val="en-US"/>
        </w:rPr>
        <w:t>2) are computationally faster but lead to higher toxic exposure. Dynamic rerouting improves safety substantially, with Scenario 3 (modified A* with dynamic updates) achieving the lowest average TL per agent and the most favorable exposure distribution at higher TL levels. Scenario 4 (</w:t>
      </w:r>
      <w:r w:rsidR="005A60ED" w:rsidRPr="00EA0C6E">
        <w:rPr>
          <w:rFonts w:cs="Times New Roman"/>
          <w:lang w:val="en-US"/>
        </w:rPr>
        <w:t>D*lite</w:t>
      </w:r>
      <w:r w:rsidRPr="00EA0C6E">
        <w:rPr>
          <w:rFonts w:cs="Times New Roman"/>
          <w:lang w:val="en-US"/>
        </w:rPr>
        <w:t>) shows higher total routing time and less favorable high-exposure behavior compared to Scenario 3 under the examined setup. Additional analysis of muster-point placement demonstrates that evacuation-point location strongly affects both safety and overall performance.</w:t>
      </w:r>
    </w:p>
    <w:p w14:paraId="53197561" w14:textId="77777777" w:rsidR="001603D3" w:rsidRPr="00EA0C6E" w:rsidRDefault="001603D3" w:rsidP="001603D3">
      <w:pPr>
        <w:rPr>
          <w:rFonts w:cs="Times New Roman"/>
          <w:lang w:val="en-US"/>
        </w:rPr>
      </w:pPr>
      <w:r w:rsidRPr="00EA0C6E">
        <w:rPr>
          <w:rFonts w:cs="Times New Roman"/>
          <w:lang w:val="en-US"/>
        </w:rPr>
        <w:t>Overall, the work shows that coupling dynamic routing with time-evolving hazard representation and exposure-aware metrics can significantly improve realism and effectiveness in evacuation modelling for toxic industrial incidents.</w:t>
      </w:r>
    </w:p>
    <w:p w14:paraId="1EF879A7" w14:textId="77777777" w:rsidR="005C46DE" w:rsidRPr="00EA0C6E" w:rsidRDefault="005C46DE" w:rsidP="001603D3">
      <w:pPr>
        <w:rPr>
          <w:rFonts w:cs="Times New Roman"/>
          <w:lang w:val="en-US"/>
        </w:rPr>
      </w:pPr>
    </w:p>
    <w:p w14:paraId="12B8FAA2" w14:textId="77777777" w:rsidR="001603D3" w:rsidRPr="00EA0C6E" w:rsidRDefault="001603D3" w:rsidP="005C46DE">
      <w:pPr>
        <w:rPr>
          <w:rFonts w:cs="Times New Roman"/>
        </w:rPr>
      </w:pPr>
      <w:r w:rsidRPr="00EA0C6E">
        <w:rPr>
          <w:rFonts w:cs="Times New Roman"/>
        </w:rPr>
        <w:t>Keywords</w:t>
      </w:r>
    </w:p>
    <w:p w14:paraId="5D73DE02" w14:textId="77777777" w:rsidR="001603D3" w:rsidRPr="00EA0C6E" w:rsidRDefault="001603D3" w:rsidP="001603D3">
      <w:pPr>
        <w:numPr>
          <w:ilvl w:val="0"/>
          <w:numId w:val="47"/>
        </w:numPr>
        <w:rPr>
          <w:rFonts w:cs="Times New Roman"/>
        </w:rPr>
      </w:pPr>
      <w:r w:rsidRPr="00EA0C6E">
        <w:rPr>
          <w:rFonts w:cs="Times New Roman"/>
        </w:rPr>
        <w:t>Evacuation modelling</w:t>
      </w:r>
    </w:p>
    <w:p w14:paraId="4118E5AB" w14:textId="77777777" w:rsidR="001603D3" w:rsidRPr="00EA0C6E" w:rsidRDefault="001603D3" w:rsidP="001603D3">
      <w:pPr>
        <w:numPr>
          <w:ilvl w:val="0"/>
          <w:numId w:val="47"/>
        </w:numPr>
        <w:rPr>
          <w:rFonts w:cs="Times New Roman"/>
        </w:rPr>
      </w:pPr>
      <w:r w:rsidRPr="00EA0C6E">
        <w:rPr>
          <w:rFonts w:cs="Times New Roman"/>
        </w:rPr>
        <w:t>Dynamic pathfinding</w:t>
      </w:r>
    </w:p>
    <w:p w14:paraId="732F9D05" w14:textId="77777777" w:rsidR="001603D3" w:rsidRPr="00EA0C6E" w:rsidRDefault="001603D3" w:rsidP="001603D3">
      <w:pPr>
        <w:numPr>
          <w:ilvl w:val="0"/>
          <w:numId w:val="47"/>
        </w:numPr>
        <w:rPr>
          <w:rFonts w:cs="Times New Roman"/>
        </w:rPr>
      </w:pPr>
      <w:r w:rsidRPr="00EA0C6E">
        <w:rPr>
          <w:rFonts w:cs="Times New Roman"/>
        </w:rPr>
        <w:t>Agent-Based Modelling (ABM)</w:t>
      </w:r>
    </w:p>
    <w:p w14:paraId="04A7C919" w14:textId="4733B711" w:rsidR="001603D3" w:rsidRPr="00EA0C6E" w:rsidRDefault="001603D3" w:rsidP="001603D3">
      <w:pPr>
        <w:numPr>
          <w:ilvl w:val="0"/>
          <w:numId w:val="47"/>
        </w:numPr>
        <w:rPr>
          <w:rFonts w:cs="Times New Roman"/>
        </w:rPr>
      </w:pPr>
      <w:r w:rsidRPr="00EA0C6E">
        <w:rPr>
          <w:rFonts w:cs="Times New Roman"/>
        </w:rPr>
        <w:t>Hydrogen sulfide (</w:t>
      </w:r>
      <m:oMath>
        <m:sSub>
          <m:sSubPr>
            <m:ctrlPr>
              <w:rPr>
                <w:rFonts w:ascii="Cambria Math" w:hAnsi="Cambria Math" w:cs="Times New Roman"/>
                <w:lang w:val="en-US"/>
              </w:rPr>
            </m:ctrlPr>
          </m:sSubPr>
          <m:e>
            <m:r>
              <m:rPr>
                <m:sty m:val="p"/>
              </m:rPr>
              <w:rPr>
                <w:rFonts w:ascii="Cambria Math" w:hAnsi="Cambria Math" w:cs="Times New Roman"/>
                <w:lang w:val="en-US"/>
              </w:rPr>
              <m:t>H</m:t>
            </m:r>
          </m:e>
          <m:sub>
            <m:r>
              <m:rPr>
                <m:sty m:val="p"/>
              </m:rPr>
              <w:rPr>
                <w:rFonts w:ascii="Cambria Math" w:hAnsi="Cambria Math" w:cs="Times New Roman"/>
                <w:lang w:val="en-US"/>
              </w:rPr>
              <m:t>2</m:t>
            </m:r>
          </m:sub>
        </m:sSub>
        <m:r>
          <m:rPr>
            <m:sty m:val="p"/>
          </m:rPr>
          <w:rPr>
            <w:rFonts w:ascii="Cambria Math" w:hAnsi="Cambria Math" w:cs="Times New Roman"/>
          </w:rPr>
          <m:t>S</m:t>
        </m:r>
      </m:oMath>
      <w:r w:rsidRPr="00EA0C6E">
        <w:rPr>
          <w:rFonts w:cs="Times New Roman"/>
        </w:rPr>
        <w:t>)</w:t>
      </w:r>
    </w:p>
    <w:p w14:paraId="33DA765C" w14:textId="77777777" w:rsidR="001603D3" w:rsidRPr="00EA0C6E" w:rsidRDefault="001603D3" w:rsidP="001603D3">
      <w:pPr>
        <w:numPr>
          <w:ilvl w:val="0"/>
          <w:numId w:val="47"/>
        </w:numPr>
        <w:rPr>
          <w:rFonts w:cs="Times New Roman"/>
        </w:rPr>
      </w:pPr>
      <w:r w:rsidRPr="00EA0C6E">
        <w:rPr>
          <w:rFonts w:cs="Times New Roman"/>
        </w:rPr>
        <w:t>Toxic Load (TL)</w:t>
      </w:r>
    </w:p>
    <w:p w14:paraId="5EFB7CB0" w14:textId="01C4D02D" w:rsidR="001603D3" w:rsidRPr="00EA0C6E" w:rsidRDefault="001603D3" w:rsidP="001603D3">
      <w:pPr>
        <w:numPr>
          <w:ilvl w:val="0"/>
          <w:numId w:val="47"/>
        </w:numPr>
        <w:rPr>
          <w:rFonts w:cs="Times New Roman"/>
          <w:lang w:val="en-US"/>
        </w:rPr>
      </w:pPr>
      <w:r w:rsidRPr="00EA0C6E">
        <w:rPr>
          <w:rFonts w:cs="Times New Roman"/>
          <w:lang w:val="en-US"/>
        </w:rPr>
        <w:t xml:space="preserve">A* and </w:t>
      </w:r>
      <w:r w:rsidR="005A60ED" w:rsidRPr="00EA0C6E">
        <w:rPr>
          <w:rFonts w:cs="Times New Roman"/>
          <w:lang w:val="en-US"/>
        </w:rPr>
        <w:t>D*lite</w:t>
      </w:r>
      <w:r w:rsidRPr="00EA0C6E">
        <w:rPr>
          <w:rFonts w:cs="Times New Roman"/>
          <w:lang w:val="en-US"/>
        </w:rPr>
        <w:t xml:space="preserve"> algorithms</w:t>
      </w:r>
    </w:p>
    <w:p w14:paraId="70EB60E6" w14:textId="77777777" w:rsidR="001603D3" w:rsidRPr="00EA0C6E" w:rsidRDefault="001603D3" w:rsidP="001603D3">
      <w:pPr>
        <w:numPr>
          <w:ilvl w:val="0"/>
          <w:numId w:val="47"/>
        </w:numPr>
        <w:rPr>
          <w:rFonts w:cs="Times New Roman"/>
        </w:rPr>
      </w:pPr>
      <w:r w:rsidRPr="00EA0C6E">
        <w:rPr>
          <w:rFonts w:cs="Times New Roman"/>
        </w:rPr>
        <w:t>Industrial safety</w:t>
      </w:r>
    </w:p>
    <w:p w14:paraId="10F14627" w14:textId="6EE4EF39" w:rsidR="001603D3" w:rsidRPr="00EA0C6E" w:rsidRDefault="001603D3" w:rsidP="001603D3">
      <w:pPr>
        <w:numPr>
          <w:ilvl w:val="0"/>
          <w:numId w:val="47"/>
        </w:numPr>
        <w:rPr>
          <w:rFonts w:cs="Times New Roman"/>
        </w:rPr>
      </w:pPr>
      <w:r w:rsidRPr="00EA0C6E">
        <w:rPr>
          <w:rFonts w:cs="Times New Roman"/>
        </w:rPr>
        <w:t>Emergency muster point optimization</w:t>
      </w:r>
    </w:p>
    <w:p w14:paraId="08C0FE35" w14:textId="09E2BA4B" w:rsidR="001603D3" w:rsidRPr="00EA0C6E" w:rsidRDefault="001603D3" w:rsidP="001603D3">
      <w:pPr>
        <w:jc w:val="left"/>
        <w:rPr>
          <w:rFonts w:cs="Times New Roman"/>
        </w:rPr>
      </w:pPr>
      <w:r w:rsidRPr="00EA0C6E">
        <w:rPr>
          <w:rFonts w:cs="Times New Roman"/>
        </w:rPr>
        <w:br w:type="page"/>
      </w:r>
    </w:p>
    <w:sdt>
      <w:sdtPr>
        <w:rPr>
          <w:rFonts w:ascii="Times New Roman" w:eastAsia="Microsoft Sans Serif" w:hAnsi="Times New Roman" w:cs="Times New Roman"/>
          <w:b/>
          <w:bCs/>
          <w:caps w:val="0"/>
          <w:color w:val="auto"/>
          <w:sz w:val="24"/>
          <w:szCs w:val="28"/>
          <w:lang w:eastAsia="en-US"/>
        </w:rPr>
        <w:id w:val="392935296"/>
        <w:docPartObj>
          <w:docPartGallery w:val="Table of Contents"/>
          <w:docPartUnique/>
        </w:docPartObj>
      </w:sdtPr>
      <w:sdtEndPr>
        <w:rPr>
          <w:b w:val="0"/>
          <w:bCs w:val="0"/>
          <w:szCs w:val="22"/>
        </w:rPr>
      </w:sdtEndPr>
      <w:sdtContent>
        <w:p w14:paraId="018AE2C9" w14:textId="4E467F89" w:rsidR="006C0D9A" w:rsidRPr="00EA0C6E" w:rsidRDefault="00140EAE" w:rsidP="009D102C">
          <w:pPr>
            <w:pStyle w:val="TOCHeading"/>
            <w:rPr>
              <w:rFonts w:ascii="Times New Roman" w:hAnsi="Times New Roman" w:cs="Times New Roman"/>
              <w:b/>
              <w:bCs/>
              <w:color w:val="auto"/>
            </w:rPr>
          </w:pPr>
          <w:r w:rsidRPr="00EA0C6E">
            <w:rPr>
              <w:rFonts w:ascii="Times New Roman" w:hAnsi="Times New Roman" w:cs="Times New Roman"/>
              <w:b/>
              <w:bCs/>
              <w:color w:val="auto"/>
            </w:rPr>
            <w:t>Πίνακας π</w:t>
          </w:r>
          <w:r w:rsidR="006C0D9A" w:rsidRPr="00EA0C6E">
            <w:rPr>
              <w:rFonts w:ascii="Times New Roman" w:hAnsi="Times New Roman" w:cs="Times New Roman"/>
              <w:b/>
              <w:bCs/>
              <w:color w:val="auto"/>
            </w:rPr>
            <w:t>εριεχ</w:t>
          </w:r>
          <w:r w:rsidRPr="00EA0C6E">
            <w:rPr>
              <w:rFonts w:ascii="Times New Roman" w:hAnsi="Times New Roman" w:cs="Times New Roman"/>
              <w:b/>
              <w:bCs/>
              <w:color w:val="auto"/>
            </w:rPr>
            <w:t>ο</w:t>
          </w:r>
          <w:r w:rsidR="006C0D9A" w:rsidRPr="00EA0C6E">
            <w:rPr>
              <w:rFonts w:ascii="Times New Roman" w:hAnsi="Times New Roman" w:cs="Times New Roman"/>
              <w:b/>
              <w:bCs/>
              <w:color w:val="auto"/>
            </w:rPr>
            <w:t>μ</w:t>
          </w:r>
          <w:r w:rsidRPr="00EA0C6E">
            <w:rPr>
              <w:rFonts w:ascii="Times New Roman" w:hAnsi="Times New Roman" w:cs="Times New Roman"/>
              <w:b/>
              <w:bCs/>
              <w:color w:val="auto"/>
            </w:rPr>
            <w:t>έ</w:t>
          </w:r>
          <w:r w:rsidR="006C0D9A" w:rsidRPr="00EA0C6E">
            <w:rPr>
              <w:rFonts w:ascii="Times New Roman" w:hAnsi="Times New Roman" w:cs="Times New Roman"/>
              <w:b/>
              <w:bCs/>
              <w:color w:val="auto"/>
            </w:rPr>
            <w:t>ν</w:t>
          </w:r>
          <w:r w:rsidRPr="00EA0C6E">
            <w:rPr>
              <w:rFonts w:ascii="Times New Roman" w:hAnsi="Times New Roman" w:cs="Times New Roman"/>
              <w:b/>
              <w:bCs/>
              <w:color w:val="auto"/>
            </w:rPr>
            <w:t>ων</w:t>
          </w:r>
        </w:p>
        <w:p w14:paraId="6681AFB8" w14:textId="1EEA2BAA" w:rsidR="00EA0C6E" w:rsidRPr="00563841" w:rsidRDefault="000615BB">
          <w:pPr>
            <w:pStyle w:val="TOC1"/>
            <w:tabs>
              <w:tab w:val="left" w:pos="480"/>
              <w:tab w:val="right" w:leader="dot" w:pos="10070"/>
            </w:tabs>
            <w:rPr>
              <w:rFonts w:eastAsiaTheme="minorEastAsia" w:cs="Times New Roman"/>
              <w:noProof/>
              <w:kern w:val="2"/>
              <w:szCs w:val="24"/>
              <w:lang w:eastAsia="el-GR"/>
              <w14:ligatures w14:val="standardContextual"/>
            </w:rPr>
          </w:pPr>
          <w:r w:rsidRPr="00EA0C6E">
            <w:rPr>
              <w:rFonts w:cs="Times New Roman"/>
            </w:rPr>
            <w:fldChar w:fldCharType="begin"/>
          </w:r>
          <w:r w:rsidRPr="00EA0C6E">
            <w:rPr>
              <w:rFonts w:cs="Times New Roman"/>
            </w:rPr>
            <w:instrText xml:space="preserve"> TOC \o "1-4" \h \z \u </w:instrText>
          </w:r>
          <w:r w:rsidRPr="00EA0C6E">
            <w:rPr>
              <w:rFonts w:cs="Times New Roman"/>
            </w:rPr>
            <w:fldChar w:fldCharType="separate"/>
          </w:r>
          <w:hyperlink w:anchor="_Toc227411764" w:history="1">
            <w:r w:rsidR="00EA0C6E" w:rsidRPr="00563841">
              <w:rPr>
                <w:rStyle w:val="Hyperlink"/>
                <w:rFonts w:cs="Times New Roman"/>
                <w:noProof/>
              </w:rPr>
              <w:t>1</w:t>
            </w:r>
            <w:r w:rsidR="00EA0C6E" w:rsidRPr="00563841">
              <w:rPr>
                <w:rFonts w:eastAsiaTheme="minorEastAsia" w:cs="Times New Roman"/>
                <w:noProof/>
                <w:kern w:val="2"/>
                <w:szCs w:val="24"/>
                <w:lang w:eastAsia="el-GR"/>
                <w14:ligatures w14:val="standardContextual"/>
              </w:rPr>
              <w:tab/>
            </w:r>
            <w:r w:rsidR="00EA0C6E" w:rsidRPr="00563841">
              <w:rPr>
                <w:rStyle w:val="Hyperlink"/>
                <w:rFonts w:cs="Times New Roman"/>
                <w:noProof/>
              </w:rPr>
              <w:t>Εισαγωγή</w:t>
            </w:r>
            <w:r w:rsidR="00EA0C6E" w:rsidRPr="00563841">
              <w:rPr>
                <w:rFonts w:cs="Times New Roman"/>
                <w:noProof/>
                <w:webHidden/>
              </w:rPr>
              <w:tab/>
            </w:r>
            <w:r w:rsidR="00EA0C6E" w:rsidRPr="00563841">
              <w:rPr>
                <w:rFonts w:cs="Times New Roman"/>
                <w:noProof/>
                <w:webHidden/>
              </w:rPr>
              <w:fldChar w:fldCharType="begin"/>
            </w:r>
            <w:r w:rsidR="00EA0C6E" w:rsidRPr="00563841">
              <w:rPr>
                <w:rFonts w:cs="Times New Roman"/>
                <w:noProof/>
                <w:webHidden/>
              </w:rPr>
              <w:instrText xml:space="preserve"> PAGEREF _Toc227411764 \h </w:instrText>
            </w:r>
            <w:r w:rsidR="00EA0C6E" w:rsidRPr="00563841">
              <w:rPr>
                <w:rFonts w:cs="Times New Roman"/>
                <w:noProof/>
                <w:webHidden/>
              </w:rPr>
            </w:r>
            <w:r w:rsidR="00EA0C6E" w:rsidRPr="00563841">
              <w:rPr>
                <w:rFonts w:cs="Times New Roman"/>
                <w:noProof/>
                <w:webHidden/>
              </w:rPr>
              <w:fldChar w:fldCharType="separate"/>
            </w:r>
            <w:r w:rsidR="00EA0C6E" w:rsidRPr="00563841">
              <w:rPr>
                <w:rFonts w:cs="Times New Roman"/>
                <w:noProof/>
                <w:webHidden/>
              </w:rPr>
              <w:t>1</w:t>
            </w:r>
            <w:r w:rsidR="00EA0C6E" w:rsidRPr="00563841">
              <w:rPr>
                <w:rFonts w:cs="Times New Roman"/>
                <w:noProof/>
                <w:webHidden/>
              </w:rPr>
              <w:fldChar w:fldCharType="end"/>
            </w:r>
          </w:hyperlink>
        </w:p>
        <w:p w14:paraId="183F1F01" w14:textId="60E93833" w:rsidR="00EA0C6E" w:rsidRPr="00563841" w:rsidRDefault="00EA0C6E">
          <w:pPr>
            <w:pStyle w:val="TOC1"/>
            <w:tabs>
              <w:tab w:val="left" w:pos="480"/>
              <w:tab w:val="right" w:leader="dot" w:pos="10070"/>
            </w:tabs>
            <w:rPr>
              <w:rFonts w:eastAsiaTheme="minorEastAsia" w:cs="Times New Roman"/>
              <w:noProof/>
              <w:kern w:val="2"/>
              <w:szCs w:val="24"/>
              <w:lang w:eastAsia="el-GR"/>
              <w14:ligatures w14:val="standardContextual"/>
            </w:rPr>
          </w:pPr>
          <w:hyperlink w:anchor="_Toc227411765" w:history="1">
            <w:r w:rsidRPr="00563841">
              <w:rPr>
                <w:rStyle w:val="Hyperlink"/>
                <w:rFonts w:cs="Times New Roman"/>
                <w:noProof/>
              </w:rPr>
              <w:t>2</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Μεθοδολογία</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_Toc227411765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4</w:t>
            </w:r>
            <w:r w:rsidRPr="00563841">
              <w:rPr>
                <w:rFonts w:cs="Times New Roman"/>
                <w:noProof/>
                <w:webHidden/>
              </w:rPr>
              <w:fldChar w:fldCharType="end"/>
            </w:r>
          </w:hyperlink>
        </w:p>
        <w:p w14:paraId="48953830" w14:textId="099BC6FD" w:rsidR="00EA0C6E" w:rsidRPr="00563841" w:rsidRDefault="00EA0C6E">
          <w:pPr>
            <w:pStyle w:val="TOC2"/>
            <w:rPr>
              <w:rFonts w:eastAsiaTheme="minorEastAsia" w:cs="Times New Roman"/>
              <w:b w:val="0"/>
              <w:bCs w:val="0"/>
              <w:kern w:val="2"/>
              <w:szCs w:val="24"/>
              <w:lang w:eastAsia="el-GR"/>
              <w14:ligatures w14:val="standardContextual"/>
            </w:rPr>
          </w:pPr>
          <w:hyperlink w:anchor="_Toc227411766" w:history="1">
            <w:r w:rsidRPr="00563841">
              <w:rPr>
                <w:rStyle w:val="Hyperlink"/>
                <w:rFonts w:cs="Times New Roman"/>
                <w:b w:val="0"/>
                <w:bCs w:val="0"/>
                <w:lang w:val="en-US"/>
              </w:rPr>
              <w:t>2.1</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Ανασκόπηση μοντέλων εκκένωσης</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_Toc227411766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4</w:t>
            </w:r>
            <w:r w:rsidRPr="00563841">
              <w:rPr>
                <w:rFonts w:cs="Times New Roman"/>
                <w:b w:val="0"/>
                <w:bCs w:val="0"/>
                <w:webHidden/>
              </w:rPr>
              <w:fldChar w:fldCharType="end"/>
            </w:r>
          </w:hyperlink>
        </w:p>
        <w:p w14:paraId="1F996693" w14:textId="4609E97B" w:rsidR="00EA0C6E" w:rsidRPr="00563841" w:rsidRDefault="00EA0C6E">
          <w:pPr>
            <w:pStyle w:val="TOC2"/>
            <w:rPr>
              <w:rFonts w:eastAsiaTheme="minorEastAsia" w:cs="Times New Roman"/>
              <w:b w:val="0"/>
              <w:bCs w:val="0"/>
              <w:kern w:val="2"/>
              <w:szCs w:val="24"/>
              <w:lang w:eastAsia="el-GR"/>
              <w14:ligatures w14:val="standardContextual"/>
            </w:rPr>
          </w:pPr>
          <w:hyperlink w:anchor="_Toc227411767" w:history="1">
            <w:r w:rsidRPr="00563841">
              <w:rPr>
                <w:rStyle w:val="Hyperlink"/>
                <w:rFonts w:cs="Times New Roman"/>
                <w:b w:val="0"/>
                <w:bCs w:val="0"/>
              </w:rPr>
              <w:t>2.2</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Προσομοίωση ανθρώπινης συμπεριφοράς</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_Toc227411767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5</w:t>
            </w:r>
            <w:r w:rsidRPr="00563841">
              <w:rPr>
                <w:rFonts w:cs="Times New Roman"/>
                <w:b w:val="0"/>
                <w:bCs w:val="0"/>
                <w:webHidden/>
              </w:rPr>
              <w:fldChar w:fldCharType="end"/>
            </w:r>
          </w:hyperlink>
        </w:p>
        <w:p w14:paraId="5B00E6C6" w14:textId="791C04AC" w:rsidR="00EA0C6E" w:rsidRPr="00563841" w:rsidRDefault="00EA0C6E">
          <w:pPr>
            <w:pStyle w:val="TOC2"/>
            <w:rPr>
              <w:rFonts w:eastAsiaTheme="minorEastAsia" w:cs="Times New Roman"/>
              <w:b w:val="0"/>
              <w:bCs w:val="0"/>
              <w:kern w:val="2"/>
              <w:szCs w:val="24"/>
              <w:lang w:eastAsia="el-GR"/>
              <w14:ligatures w14:val="standardContextual"/>
            </w:rPr>
          </w:pPr>
          <w:hyperlink w:anchor="_Toc227411768" w:history="1">
            <w:r w:rsidRPr="00563841">
              <w:rPr>
                <w:rStyle w:val="Hyperlink"/>
                <w:rFonts w:cs="Times New Roman"/>
                <w:b w:val="0"/>
                <w:bCs w:val="0"/>
              </w:rPr>
              <w:t>2.3</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 xml:space="preserve">Είδη κινδύνου και υδρόθειο </w:t>
            </w:r>
            <m:oMath>
              <m:r>
                <m:rPr>
                  <m:sty m:val="p"/>
                </m:rPr>
                <w:rPr>
                  <w:rStyle w:val="Hyperlink"/>
                  <w:rFonts w:ascii="Cambria Math" w:hAnsi="Cambria Math" w:cs="Times New Roman"/>
                </w:rPr>
                <m:t>(H2S)</m:t>
              </m:r>
            </m:oMath>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_Toc227411768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6</w:t>
            </w:r>
            <w:r w:rsidRPr="00563841">
              <w:rPr>
                <w:rFonts w:cs="Times New Roman"/>
                <w:b w:val="0"/>
                <w:bCs w:val="0"/>
                <w:webHidden/>
              </w:rPr>
              <w:fldChar w:fldCharType="end"/>
            </w:r>
          </w:hyperlink>
        </w:p>
        <w:p w14:paraId="4CA21DCF" w14:textId="7962F3B6" w:rsidR="00EA0C6E" w:rsidRPr="00563841" w:rsidRDefault="00EA0C6E">
          <w:pPr>
            <w:pStyle w:val="TOC2"/>
            <w:rPr>
              <w:rFonts w:eastAsiaTheme="minorEastAsia" w:cs="Times New Roman"/>
              <w:b w:val="0"/>
              <w:bCs w:val="0"/>
              <w:kern w:val="2"/>
              <w:szCs w:val="24"/>
              <w:lang w:eastAsia="el-GR"/>
              <w14:ligatures w14:val="standardContextual"/>
            </w:rPr>
          </w:pPr>
          <w:hyperlink w:anchor="_Toc227411769" w:history="1">
            <w:r w:rsidRPr="00563841">
              <w:rPr>
                <w:rStyle w:val="Hyperlink"/>
                <w:rFonts w:cs="Times New Roman"/>
                <w:b w:val="0"/>
                <w:bCs w:val="0"/>
              </w:rPr>
              <w:t>2.4</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Εκτίμηση φυσιολογικών επιπτώσεων στα μοντέλα εκκένωσης</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_Toc227411769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7</w:t>
            </w:r>
            <w:r w:rsidRPr="00563841">
              <w:rPr>
                <w:rFonts w:cs="Times New Roman"/>
                <w:b w:val="0"/>
                <w:bCs w:val="0"/>
                <w:webHidden/>
              </w:rPr>
              <w:fldChar w:fldCharType="end"/>
            </w:r>
          </w:hyperlink>
        </w:p>
        <w:p w14:paraId="025E6CEA" w14:textId="1CD74D4C" w:rsidR="00EA0C6E" w:rsidRPr="00563841" w:rsidRDefault="00EA0C6E">
          <w:pPr>
            <w:pStyle w:val="TOC2"/>
            <w:rPr>
              <w:rFonts w:eastAsiaTheme="minorEastAsia" w:cs="Times New Roman"/>
              <w:b w:val="0"/>
              <w:bCs w:val="0"/>
              <w:kern w:val="2"/>
              <w:szCs w:val="24"/>
              <w:lang w:eastAsia="el-GR"/>
              <w14:ligatures w14:val="standardContextual"/>
            </w:rPr>
          </w:pPr>
          <w:hyperlink w:anchor="_Toc227411770" w:history="1">
            <w:r w:rsidRPr="00563841">
              <w:rPr>
                <w:rStyle w:val="Hyperlink"/>
                <w:rFonts w:cs="Times New Roman"/>
                <w:b w:val="0"/>
                <w:bCs w:val="0"/>
                <w:lang w:val="en-US"/>
              </w:rPr>
              <w:t>2.5</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Κίνηση «πρακτόρων» και ΑΕΔ</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_Toc227411770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8</w:t>
            </w:r>
            <w:r w:rsidRPr="00563841">
              <w:rPr>
                <w:rFonts w:cs="Times New Roman"/>
                <w:b w:val="0"/>
                <w:bCs w:val="0"/>
                <w:webHidden/>
              </w:rPr>
              <w:fldChar w:fldCharType="end"/>
            </w:r>
          </w:hyperlink>
        </w:p>
        <w:p w14:paraId="7B84F0E5" w14:textId="13020373"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71" w:history="1">
            <w:r w:rsidRPr="00563841">
              <w:rPr>
                <w:rStyle w:val="Hyperlink"/>
                <w:rFonts w:cs="Times New Roman"/>
                <w:noProof/>
              </w:rPr>
              <w:t>2.5.1</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 xml:space="preserve">Ο αλγόριθμος </w:t>
            </w:r>
            <w:r w:rsidRPr="00563841">
              <w:rPr>
                <w:rStyle w:val="Hyperlink"/>
                <w:rFonts w:cs="Times New Roman"/>
                <w:noProof/>
                <w:lang w:val="en-US"/>
              </w:rPr>
              <w:t>A*</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_Toc227411771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9</w:t>
            </w:r>
            <w:r w:rsidRPr="00563841">
              <w:rPr>
                <w:rFonts w:cs="Times New Roman"/>
                <w:noProof/>
                <w:webHidden/>
              </w:rPr>
              <w:fldChar w:fldCharType="end"/>
            </w:r>
          </w:hyperlink>
        </w:p>
        <w:p w14:paraId="361A819F" w14:textId="0F1E7C0D"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72" w:history="1">
            <w:r w:rsidRPr="00563841">
              <w:rPr>
                <w:rStyle w:val="Hyperlink"/>
                <w:rFonts w:cs="Times New Roman"/>
                <w:noProof/>
              </w:rPr>
              <w:t>2.5.2</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 xml:space="preserve">Ο αλγόριθμος </w:t>
            </w:r>
            <w:r w:rsidRPr="00563841">
              <w:rPr>
                <w:rStyle w:val="Hyperlink"/>
                <w:rFonts w:cs="Times New Roman"/>
                <w:noProof/>
                <w:lang w:val="en-US"/>
              </w:rPr>
              <w:t>D*</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_Toc227411772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11</w:t>
            </w:r>
            <w:r w:rsidRPr="00563841">
              <w:rPr>
                <w:rFonts w:cs="Times New Roman"/>
                <w:noProof/>
                <w:webHidden/>
              </w:rPr>
              <w:fldChar w:fldCharType="end"/>
            </w:r>
          </w:hyperlink>
        </w:p>
        <w:p w14:paraId="31EB880E" w14:textId="02B6A6FC"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73" w:history="1">
            <w:r w:rsidRPr="00563841">
              <w:rPr>
                <w:rStyle w:val="Hyperlink"/>
                <w:rFonts w:cs="Times New Roman"/>
                <w:noProof/>
              </w:rPr>
              <w:t>2.5.3</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 xml:space="preserve">Ο αλγόριθμος </w:t>
            </w:r>
            <w:r w:rsidRPr="00563841">
              <w:rPr>
                <w:rStyle w:val="Hyperlink"/>
                <w:rFonts w:cs="Times New Roman"/>
                <w:noProof/>
                <w:lang w:val="en-US"/>
              </w:rPr>
              <w:t>LPA*</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_Toc227411773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12</w:t>
            </w:r>
            <w:r w:rsidRPr="00563841">
              <w:rPr>
                <w:rFonts w:cs="Times New Roman"/>
                <w:noProof/>
                <w:webHidden/>
              </w:rPr>
              <w:fldChar w:fldCharType="end"/>
            </w:r>
          </w:hyperlink>
        </w:p>
        <w:p w14:paraId="33CF4C04" w14:textId="4E3FA623"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74" w:history="1">
            <w:r w:rsidRPr="00563841">
              <w:rPr>
                <w:rStyle w:val="Hyperlink"/>
                <w:rFonts w:cs="Times New Roman"/>
                <w:noProof/>
              </w:rPr>
              <w:t>2.5.4</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 xml:space="preserve">Ο αλγόριθμος </w:t>
            </w:r>
            <w:r w:rsidRPr="00563841">
              <w:rPr>
                <w:rStyle w:val="Hyperlink"/>
                <w:rFonts w:cs="Times New Roman"/>
                <w:noProof/>
                <w:lang w:val="en-US"/>
              </w:rPr>
              <w:t>D*lite</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_Toc227411774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14</w:t>
            </w:r>
            <w:r w:rsidRPr="00563841">
              <w:rPr>
                <w:rFonts w:cs="Times New Roman"/>
                <w:noProof/>
                <w:webHidden/>
              </w:rPr>
              <w:fldChar w:fldCharType="end"/>
            </w:r>
          </w:hyperlink>
        </w:p>
        <w:p w14:paraId="32A40182" w14:textId="69B4D145"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75" w:history="1">
            <w:r w:rsidRPr="00563841">
              <w:rPr>
                <w:rStyle w:val="Hyperlink"/>
                <w:rFonts w:cs="Times New Roman"/>
                <w:noProof/>
              </w:rPr>
              <w:t>2.5.5</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Σύνοψη προσέγγισης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_Toc227411775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16</w:t>
            </w:r>
            <w:r w:rsidRPr="00563841">
              <w:rPr>
                <w:rFonts w:cs="Times New Roman"/>
                <w:noProof/>
                <w:webHidden/>
              </w:rPr>
              <w:fldChar w:fldCharType="end"/>
            </w:r>
          </w:hyperlink>
        </w:p>
        <w:p w14:paraId="58DA99B6" w14:textId="542E6ED8" w:rsidR="00EA0C6E" w:rsidRPr="00563841" w:rsidRDefault="00EA0C6E">
          <w:pPr>
            <w:pStyle w:val="TOC2"/>
            <w:rPr>
              <w:rFonts w:eastAsiaTheme="minorEastAsia" w:cs="Times New Roman"/>
              <w:b w:val="0"/>
              <w:bCs w:val="0"/>
              <w:kern w:val="2"/>
              <w:szCs w:val="24"/>
              <w:lang w:eastAsia="el-GR"/>
              <w14:ligatures w14:val="standardContextual"/>
            </w:rPr>
          </w:pPr>
          <w:hyperlink w:anchor="_Toc227411776" w:history="1">
            <w:r w:rsidRPr="00563841">
              <w:rPr>
                <w:rStyle w:val="Hyperlink"/>
                <w:rFonts w:cs="Times New Roman"/>
                <w:b w:val="0"/>
                <w:bCs w:val="0"/>
              </w:rPr>
              <w:t>2.6</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 xml:space="preserve">Περιβάλλοντα προσομοίωσης και </w:t>
            </w:r>
            <w:r w:rsidRPr="00563841">
              <w:rPr>
                <w:rStyle w:val="Hyperlink"/>
                <w:rFonts w:cs="Times New Roman"/>
                <w:b w:val="0"/>
                <w:bCs w:val="0"/>
                <w:lang w:val="en-US"/>
              </w:rPr>
              <w:t>Julia</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_Toc227411776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17</w:t>
            </w:r>
            <w:r w:rsidRPr="00563841">
              <w:rPr>
                <w:rFonts w:cs="Times New Roman"/>
                <w:b w:val="0"/>
                <w:bCs w:val="0"/>
                <w:webHidden/>
              </w:rPr>
              <w:fldChar w:fldCharType="end"/>
            </w:r>
          </w:hyperlink>
        </w:p>
        <w:p w14:paraId="5547D1E1" w14:textId="22A89C90" w:rsidR="00EA0C6E" w:rsidRPr="00563841" w:rsidRDefault="00EA0C6E">
          <w:pPr>
            <w:pStyle w:val="TOC2"/>
            <w:rPr>
              <w:rFonts w:eastAsiaTheme="minorEastAsia" w:cs="Times New Roman"/>
              <w:b w:val="0"/>
              <w:bCs w:val="0"/>
              <w:kern w:val="2"/>
              <w:szCs w:val="24"/>
              <w:lang w:eastAsia="el-GR"/>
              <w14:ligatures w14:val="standardContextual"/>
            </w:rPr>
          </w:pPr>
          <w:hyperlink w:anchor="_Toc227411777" w:history="1">
            <w:r w:rsidRPr="00563841">
              <w:rPr>
                <w:rStyle w:val="Hyperlink"/>
                <w:rFonts w:cs="Times New Roman"/>
                <w:b w:val="0"/>
                <w:bCs w:val="0"/>
              </w:rPr>
              <w:t>2.7</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Περίπτωση μελέτης</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_Toc227411777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18</w:t>
            </w:r>
            <w:r w:rsidRPr="00563841">
              <w:rPr>
                <w:rFonts w:cs="Times New Roman"/>
                <w:b w:val="0"/>
                <w:bCs w:val="0"/>
                <w:webHidden/>
              </w:rPr>
              <w:fldChar w:fldCharType="end"/>
            </w:r>
          </w:hyperlink>
        </w:p>
        <w:p w14:paraId="3F4B7AC2" w14:textId="25803DFC"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78" w:history="1">
            <w:r w:rsidRPr="00563841">
              <w:rPr>
                <w:rStyle w:val="Hyperlink"/>
                <w:rFonts w:cs="Times New Roman"/>
                <w:noProof/>
              </w:rPr>
              <w:t>2.7.1</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Η επιλογή της περιοχής μελέτης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_Toc227411778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18</w:t>
            </w:r>
            <w:r w:rsidRPr="00563841">
              <w:rPr>
                <w:rFonts w:cs="Times New Roman"/>
                <w:noProof/>
                <w:webHidden/>
              </w:rPr>
              <w:fldChar w:fldCharType="end"/>
            </w:r>
          </w:hyperlink>
        </w:p>
        <w:p w14:paraId="4DB12C08" w14:textId="1DC580D5"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79" w:history="1">
            <w:r w:rsidRPr="00563841">
              <w:rPr>
                <w:rStyle w:val="Hyperlink"/>
                <w:rFonts w:cs="Times New Roman"/>
                <w:noProof/>
              </w:rPr>
              <w:t>2.7.2</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Χρονική διάρκεια προσομοίωσης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_Toc227411779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21</w:t>
            </w:r>
            <w:r w:rsidRPr="00563841">
              <w:rPr>
                <w:rFonts w:cs="Times New Roman"/>
                <w:noProof/>
                <w:webHidden/>
              </w:rPr>
              <w:fldChar w:fldCharType="end"/>
            </w:r>
          </w:hyperlink>
        </w:p>
        <w:p w14:paraId="20F31AA8" w14:textId="4E64CFCF"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80" w:history="1">
            <w:r w:rsidRPr="00563841">
              <w:rPr>
                <w:rStyle w:val="Hyperlink"/>
                <w:rFonts w:cs="Times New Roman"/>
                <w:noProof/>
              </w:rPr>
              <w:t>2.7.3</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 xml:space="preserve">Διασπορά τοξικού αερίου και </w:t>
            </w:r>
            <w:r w:rsidRPr="00563841">
              <w:rPr>
                <w:rStyle w:val="Hyperlink"/>
                <w:rFonts w:cs="Times New Roman"/>
                <w:noProof/>
                <w:lang w:val="en-US"/>
              </w:rPr>
              <w:t>Concentration</w:t>
            </w:r>
            <w:r w:rsidRPr="00563841">
              <w:rPr>
                <w:rStyle w:val="Hyperlink"/>
                <w:rFonts w:cs="Times New Roman"/>
                <w:noProof/>
              </w:rPr>
              <w:t xml:space="preserve"> </w:t>
            </w:r>
            <w:r w:rsidRPr="00563841">
              <w:rPr>
                <w:rStyle w:val="Hyperlink"/>
                <w:rFonts w:cs="Times New Roman"/>
                <w:noProof/>
                <w:lang w:val="en-US"/>
              </w:rPr>
              <w:t>Maps</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_Toc227411780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22</w:t>
            </w:r>
            <w:r w:rsidRPr="00563841">
              <w:rPr>
                <w:rFonts w:cs="Times New Roman"/>
                <w:noProof/>
                <w:webHidden/>
              </w:rPr>
              <w:fldChar w:fldCharType="end"/>
            </w:r>
          </w:hyperlink>
        </w:p>
        <w:p w14:paraId="29525A27" w14:textId="69C107E7" w:rsidR="00EA0C6E" w:rsidRPr="00563841" w:rsidRDefault="00EA0C6E">
          <w:pPr>
            <w:pStyle w:val="TOC2"/>
            <w:rPr>
              <w:rFonts w:eastAsiaTheme="minorEastAsia" w:cs="Times New Roman"/>
              <w:b w:val="0"/>
              <w:bCs w:val="0"/>
              <w:kern w:val="2"/>
              <w:szCs w:val="24"/>
              <w:lang w:eastAsia="el-GR"/>
              <w14:ligatures w14:val="standardContextual"/>
            </w:rPr>
          </w:pPr>
          <w:hyperlink w:anchor="_Toc227411781" w:history="1">
            <w:r w:rsidRPr="00563841">
              <w:rPr>
                <w:rStyle w:val="Hyperlink"/>
                <w:rFonts w:cs="Times New Roman"/>
                <w:b w:val="0"/>
                <w:bCs w:val="0"/>
              </w:rPr>
              <w:t>2.8</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Μέθοδος αξιολόγησης των αποτελεσμάτων</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_Toc227411781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29</w:t>
            </w:r>
            <w:r w:rsidRPr="00563841">
              <w:rPr>
                <w:rFonts w:cs="Times New Roman"/>
                <w:b w:val="0"/>
                <w:bCs w:val="0"/>
                <w:webHidden/>
              </w:rPr>
              <w:fldChar w:fldCharType="end"/>
            </w:r>
          </w:hyperlink>
        </w:p>
        <w:p w14:paraId="575949B5" w14:textId="4FD36436"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82" w:history="1">
            <w:r w:rsidRPr="00563841">
              <w:rPr>
                <w:rStyle w:val="Hyperlink"/>
                <w:rFonts w:cs="Times New Roman"/>
                <w:noProof/>
              </w:rPr>
              <w:t>2.8.1</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Αξιολόγηση των ΑΕΔ</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_Toc227411782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29</w:t>
            </w:r>
            <w:r w:rsidRPr="00563841">
              <w:rPr>
                <w:rFonts w:cs="Times New Roman"/>
                <w:noProof/>
                <w:webHidden/>
              </w:rPr>
              <w:fldChar w:fldCharType="end"/>
            </w:r>
          </w:hyperlink>
        </w:p>
        <w:p w14:paraId="176D7FCB" w14:textId="6684343A"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83" w:history="1">
            <w:r w:rsidRPr="00563841">
              <w:rPr>
                <w:rStyle w:val="Hyperlink"/>
                <w:rFonts w:cs="Times New Roman"/>
                <w:noProof/>
              </w:rPr>
              <w:t>2.8.2</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Επιλογή σημείων εκκένωσης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_Toc227411783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30</w:t>
            </w:r>
            <w:r w:rsidRPr="00563841">
              <w:rPr>
                <w:rFonts w:cs="Times New Roman"/>
                <w:noProof/>
                <w:webHidden/>
              </w:rPr>
              <w:fldChar w:fldCharType="end"/>
            </w:r>
          </w:hyperlink>
        </w:p>
        <w:p w14:paraId="5ECC5CD2" w14:textId="0B9B10B2" w:rsidR="00EA0C6E" w:rsidRPr="00563841" w:rsidRDefault="00EA0C6E">
          <w:pPr>
            <w:pStyle w:val="TOC1"/>
            <w:tabs>
              <w:tab w:val="left" w:pos="480"/>
              <w:tab w:val="right" w:leader="dot" w:pos="10070"/>
            </w:tabs>
            <w:rPr>
              <w:rFonts w:eastAsiaTheme="minorEastAsia" w:cs="Times New Roman"/>
              <w:noProof/>
              <w:kern w:val="2"/>
              <w:szCs w:val="24"/>
              <w:lang w:eastAsia="el-GR"/>
              <w14:ligatures w14:val="standardContextual"/>
            </w:rPr>
          </w:pPr>
          <w:hyperlink w:anchor="_Toc227411784" w:history="1">
            <w:r w:rsidRPr="00563841">
              <w:rPr>
                <w:rStyle w:val="Hyperlink"/>
                <w:rFonts w:cs="Times New Roman"/>
                <w:noProof/>
              </w:rPr>
              <w:t>3</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Αποτελέσματα</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_Toc227411784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31</w:t>
            </w:r>
            <w:r w:rsidRPr="00563841">
              <w:rPr>
                <w:rFonts w:cs="Times New Roman"/>
                <w:noProof/>
                <w:webHidden/>
              </w:rPr>
              <w:fldChar w:fldCharType="end"/>
            </w:r>
          </w:hyperlink>
        </w:p>
        <w:p w14:paraId="6111C877" w14:textId="588BA29C" w:rsidR="00EA0C6E" w:rsidRPr="00563841" w:rsidRDefault="00EA0C6E">
          <w:pPr>
            <w:pStyle w:val="TOC2"/>
            <w:rPr>
              <w:rFonts w:eastAsiaTheme="minorEastAsia" w:cs="Times New Roman"/>
              <w:b w:val="0"/>
              <w:bCs w:val="0"/>
              <w:kern w:val="2"/>
              <w:szCs w:val="24"/>
              <w:lang w:eastAsia="el-GR"/>
              <w14:ligatures w14:val="standardContextual"/>
            </w:rPr>
          </w:pPr>
          <w:hyperlink w:anchor="_Toc227411785" w:history="1">
            <w:r w:rsidRPr="00563841">
              <w:rPr>
                <w:rStyle w:val="Hyperlink"/>
                <w:rFonts w:cs="Times New Roman"/>
                <w:b w:val="0"/>
                <w:bCs w:val="0"/>
              </w:rPr>
              <w:t>3.1</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Υπολογιστικός χρόνος και απόδοση αλγορίθμων</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_Toc227411785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31</w:t>
            </w:r>
            <w:r w:rsidRPr="00563841">
              <w:rPr>
                <w:rFonts w:cs="Times New Roman"/>
                <w:b w:val="0"/>
                <w:bCs w:val="0"/>
                <w:webHidden/>
              </w:rPr>
              <w:fldChar w:fldCharType="end"/>
            </w:r>
          </w:hyperlink>
        </w:p>
        <w:p w14:paraId="024477D1" w14:textId="554C52CA" w:rsidR="00EA0C6E" w:rsidRPr="00563841" w:rsidRDefault="00EA0C6E">
          <w:pPr>
            <w:pStyle w:val="TOC2"/>
            <w:rPr>
              <w:rFonts w:eastAsiaTheme="minorEastAsia" w:cs="Times New Roman"/>
              <w:b w:val="0"/>
              <w:bCs w:val="0"/>
              <w:kern w:val="2"/>
              <w:szCs w:val="24"/>
              <w:lang w:eastAsia="el-GR"/>
              <w14:ligatures w14:val="standardContextual"/>
            </w:rPr>
          </w:pPr>
          <w:hyperlink w:anchor="_Toc227411786" w:history="1">
            <w:r w:rsidRPr="00563841">
              <w:rPr>
                <w:rStyle w:val="Hyperlink"/>
                <w:rFonts w:cs="Times New Roman"/>
                <w:b w:val="0"/>
                <w:bCs w:val="0"/>
              </w:rPr>
              <w:t>3.2</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 xml:space="preserve">Συσσωρευμένο </w:t>
            </w:r>
            <w:r w:rsidRPr="00563841">
              <w:rPr>
                <w:rStyle w:val="Hyperlink"/>
                <w:rFonts w:cs="Times New Roman"/>
                <w:b w:val="0"/>
                <w:bCs w:val="0"/>
                <w:lang w:val="en-US"/>
              </w:rPr>
              <w:t>TL</w:t>
            </w:r>
            <w:r w:rsidRPr="00563841">
              <w:rPr>
                <w:rStyle w:val="Hyperlink"/>
                <w:rFonts w:cs="Times New Roman"/>
                <w:b w:val="0"/>
                <w:bCs w:val="0"/>
              </w:rPr>
              <w:t xml:space="preserve"> και ασφάλεια εκκένωσης</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_Toc227411786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35</w:t>
            </w:r>
            <w:r w:rsidRPr="00563841">
              <w:rPr>
                <w:rFonts w:cs="Times New Roman"/>
                <w:b w:val="0"/>
                <w:bCs w:val="0"/>
                <w:webHidden/>
              </w:rPr>
              <w:fldChar w:fldCharType="end"/>
            </w:r>
          </w:hyperlink>
        </w:p>
        <w:p w14:paraId="17B546B3" w14:textId="63CF5356" w:rsidR="00EA0C6E" w:rsidRPr="00563841" w:rsidRDefault="00EA0C6E">
          <w:pPr>
            <w:pStyle w:val="TOC2"/>
            <w:rPr>
              <w:rFonts w:eastAsiaTheme="minorEastAsia" w:cs="Times New Roman"/>
              <w:b w:val="0"/>
              <w:bCs w:val="0"/>
              <w:kern w:val="2"/>
              <w:szCs w:val="24"/>
              <w:lang w:eastAsia="el-GR"/>
              <w14:ligatures w14:val="standardContextual"/>
            </w:rPr>
          </w:pPr>
          <w:hyperlink w:anchor="_Toc227411787" w:history="1">
            <w:r w:rsidRPr="00563841">
              <w:rPr>
                <w:rStyle w:val="Hyperlink"/>
                <w:rFonts w:cs="Times New Roman"/>
                <w:b w:val="0"/>
                <w:bCs w:val="0"/>
              </w:rPr>
              <w:t>3.3</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Επιρροή της τοποθεσίας των σημείων συγκέντρωσης</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_Toc227411787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37</w:t>
            </w:r>
            <w:r w:rsidRPr="00563841">
              <w:rPr>
                <w:rFonts w:cs="Times New Roman"/>
                <w:b w:val="0"/>
                <w:bCs w:val="0"/>
                <w:webHidden/>
              </w:rPr>
              <w:fldChar w:fldCharType="end"/>
            </w:r>
          </w:hyperlink>
        </w:p>
        <w:p w14:paraId="2065F63B" w14:textId="24D699A4" w:rsidR="00EA0C6E" w:rsidRPr="00563841" w:rsidRDefault="00EA0C6E">
          <w:pPr>
            <w:pStyle w:val="TOC1"/>
            <w:tabs>
              <w:tab w:val="left" w:pos="480"/>
              <w:tab w:val="right" w:leader="dot" w:pos="10070"/>
            </w:tabs>
            <w:rPr>
              <w:rFonts w:eastAsiaTheme="minorEastAsia" w:cs="Times New Roman"/>
              <w:noProof/>
              <w:kern w:val="2"/>
              <w:szCs w:val="24"/>
              <w:lang w:eastAsia="el-GR"/>
              <w14:ligatures w14:val="standardContextual"/>
            </w:rPr>
          </w:pPr>
          <w:hyperlink w:anchor="_Toc227411790" w:history="1">
            <w:r w:rsidRPr="00563841">
              <w:rPr>
                <w:rStyle w:val="Hyperlink"/>
                <w:rFonts w:cs="Times New Roman"/>
                <w:noProof/>
              </w:rPr>
              <w:t>4</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Συμπεράσματα</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_Toc227411790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41</w:t>
            </w:r>
            <w:r w:rsidRPr="00563841">
              <w:rPr>
                <w:rFonts w:cs="Times New Roman"/>
                <w:noProof/>
                <w:webHidden/>
              </w:rPr>
              <w:fldChar w:fldCharType="end"/>
            </w:r>
          </w:hyperlink>
        </w:p>
        <w:p w14:paraId="02A3FE91" w14:textId="06D565E0" w:rsidR="00EA0C6E" w:rsidRPr="00563841" w:rsidRDefault="00EA0C6E">
          <w:pPr>
            <w:pStyle w:val="TOC1"/>
            <w:tabs>
              <w:tab w:val="left" w:pos="480"/>
              <w:tab w:val="right" w:leader="dot" w:pos="10070"/>
            </w:tabs>
            <w:rPr>
              <w:rFonts w:eastAsiaTheme="minorEastAsia" w:cs="Times New Roman"/>
              <w:noProof/>
              <w:kern w:val="2"/>
              <w:szCs w:val="24"/>
              <w:lang w:eastAsia="el-GR"/>
              <w14:ligatures w14:val="standardContextual"/>
            </w:rPr>
          </w:pPr>
          <w:hyperlink w:anchor="_Toc227411791" w:history="1">
            <w:r w:rsidRPr="00563841">
              <w:rPr>
                <w:rStyle w:val="Hyperlink"/>
                <w:rFonts w:cs="Times New Roman"/>
                <w:noProof/>
                <w:lang w:val="en-US"/>
              </w:rPr>
              <w:t>5</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Βιβλιογραφία</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_Toc227411791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43</w:t>
            </w:r>
            <w:r w:rsidRPr="00563841">
              <w:rPr>
                <w:rFonts w:cs="Times New Roman"/>
                <w:noProof/>
                <w:webHidden/>
              </w:rPr>
              <w:fldChar w:fldCharType="end"/>
            </w:r>
          </w:hyperlink>
        </w:p>
        <w:p w14:paraId="6869BEF0" w14:textId="1F64E486" w:rsidR="00EA0C6E" w:rsidRPr="00563841" w:rsidRDefault="00EA0C6E">
          <w:pPr>
            <w:pStyle w:val="TOC1"/>
            <w:tabs>
              <w:tab w:val="left" w:pos="480"/>
              <w:tab w:val="right" w:leader="dot" w:pos="10070"/>
            </w:tabs>
            <w:rPr>
              <w:rFonts w:eastAsiaTheme="minorEastAsia" w:cs="Times New Roman"/>
              <w:noProof/>
              <w:kern w:val="2"/>
              <w:szCs w:val="24"/>
              <w:lang w:eastAsia="el-GR"/>
              <w14:ligatures w14:val="standardContextual"/>
            </w:rPr>
          </w:pPr>
          <w:hyperlink w:anchor="_Toc227411792" w:history="1">
            <w:r w:rsidRPr="00563841">
              <w:rPr>
                <w:rStyle w:val="Hyperlink"/>
                <w:rFonts w:cs="Times New Roman"/>
                <w:noProof/>
              </w:rPr>
              <w:t>6</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Παράρτημα</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_Toc227411792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47</w:t>
            </w:r>
            <w:r w:rsidRPr="00563841">
              <w:rPr>
                <w:rFonts w:cs="Times New Roman"/>
                <w:noProof/>
                <w:webHidden/>
              </w:rPr>
              <w:fldChar w:fldCharType="end"/>
            </w:r>
          </w:hyperlink>
        </w:p>
        <w:p w14:paraId="3BCEFB38" w14:textId="11D4C09A" w:rsidR="00EA0C6E" w:rsidRPr="00563841" w:rsidRDefault="00EA0C6E">
          <w:pPr>
            <w:pStyle w:val="TOC2"/>
            <w:rPr>
              <w:rFonts w:eastAsiaTheme="minorEastAsia" w:cs="Times New Roman"/>
              <w:b w:val="0"/>
              <w:bCs w:val="0"/>
              <w:kern w:val="2"/>
              <w:szCs w:val="24"/>
              <w:lang w:eastAsia="el-GR"/>
              <w14:ligatures w14:val="standardContextual"/>
            </w:rPr>
          </w:pPr>
          <w:hyperlink w:anchor="_Toc227411793" w:history="1">
            <w:r w:rsidRPr="00563841">
              <w:rPr>
                <w:rStyle w:val="Hyperlink"/>
                <w:rFonts w:cs="Times New Roman"/>
                <w:b w:val="0"/>
                <w:bCs w:val="0"/>
                <w:lang w:val="en-US"/>
              </w:rPr>
              <w:t>6.1</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Διαγράμματα ροής αλγορίθμων</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_Toc227411793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47</w:t>
            </w:r>
            <w:r w:rsidRPr="00563841">
              <w:rPr>
                <w:rFonts w:cs="Times New Roman"/>
                <w:b w:val="0"/>
                <w:bCs w:val="0"/>
                <w:webHidden/>
              </w:rPr>
              <w:fldChar w:fldCharType="end"/>
            </w:r>
          </w:hyperlink>
        </w:p>
        <w:p w14:paraId="0E8871C2" w14:textId="1C1FE17D"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94" w:history="1">
            <w:r w:rsidRPr="00563841">
              <w:rPr>
                <w:rStyle w:val="Hyperlink"/>
                <w:rFonts w:cs="Times New Roman"/>
                <w:noProof/>
              </w:rPr>
              <w:t>6.1.1</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 xml:space="preserve">Διάγραμμα ροής του αλγορίθμου </w:t>
            </w:r>
            <w:r w:rsidRPr="00563841">
              <w:rPr>
                <w:rStyle w:val="Hyperlink"/>
                <w:rFonts w:cs="Times New Roman"/>
                <w:noProof/>
                <w:lang w:val="en-US"/>
              </w:rPr>
              <w:t>A</w:t>
            </w:r>
            <w:r w:rsidRPr="00563841">
              <w:rPr>
                <w:rStyle w:val="Hyperlink"/>
                <w:rFonts w:cs="Times New Roman"/>
                <w:noProof/>
              </w:rPr>
              <w:t>*</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_Toc227411794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47</w:t>
            </w:r>
            <w:r w:rsidRPr="00563841">
              <w:rPr>
                <w:rFonts w:cs="Times New Roman"/>
                <w:noProof/>
                <w:webHidden/>
              </w:rPr>
              <w:fldChar w:fldCharType="end"/>
            </w:r>
          </w:hyperlink>
        </w:p>
        <w:p w14:paraId="2380CDDC" w14:textId="21680338"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95" w:history="1">
            <w:r w:rsidRPr="00563841">
              <w:rPr>
                <w:rStyle w:val="Hyperlink"/>
                <w:rFonts w:cs="Times New Roman"/>
                <w:noProof/>
              </w:rPr>
              <w:t>6.1.2</w:t>
            </w:r>
            <w:r w:rsidRPr="00563841">
              <w:rPr>
                <w:rFonts w:eastAsiaTheme="minorEastAsia" w:cs="Times New Roman"/>
                <w:noProof/>
                <w:kern w:val="2"/>
                <w:szCs w:val="24"/>
                <w:lang w:eastAsia="el-GR"/>
                <w14:ligatures w14:val="standardContextual"/>
              </w:rPr>
              <w:tab/>
            </w:r>
            <w:r w:rsidRPr="00563841">
              <w:rPr>
                <w:rStyle w:val="Hyperlink"/>
                <w:rFonts w:cs="Times New Roman"/>
                <w:noProof/>
              </w:rPr>
              <w:t xml:space="preserve">Ο αλγόριθμος </w:t>
            </w:r>
            <w:r w:rsidRPr="00563841">
              <w:rPr>
                <w:rStyle w:val="Hyperlink"/>
                <w:rFonts w:cs="Times New Roman"/>
                <w:noProof/>
                <w:lang w:val="en-US"/>
              </w:rPr>
              <w:t>D</w:t>
            </w:r>
            <w:r w:rsidRPr="00563841">
              <w:rPr>
                <w:rStyle w:val="Hyperlink"/>
                <w:rFonts w:cs="Times New Roman"/>
                <w:noProof/>
              </w:rPr>
              <w:t>*</w:t>
            </w:r>
            <w:r w:rsidRPr="00563841">
              <w:rPr>
                <w:rStyle w:val="Hyperlink"/>
                <w:rFonts w:cs="Times New Roman"/>
                <w:noProof/>
                <w:lang w:val="en-US"/>
              </w:rPr>
              <w:t>lite</w:t>
            </w:r>
            <w:r w:rsidRPr="00563841">
              <w:rPr>
                <w:rStyle w:val="Hyperlink"/>
                <w:rFonts w:cs="Times New Roman"/>
                <w:noProof/>
              </w:rPr>
              <w:t xml:space="preserve"> και το διάγραμμα ροής του</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_Toc227411795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47</w:t>
            </w:r>
            <w:r w:rsidRPr="00563841">
              <w:rPr>
                <w:rFonts w:cs="Times New Roman"/>
                <w:noProof/>
                <w:webHidden/>
              </w:rPr>
              <w:fldChar w:fldCharType="end"/>
            </w:r>
          </w:hyperlink>
        </w:p>
        <w:p w14:paraId="1F66351C" w14:textId="58235D4D" w:rsidR="00EA0C6E" w:rsidRPr="00563841" w:rsidRDefault="00EA0C6E">
          <w:pPr>
            <w:pStyle w:val="TOC2"/>
            <w:rPr>
              <w:rFonts w:eastAsiaTheme="minorEastAsia" w:cs="Times New Roman"/>
              <w:b w:val="0"/>
              <w:bCs w:val="0"/>
              <w:kern w:val="2"/>
              <w:szCs w:val="24"/>
              <w:lang w:eastAsia="el-GR"/>
              <w14:ligatures w14:val="standardContextual"/>
            </w:rPr>
          </w:pPr>
          <w:hyperlink w:anchor="_Toc227411796" w:history="1">
            <w:r w:rsidRPr="00563841">
              <w:rPr>
                <w:rStyle w:val="Hyperlink"/>
                <w:rFonts w:cs="Times New Roman"/>
                <w:b w:val="0"/>
                <w:bCs w:val="0"/>
              </w:rPr>
              <w:t>6.2</w:t>
            </w:r>
            <w:r w:rsidRPr="00563841">
              <w:rPr>
                <w:rFonts w:eastAsiaTheme="minorEastAsia" w:cs="Times New Roman"/>
                <w:b w:val="0"/>
                <w:bCs w:val="0"/>
                <w:kern w:val="2"/>
                <w:szCs w:val="24"/>
                <w:lang w:eastAsia="el-GR"/>
                <w14:ligatures w14:val="standardContextual"/>
              </w:rPr>
              <w:tab/>
            </w:r>
            <w:r w:rsidRPr="00563841">
              <w:rPr>
                <w:rStyle w:val="Hyperlink"/>
                <w:rFonts w:cs="Times New Roman"/>
                <w:b w:val="0"/>
                <w:bCs w:val="0"/>
              </w:rPr>
              <w:t>Κώδικες που αναπτύχθηκαν και τροποποιήθηκαν για τις προσομοιώσεις</w:t>
            </w:r>
            <w:r w:rsidRPr="00563841">
              <w:rPr>
                <w:rFonts w:cs="Times New Roman"/>
                <w:b w:val="0"/>
                <w:bCs w:val="0"/>
                <w:webHidden/>
              </w:rPr>
              <w:tab/>
            </w:r>
            <w:r w:rsidRPr="00563841">
              <w:rPr>
                <w:rFonts w:cs="Times New Roman"/>
                <w:b w:val="0"/>
                <w:bCs w:val="0"/>
                <w:webHidden/>
              </w:rPr>
              <w:fldChar w:fldCharType="begin"/>
            </w:r>
            <w:r w:rsidRPr="00563841">
              <w:rPr>
                <w:rFonts w:cs="Times New Roman"/>
                <w:b w:val="0"/>
                <w:bCs w:val="0"/>
                <w:webHidden/>
              </w:rPr>
              <w:instrText xml:space="preserve"> PAGEREF _Toc227411796 \h </w:instrText>
            </w:r>
            <w:r w:rsidRPr="00563841">
              <w:rPr>
                <w:rFonts w:cs="Times New Roman"/>
                <w:b w:val="0"/>
                <w:bCs w:val="0"/>
                <w:webHidden/>
              </w:rPr>
            </w:r>
            <w:r w:rsidRPr="00563841">
              <w:rPr>
                <w:rFonts w:cs="Times New Roman"/>
                <w:b w:val="0"/>
                <w:bCs w:val="0"/>
                <w:webHidden/>
              </w:rPr>
              <w:fldChar w:fldCharType="separate"/>
            </w:r>
            <w:r w:rsidRPr="00563841">
              <w:rPr>
                <w:rFonts w:cs="Times New Roman"/>
                <w:b w:val="0"/>
                <w:bCs w:val="0"/>
                <w:webHidden/>
              </w:rPr>
              <w:t>50</w:t>
            </w:r>
            <w:r w:rsidRPr="00563841">
              <w:rPr>
                <w:rFonts w:cs="Times New Roman"/>
                <w:b w:val="0"/>
                <w:bCs w:val="0"/>
                <w:webHidden/>
              </w:rPr>
              <w:fldChar w:fldCharType="end"/>
            </w:r>
          </w:hyperlink>
        </w:p>
        <w:p w14:paraId="2F1031E3" w14:textId="454C2C0B"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97" w:history="1">
            <w:r w:rsidRPr="00563841">
              <w:rPr>
                <w:rStyle w:val="Hyperlink"/>
                <w:rFonts w:cs="Times New Roman"/>
                <w:noProof/>
                <w:lang w:val="en-US"/>
              </w:rPr>
              <w:t>6.2.1</w:t>
            </w:r>
            <w:r w:rsidRPr="00563841">
              <w:rPr>
                <w:rFonts w:eastAsiaTheme="minorEastAsia" w:cs="Times New Roman"/>
                <w:noProof/>
                <w:kern w:val="2"/>
                <w:szCs w:val="24"/>
                <w:lang w:eastAsia="el-GR"/>
                <w14:ligatures w14:val="standardContextual"/>
              </w:rPr>
              <w:tab/>
            </w:r>
            <w:r w:rsidRPr="00563841">
              <w:rPr>
                <w:rStyle w:val="Hyperlink"/>
                <w:rFonts w:cs="Times New Roman"/>
                <w:noProof/>
                <w:lang w:val="en-US"/>
              </w:rPr>
              <w:t>D*lite</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_Toc227411797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50</w:t>
            </w:r>
            <w:r w:rsidRPr="00563841">
              <w:rPr>
                <w:rFonts w:cs="Times New Roman"/>
                <w:noProof/>
                <w:webHidden/>
              </w:rPr>
              <w:fldChar w:fldCharType="end"/>
            </w:r>
          </w:hyperlink>
        </w:p>
        <w:p w14:paraId="1B56AC95" w14:textId="0FC39059" w:rsidR="00EA0C6E" w:rsidRPr="00563841"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798" w:history="1">
            <w:r w:rsidRPr="00563841">
              <w:rPr>
                <w:rStyle w:val="Hyperlink"/>
                <w:rFonts w:cs="Times New Roman"/>
                <w:noProof/>
              </w:rPr>
              <w:t>6.2.2</w:t>
            </w:r>
            <w:r w:rsidRPr="00563841">
              <w:rPr>
                <w:rFonts w:eastAsiaTheme="minorEastAsia" w:cs="Times New Roman"/>
                <w:noProof/>
                <w:kern w:val="2"/>
                <w:szCs w:val="24"/>
                <w:lang w:eastAsia="el-GR"/>
                <w14:ligatures w14:val="standardContextual"/>
              </w:rPr>
              <w:tab/>
            </w:r>
            <w:r w:rsidRPr="00563841">
              <w:rPr>
                <w:rStyle w:val="Hyperlink"/>
                <w:rFonts w:cs="Times New Roman"/>
                <w:noProof/>
                <w:lang w:val="en-US"/>
              </w:rPr>
              <w:t>D*lite helper functions</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_Toc227411798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64</w:t>
            </w:r>
            <w:r w:rsidRPr="00563841">
              <w:rPr>
                <w:rFonts w:cs="Times New Roman"/>
                <w:noProof/>
                <w:webHidden/>
              </w:rPr>
              <w:fldChar w:fldCharType="end"/>
            </w:r>
          </w:hyperlink>
        </w:p>
        <w:p w14:paraId="67277ECF" w14:textId="045FDA07" w:rsidR="00EA0C6E" w:rsidRPr="00563841" w:rsidRDefault="00EA0C6E">
          <w:pPr>
            <w:pStyle w:val="TOC4"/>
            <w:tabs>
              <w:tab w:val="left" w:pos="1680"/>
              <w:tab w:val="right" w:leader="dot" w:pos="10070"/>
            </w:tabs>
            <w:rPr>
              <w:rFonts w:eastAsiaTheme="minorEastAsia" w:cs="Times New Roman"/>
              <w:noProof/>
              <w:kern w:val="2"/>
              <w:szCs w:val="24"/>
              <w:lang w:eastAsia="el-GR"/>
              <w14:ligatures w14:val="standardContextual"/>
            </w:rPr>
          </w:pPr>
          <w:hyperlink w:anchor="_Toc227411799" w:history="1">
            <w:r w:rsidRPr="00563841">
              <w:rPr>
                <w:rStyle w:val="Hyperlink"/>
                <w:rFonts w:cs="Times New Roman"/>
                <w:noProof/>
                <w:lang w:val="en-US"/>
              </w:rPr>
              <w:t>6.2.2.1</w:t>
            </w:r>
            <w:r w:rsidRPr="00563841">
              <w:rPr>
                <w:rFonts w:eastAsiaTheme="minorEastAsia" w:cs="Times New Roman"/>
                <w:noProof/>
                <w:kern w:val="2"/>
                <w:szCs w:val="24"/>
                <w:lang w:eastAsia="el-GR"/>
                <w14:ligatures w14:val="standardContextual"/>
              </w:rPr>
              <w:tab/>
            </w:r>
            <w:r w:rsidRPr="00563841">
              <w:rPr>
                <w:rStyle w:val="Hyperlink"/>
                <w:rFonts w:cs="Times New Roman"/>
                <w:noProof/>
                <w:lang w:val="en-US"/>
              </w:rPr>
              <w:t>D*lite common</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_Toc227411799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64</w:t>
            </w:r>
            <w:r w:rsidRPr="00563841">
              <w:rPr>
                <w:rFonts w:cs="Times New Roman"/>
                <w:noProof/>
                <w:webHidden/>
              </w:rPr>
              <w:fldChar w:fldCharType="end"/>
            </w:r>
          </w:hyperlink>
        </w:p>
        <w:p w14:paraId="7138AB41" w14:textId="53B1F0A0" w:rsidR="00EA0C6E" w:rsidRPr="00563841" w:rsidRDefault="00EA0C6E">
          <w:pPr>
            <w:pStyle w:val="TOC4"/>
            <w:tabs>
              <w:tab w:val="left" w:pos="1680"/>
              <w:tab w:val="right" w:leader="dot" w:pos="10070"/>
            </w:tabs>
            <w:rPr>
              <w:rFonts w:eastAsiaTheme="minorEastAsia" w:cs="Times New Roman"/>
              <w:noProof/>
              <w:kern w:val="2"/>
              <w:szCs w:val="24"/>
              <w:lang w:eastAsia="el-GR"/>
              <w14:ligatures w14:val="standardContextual"/>
            </w:rPr>
          </w:pPr>
          <w:hyperlink w:anchor="_Toc227411800" w:history="1">
            <w:r w:rsidRPr="00563841">
              <w:rPr>
                <w:rStyle w:val="Hyperlink"/>
                <w:rFonts w:cs="Times New Roman"/>
                <w:noProof/>
                <w:lang w:val="en-US"/>
              </w:rPr>
              <w:t>6.2.2.2</w:t>
            </w:r>
            <w:r w:rsidRPr="00563841">
              <w:rPr>
                <w:rFonts w:eastAsiaTheme="minorEastAsia" w:cs="Times New Roman"/>
                <w:noProof/>
                <w:kern w:val="2"/>
                <w:szCs w:val="24"/>
                <w:lang w:eastAsia="el-GR"/>
                <w14:ligatures w14:val="standardContextual"/>
              </w:rPr>
              <w:tab/>
            </w:r>
            <w:r w:rsidRPr="00563841">
              <w:rPr>
                <w:rStyle w:val="Hyperlink"/>
                <w:rFonts w:cs="Times New Roman"/>
                <w:noProof/>
                <w:lang w:val="en-US"/>
              </w:rPr>
              <w:t>D*lite continuous</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_Toc227411800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65</w:t>
            </w:r>
            <w:r w:rsidRPr="00563841">
              <w:rPr>
                <w:rFonts w:cs="Times New Roman"/>
                <w:noProof/>
                <w:webHidden/>
              </w:rPr>
              <w:fldChar w:fldCharType="end"/>
            </w:r>
          </w:hyperlink>
        </w:p>
        <w:p w14:paraId="260ED793" w14:textId="139BEE79" w:rsidR="00EA0C6E" w:rsidRPr="00EA0C6E" w:rsidRDefault="00EA0C6E">
          <w:pPr>
            <w:pStyle w:val="TOC3"/>
            <w:tabs>
              <w:tab w:val="left" w:pos="1440"/>
              <w:tab w:val="right" w:leader="dot" w:pos="10070"/>
            </w:tabs>
            <w:rPr>
              <w:rFonts w:eastAsiaTheme="minorEastAsia" w:cs="Times New Roman"/>
              <w:noProof/>
              <w:kern w:val="2"/>
              <w:szCs w:val="24"/>
              <w:lang w:eastAsia="el-GR"/>
              <w14:ligatures w14:val="standardContextual"/>
            </w:rPr>
          </w:pPr>
          <w:hyperlink w:anchor="_Toc227411801" w:history="1">
            <w:r w:rsidRPr="00563841">
              <w:rPr>
                <w:rStyle w:val="Hyperlink"/>
                <w:rFonts w:cs="Times New Roman"/>
                <w:noProof/>
                <w:lang w:val="en-US"/>
              </w:rPr>
              <w:t>6.2.3</w:t>
            </w:r>
            <w:r w:rsidRPr="00563841">
              <w:rPr>
                <w:rFonts w:eastAsiaTheme="minorEastAsia" w:cs="Times New Roman"/>
                <w:noProof/>
                <w:kern w:val="2"/>
                <w:szCs w:val="24"/>
                <w:lang w:eastAsia="el-GR"/>
                <w14:ligatures w14:val="standardContextual"/>
              </w:rPr>
              <w:tab/>
            </w:r>
            <w:r w:rsidRPr="00563841">
              <w:rPr>
                <w:rStyle w:val="Hyperlink"/>
                <w:rFonts w:cs="Times New Roman"/>
                <w:noProof/>
                <w:lang w:val="en-US"/>
              </w:rPr>
              <w:t>Pathfinding metrics</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_Toc227411801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69</w:t>
            </w:r>
            <w:r w:rsidRPr="00563841">
              <w:rPr>
                <w:rFonts w:cs="Times New Roman"/>
                <w:noProof/>
                <w:webHidden/>
              </w:rPr>
              <w:fldChar w:fldCharType="end"/>
            </w:r>
          </w:hyperlink>
        </w:p>
        <w:p w14:paraId="783AF5DE" w14:textId="2A8CD8CA" w:rsidR="00D668B8" w:rsidRPr="00563841" w:rsidRDefault="000615BB" w:rsidP="00AF0E14">
          <w:pPr>
            <w:rPr>
              <w:rFonts w:cs="Times New Roman"/>
            </w:rPr>
          </w:pPr>
          <w:r w:rsidRPr="00EA0C6E">
            <w:rPr>
              <w:rFonts w:cs="Times New Roman"/>
            </w:rPr>
            <w:lastRenderedPageBreak/>
            <w:fldChar w:fldCharType="end"/>
          </w:r>
        </w:p>
      </w:sdtContent>
    </w:sdt>
    <w:p w14:paraId="0F87C1CF" w14:textId="7F5EC092" w:rsidR="00D668B8" w:rsidRPr="00EA0C6E" w:rsidRDefault="00D668B8" w:rsidP="0042307A">
      <w:pPr>
        <w:rPr>
          <w:rFonts w:cs="Times New Roman"/>
          <w:b/>
          <w:bCs/>
          <w:sz w:val="32"/>
          <w:szCs w:val="28"/>
        </w:rPr>
      </w:pPr>
      <w:r w:rsidRPr="00EA0C6E">
        <w:rPr>
          <w:rFonts w:cs="Times New Roman"/>
          <w:b/>
          <w:bCs/>
          <w:sz w:val="32"/>
          <w:szCs w:val="28"/>
        </w:rPr>
        <w:t>Λίστα Πινάκων</w:t>
      </w:r>
    </w:p>
    <w:p w14:paraId="2560C1F9" w14:textId="7553CA0C" w:rsidR="00EA0C6E" w:rsidRPr="00563841" w:rsidRDefault="00D668B8">
      <w:pPr>
        <w:pStyle w:val="TableofFigures"/>
        <w:tabs>
          <w:tab w:val="right" w:leader="dot" w:pos="10070"/>
        </w:tabs>
        <w:rPr>
          <w:rFonts w:eastAsiaTheme="minorEastAsia" w:cs="Times New Roman"/>
          <w:noProof/>
          <w:kern w:val="2"/>
          <w:szCs w:val="24"/>
          <w:lang w:eastAsia="el-GR"/>
          <w14:ligatures w14:val="standardContextual"/>
        </w:rPr>
      </w:pPr>
      <w:r w:rsidRPr="00563841">
        <w:rPr>
          <w:rFonts w:cs="Times New Roman"/>
        </w:rPr>
        <w:fldChar w:fldCharType="begin"/>
      </w:r>
      <w:r w:rsidRPr="00563841">
        <w:rPr>
          <w:rFonts w:cs="Times New Roman"/>
        </w:rPr>
        <w:instrText xml:space="preserve"> TOC \h \z \c "Πίνακας" </w:instrText>
      </w:r>
      <w:r w:rsidRPr="00563841">
        <w:rPr>
          <w:rFonts w:cs="Times New Roman"/>
        </w:rPr>
        <w:fldChar w:fldCharType="separate"/>
      </w:r>
      <w:hyperlink w:anchor="_Toc227411802" w:history="1">
        <w:r w:rsidR="00EA0C6E" w:rsidRPr="00563841">
          <w:rPr>
            <w:rStyle w:val="Hyperlink"/>
            <w:rFonts w:cs="Times New Roman"/>
            <w:noProof/>
          </w:rPr>
          <w:t xml:space="preserve">Πίνακας 1. Πίνακας </w:t>
        </w:r>
        <w:r w:rsidR="00EA0C6E" w:rsidRPr="00563841">
          <w:rPr>
            <w:rStyle w:val="Hyperlink"/>
            <w:rFonts w:cs="Times New Roman"/>
            <w:noProof/>
            <w:lang w:val="en-US"/>
          </w:rPr>
          <w:t>AEGL</w:t>
        </w:r>
        <w:r w:rsidR="00EA0C6E" w:rsidRPr="00563841">
          <w:rPr>
            <w:rStyle w:val="Hyperlink"/>
            <w:rFonts w:cs="Times New Roman"/>
            <w:noProof/>
          </w:rPr>
          <w:t xml:space="preserve"> για το υδρόθειο </w:t>
        </w:r>
        <m:oMath>
          <m:r>
            <m:rPr>
              <m:sty m:val="p"/>
            </m:rPr>
            <w:rPr>
              <w:rStyle w:val="Hyperlink"/>
              <w:rFonts w:ascii="Cambria Math" w:hAnsi="Cambria Math" w:cs="Times New Roman"/>
              <w:noProof/>
            </w:rPr>
            <m:t>(H2S)</m:t>
          </m:r>
        </m:oMath>
        <w:r w:rsidR="00EA0C6E" w:rsidRPr="00563841">
          <w:rPr>
            <w:rStyle w:val="Hyperlink"/>
            <w:rFonts w:cs="Times New Roman"/>
            <w:noProof/>
          </w:rPr>
          <w:t xml:space="preserve"> (Πηγή: EPA (2025))</w:t>
        </w:r>
        <w:r w:rsidR="00EA0C6E" w:rsidRPr="00563841">
          <w:rPr>
            <w:rFonts w:cs="Times New Roman"/>
            <w:noProof/>
            <w:webHidden/>
          </w:rPr>
          <w:tab/>
        </w:r>
        <w:r w:rsidR="00EA0C6E" w:rsidRPr="00563841">
          <w:rPr>
            <w:rFonts w:cs="Times New Roman"/>
            <w:noProof/>
            <w:webHidden/>
          </w:rPr>
          <w:fldChar w:fldCharType="begin"/>
        </w:r>
        <w:r w:rsidR="00EA0C6E" w:rsidRPr="00563841">
          <w:rPr>
            <w:rFonts w:cs="Times New Roman"/>
            <w:noProof/>
            <w:webHidden/>
          </w:rPr>
          <w:instrText xml:space="preserve"> PAGEREF _Toc227411802 \h </w:instrText>
        </w:r>
        <w:r w:rsidR="00EA0C6E" w:rsidRPr="00563841">
          <w:rPr>
            <w:rFonts w:cs="Times New Roman"/>
            <w:noProof/>
            <w:webHidden/>
          </w:rPr>
        </w:r>
        <w:r w:rsidR="00EA0C6E" w:rsidRPr="00563841">
          <w:rPr>
            <w:rFonts w:cs="Times New Roman"/>
            <w:noProof/>
            <w:webHidden/>
          </w:rPr>
          <w:fldChar w:fldCharType="separate"/>
        </w:r>
        <w:r w:rsidR="00EA0C6E" w:rsidRPr="00563841">
          <w:rPr>
            <w:rFonts w:cs="Times New Roman"/>
            <w:noProof/>
            <w:webHidden/>
          </w:rPr>
          <w:t>7</w:t>
        </w:r>
        <w:r w:rsidR="00EA0C6E" w:rsidRPr="00563841">
          <w:rPr>
            <w:rFonts w:cs="Times New Roman"/>
            <w:noProof/>
            <w:webHidden/>
          </w:rPr>
          <w:fldChar w:fldCharType="end"/>
        </w:r>
      </w:hyperlink>
    </w:p>
    <w:p w14:paraId="0BFE34B8" w14:textId="126EF6DD"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03" w:history="1">
        <w:r w:rsidRPr="00563841">
          <w:rPr>
            <w:rStyle w:val="Hyperlink"/>
            <w:rFonts w:cs="Times New Roman"/>
            <w:noProof/>
          </w:rPr>
          <w:t xml:space="preserve">Πίνακας 2. Πίνακας </w:t>
        </w:r>
        <w:r w:rsidRPr="00563841">
          <w:rPr>
            <w:rStyle w:val="Hyperlink"/>
            <w:rFonts w:cs="Times New Roman"/>
            <w:noProof/>
            <w:lang w:val="en-US"/>
          </w:rPr>
          <w:t>AEGL</w:t>
        </w:r>
        <w:r w:rsidRPr="00563841">
          <w:rPr>
            <w:rStyle w:val="Hyperlink"/>
            <w:rFonts w:cs="Times New Roman"/>
            <w:noProof/>
          </w:rPr>
          <w:t xml:space="preserve"> για το υδρόθειο </w:t>
        </w:r>
        <m:oMath>
          <m:r>
            <m:rPr>
              <m:sty m:val="p"/>
            </m:rPr>
            <w:rPr>
              <w:rStyle w:val="Hyperlink"/>
              <w:rFonts w:ascii="Cambria Math" w:hAnsi="Cambria Math" w:cs="Times New Roman"/>
              <w:noProof/>
            </w:rPr>
            <m:t>(H2S)</m:t>
          </m:r>
        </m:oMath>
        <w:r w:rsidRPr="00563841">
          <w:rPr>
            <w:rStyle w:val="Hyperlink"/>
            <w:rFonts w:cs="Times New Roman"/>
            <w:noProof/>
          </w:rPr>
          <w:t xml:space="preserve"> μετά από διορθώσεις για την προσομοίωση</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_Toc227411803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22</w:t>
        </w:r>
        <w:r w:rsidRPr="00563841">
          <w:rPr>
            <w:rFonts w:cs="Times New Roman"/>
            <w:noProof/>
            <w:webHidden/>
          </w:rPr>
          <w:fldChar w:fldCharType="end"/>
        </w:r>
      </w:hyperlink>
    </w:p>
    <w:p w14:paraId="3239205B" w14:textId="384429FC"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04" w:history="1">
        <w:r w:rsidRPr="00563841">
          <w:rPr>
            <w:rStyle w:val="Hyperlink"/>
            <w:rFonts w:cs="Times New Roman"/>
            <w:noProof/>
          </w:rPr>
          <w:t>Πίνακας 3. Αποτελέσματα παλιότερης προσομοίωσης για τη διασπορά υδρόθειου (</w:t>
        </w:r>
        <m:oMath>
          <m:r>
            <m:rPr>
              <m:sty m:val="p"/>
            </m:rPr>
            <w:rPr>
              <w:rStyle w:val="Hyperlink"/>
              <w:rFonts w:ascii="Cambria Math" w:hAnsi="Cambria Math" w:cs="Times New Roman"/>
              <w:noProof/>
            </w:rPr>
            <m:t>H2S</m:t>
          </m:r>
        </m:oMath>
        <w:r w:rsidRPr="00563841">
          <w:rPr>
            <w:rStyle w:val="Hyperlink"/>
            <w:rFonts w:cs="Times New Roman"/>
            <w:noProof/>
          </w:rPr>
          <w:t xml:space="preserve">) στις εγκαταστάσεις της </w:t>
        </w:r>
        <w:r w:rsidRPr="00563841">
          <w:rPr>
            <w:rStyle w:val="Hyperlink"/>
            <w:rFonts w:cs="Times New Roman"/>
            <w:noProof/>
            <w:lang w:val="en-US"/>
          </w:rPr>
          <w:t>Qatargas</w:t>
        </w:r>
        <w:r w:rsidRPr="00563841">
          <w:rPr>
            <w:rStyle w:val="Hyperlink"/>
            <w:rFonts w:cs="Times New Roman"/>
            <w:noProof/>
          </w:rPr>
          <w:t xml:space="preserve"> στο </w:t>
        </w:r>
        <w:r w:rsidRPr="00563841">
          <w:rPr>
            <w:rStyle w:val="Hyperlink"/>
            <w:rFonts w:cs="Times New Roman"/>
            <w:noProof/>
            <w:lang w:val="en-US"/>
          </w:rPr>
          <w:t>Ras</w:t>
        </w:r>
        <w:r w:rsidRPr="00563841">
          <w:rPr>
            <w:rStyle w:val="Hyperlink"/>
            <w:rFonts w:cs="Times New Roman"/>
            <w:noProof/>
          </w:rPr>
          <w:t xml:space="preserve"> </w:t>
        </w:r>
        <w:r w:rsidRPr="00563841">
          <w:rPr>
            <w:rStyle w:val="Hyperlink"/>
            <w:rFonts w:cs="Times New Roman"/>
            <w:noProof/>
            <w:lang w:val="en-US"/>
          </w:rPr>
          <w:t>Laffan</w:t>
        </w:r>
        <w:r w:rsidRPr="00563841">
          <w:rPr>
            <w:rStyle w:val="Hyperlink"/>
            <w:rFonts w:cs="Times New Roman"/>
            <w:noProof/>
          </w:rPr>
          <w:t xml:space="preserve"> (Argyropoulos et al., 2017)</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_Toc227411804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25</w:t>
        </w:r>
        <w:r w:rsidRPr="00563841">
          <w:rPr>
            <w:rFonts w:cs="Times New Roman"/>
            <w:noProof/>
            <w:webHidden/>
          </w:rPr>
          <w:fldChar w:fldCharType="end"/>
        </w:r>
      </w:hyperlink>
    </w:p>
    <w:p w14:paraId="549B0EA9" w14:textId="5108221A"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05" w:history="1">
        <w:r w:rsidRPr="00563841">
          <w:rPr>
            <w:rStyle w:val="Hyperlink"/>
            <w:rFonts w:cs="Times New Roman"/>
            <w:noProof/>
          </w:rPr>
          <w:t xml:space="preserve">Πίνακας 4. Χρησιμοποιώντας δεδομένα του ατυχήματος του </w:t>
        </w:r>
        <w:r w:rsidRPr="00563841">
          <w:rPr>
            <w:rStyle w:val="Hyperlink"/>
            <w:rFonts w:cs="Times New Roman"/>
            <w:noProof/>
            <w:lang w:val="en-US"/>
          </w:rPr>
          <w:t>PEMEX</w:t>
        </w:r>
        <w:r w:rsidRPr="00563841">
          <w:rPr>
            <w:rStyle w:val="Hyperlink"/>
            <w:rFonts w:cs="Times New Roman"/>
            <w:noProof/>
          </w:rPr>
          <w:t xml:space="preserve"> και με τις Εξισώσεις 11 και 12 συμπληρώθηκαν οι.</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_Toc227411805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27</w:t>
        </w:r>
        <w:r w:rsidRPr="00563841">
          <w:rPr>
            <w:rFonts w:cs="Times New Roman"/>
            <w:noProof/>
            <w:webHidden/>
          </w:rPr>
          <w:fldChar w:fldCharType="end"/>
        </w:r>
      </w:hyperlink>
    </w:p>
    <w:p w14:paraId="5B8E4DCC" w14:textId="6A2F20C2"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06" w:history="1">
        <w:r w:rsidRPr="00563841">
          <w:rPr>
            <w:rStyle w:val="Hyperlink"/>
            <w:rFonts w:cs="Times New Roman"/>
            <w:noProof/>
          </w:rPr>
          <w:t>Πίνακας 5. Σενάρια διαδοχικής πολυπλοκότητας για την αξιολόγηση των ΑΕΔ.</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_Toc227411806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29</w:t>
        </w:r>
        <w:r w:rsidRPr="00563841">
          <w:rPr>
            <w:rFonts w:cs="Times New Roman"/>
            <w:noProof/>
            <w:webHidden/>
          </w:rPr>
          <w:fldChar w:fldCharType="end"/>
        </w:r>
      </w:hyperlink>
    </w:p>
    <w:p w14:paraId="7D4B743B" w14:textId="415F9305"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07" w:history="1">
        <w:r w:rsidRPr="00563841">
          <w:rPr>
            <w:rStyle w:val="Hyperlink"/>
            <w:rFonts w:cs="Times New Roman"/>
            <w:noProof/>
          </w:rPr>
          <w:t>Πίνακας 6. Αποτελέσματα προσομοίωσης για το Σενάριο 1.</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_Toc227411807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31</w:t>
        </w:r>
        <w:r w:rsidRPr="00563841">
          <w:rPr>
            <w:rFonts w:cs="Times New Roman"/>
            <w:noProof/>
            <w:webHidden/>
          </w:rPr>
          <w:fldChar w:fldCharType="end"/>
        </w:r>
      </w:hyperlink>
    </w:p>
    <w:p w14:paraId="52B6F591" w14:textId="06D0A284"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08" w:history="1">
        <w:r w:rsidRPr="00563841">
          <w:rPr>
            <w:rStyle w:val="Hyperlink"/>
            <w:rFonts w:cs="Times New Roman"/>
            <w:noProof/>
          </w:rPr>
          <w:t>Πίνακας 7. Αποτελέσματα προσομοίωσης για το Σενάριο 2.</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_Toc227411808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31</w:t>
        </w:r>
        <w:r w:rsidRPr="00563841">
          <w:rPr>
            <w:rFonts w:cs="Times New Roman"/>
            <w:noProof/>
            <w:webHidden/>
          </w:rPr>
          <w:fldChar w:fldCharType="end"/>
        </w:r>
      </w:hyperlink>
    </w:p>
    <w:p w14:paraId="4FF79883" w14:textId="051CCB17"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09" w:history="1">
        <w:r w:rsidRPr="00563841">
          <w:rPr>
            <w:rStyle w:val="Hyperlink"/>
            <w:rFonts w:cs="Times New Roman"/>
            <w:noProof/>
          </w:rPr>
          <w:t>Πίνακας 8. Αποτελέσματα προσομοίωσης για το Σενάριο 3.</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_Toc227411809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32</w:t>
        </w:r>
        <w:r w:rsidRPr="00563841">
          <w:rPr>
            <w:rFonts w:cs="Times New Roman"/>
            <w:noProof/>
            <w:webHidden/>
          </w:rPr>
          <w:fldChar w:fldCharType="end"/>
        </w:r>
      </w:hyperlink>
    </w:p>
    <w:p w14:paraId="68A2B573" w14:textId="0DD4EA25"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10" w:history="1">
        <w:r w:rsidRPr="00563841">
          <w:rPr>
            <w:rStyle w:val="Hyperlink"/>
            <w:rFonts w:cs="Times New Roman"/>
            <w:noProof/>
          </w:rPr>
          <w:t>Πίνακας 9. Αποτελέσματα προσομοίωσης για το Σενάριο 4.</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_Toc227411810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32</w:t>
        </w:r>
        <w:r w:rsidRPr="00563841">
          <w:rPr>
            <w:rFonts w:cs="Times New Roman"/>
            <w:noProof/>
            <w:webHidden/>
          </w:rPr>
          <w:fldChar w:fldCharType="end"/>
        </w:r>
      </w:hyperlink>
    </w:p>
    <w:p w14:paraId="4517F124" w14:textId="47F5546C"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11" w:history="1">
        <w:r w:rsidRPr="00563841">
          <w:rPr>
            <w:rStyle w:val="Hyperlink"/>
            <w:rFonts w:cs="Times New Roman"/>
            <w:noProof/>
          </w:rPr>
          <w:t>Πίνακας 10. Σύνοψη πορισμάτων υπολογιστικού χρόνου και απόδοσης σε σύγκριση με τον ΑΕΔ του Σεναρίου 1.</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_Toc227411811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34</w:t>
        </w:r>
        <w:r w:rsidRPr="00563841">
          <w:rPr>
            <w:rFonts w:cs="Times New Roman"/>
            <w:noProof/>
            <w:webHidden/>
          </w:rPr>
          <w:fldChar w:fldCharType="end"/>
        </w:r>
      </w:hyperlink>
    </w:p>
    <w:p w14:paraId="428ACF4A" w14:textId="111E865A"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12" w:history="1">
        <w:r w:rsidRPr="00563841">
          <w:rPr>
            <w:rStyle w:val="Hyperlink"/>
            <w:rFonts w:cs="Times New Roman"/>
            <w:noProof/>
          </w:rPr>
          <w:t>Πίνακας 11. Βέλτιστοι συνδυασμοί ενεργών σημείων που παρατηρήθηκαν.</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_Toc227411812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39</w:t>
        </w:r>
        <w:r w:rsidRPr="00563841">
          <w:rPr>
            <w:rFonts w:cs="Times New Roman"/>
            <w:noProof/>
            <w:webHidden/>
          </w:rPr>
          <w:fldChar w:fldCharType="end"/>
        </w:r>
      </w:hyperlink>
    </w:p>
    <w:p w14:paraId="623F2239" w14:textId="48F2A2CC"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13" w:history="1">
        <w:r w:rsidRPr="00563841">
          <w:rPr>
            <w:rStyle w:val="Hyperlink"/>
            <w:rFonts w:cs="Times New Roman"/>
            <w:noProof/>
          </w:rPr>
          <w:t>Πίνακας 12. Χαρακτηριστικά της συσκευής όπου πραγματοποιήθηκαν οι προσομοιώσεις.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_Toc227411813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40</w:t>
        </w:r>
        <w:r w:rsidRPr="00563841">
          <w:rPr>
            <w:rFonts w:cs="Times New Roman"/>
            <w:noProof/>
            <w:webHidden/>
          </w:rPr>
          <w:fldChar w:fldCharType="end"/>
        </w:r>
      </w:hyperlink>
    </w:p>
    <w:p w14:paraId="0A466569" w14:textId="2B10C478" w:rsidR="006C2D8E" w:rsidRPr="00563841" w:rsidRDefault="00D668B8" w:rsidP="0042307A">
      <w:pPr>
        <w:rPr>
          <w:rFonts w:cs="Times New Roman"/>
        </w:rPr>
      </w:pPr>
      <w:r w:rsidRPr="00563841">
        <w:rPr>
          <w:rFonts w:cs="Times New Roman"/>
        </w:rPr>
        <w:fldChar w:fldCharType="end"/>
      </w:r>
    </w:p>
    <w:p w14:paraId="5F8B265E" w14:textId="30E63BC8" w:rsidR="00F151CE" w:rsidRPr="00EA0C6E" w:rsidRDefault="00F151CE" w:rsidP="0042307A">
      <w:pPr>
        <w:rPr>
          <w:rFonts w:cs="Times New Roman"/>
          <w:b/>
          <w:bCs/>
          <w:sz w:val="32"/>
          <w:szCs w:val="28"/>
        </w:rPr>
      </w:pPr>
      <w:r w:rsidRPr="00EA0C6E">
        <w:rPr>
          <w:rFonts w:cs="Times New Roman"/>
          <w:b/>
          <w:bCs/>
          <w:sz w:val="32"/>
          <w:szCs w:val="28"/>
        </w:rPr>
        <w:t>Λίστα Σχημάτων</w:t>
      </w:r>
    </w:p>
    <w:p w14:paraId="7569828F" w14:textId="3A8F73DD" w:rsidR="00EA0C6E" w:rsidRPr="00563841" w:rsidRDefault="00516B9E">
      <w:pPr>
        <w:pStyle w:val="TableofFigures"/>
        <w:tabs>
          <w:tab w:val="right" w:leader="dot" w:pos="10070"/>
        </w:tabs>
        <w:rPr>
          <w:rFonts w:eastAsiaTheme="minorEastAsia" w:cs="Times New Roman"/>
          <w:noProof/>
          <w:kern w:val="2"/>
          <w:szCs w:val="24"/>
          <w:lang w:eastAsia="el-GR"/>
          <w14:ligatures w14:val="standardContextual"/>
        </w:rPr>
      </w:pPr>
      <w:r w:rsidRPr="00563841">
        <w:rPr>
          <w:rFonts w:cs="Times New Roman"/>
        </w:rPr>
        <w:fldChar w:fldCharType="begin"/>
      </w:r>
      <w:r w:rsidRPr="00563841">
        <w:rPr>
          <w:rFonts w:cs="Times New Roman"/>
        </w:rPr>
        <w:instrText xml:space="preserve"> TOC \h \z \c "Σχήμα" </w:instrText>
      </w:r>
      <w:r w:rsidRPr="00563841">
        <w:rPr>
          <w:rFonts w:cs="Times New Roman"/>
        </w:rPr>
        <w:fldChar w:fldCharType="separate"/>
      </w:r>
      <w:hyperlink w:anchor="_Toc227411814" w:history="1">
        <w:r w:rsidR="00EA0C6E" w:rsidRPr="00563841">
          <w:rPr>
            <w:rStyle w:val="Hyperlink"/>
            <w:rFonts w:cs="Times New Roman"/>
            <w:noProof/>
          </w:rPr>
          <w:t xml:space="preserve">Σχήμα 1. Η προσαρμοσμένη μη γραμμική εξίσωση για την ταχύτητα του «πράκτορα» </w:t>
        </w:r>
        <m:oMath>
          <m:r>
            <m:rPr>
              <m:sty m:val="p"/>
            </m:rPr>
            <w:rPr>
              <w:rStyle w:val="Hyperlink"/>
              <w:rFonts w:ascii="Cambria Math" w:hAnsi="Cambria Math" w:cs="Times New Roman"/>
              <w:noProof/>
            </w:rPr>
            <m:t>(v)</m:t>
          </m:r>
        </m:oMath>
        <w:r w:rsidR="00EA0C6E" w:rsidRPr="00563841">
          <w:rPr>
            <w:rStyle w:val="Hyperlink"/>
            <w:rFonts w:cs="Times New Roman"/>
            <w:noProof/>
          </w:rPr>
          <w:t xml:space="preserve"> ως συνάρτηση του τοξικού φορτίου (TL) (Shaikh et al., 2020)</w:t>
        </w:r>
        <w:r w:rsidR="00EA0C6E" w:rsidRPr="00563841">
          <w:rPr>
            <w:rFonts w:cs="Times New Roman"/>
            <w:noProof/>
            <w:webHidden/>
          </w:rPr>
          <w:tab/>
        </w:r>
        <w:r w:rsidR="00EA0C6E" w:rsidRPr="00563841">
          <w:rPr>
            <w:rFonts w:cs="Times New Roman"/>
            <w:noProof/>
            <w:webHidden/>
          </w:rPr>
          <w:fldChar w:fldCharType="begin"/>
        </w:r>
        <w:r w:rsidR="00EA0C6E" w:rsidRPr="00563841">
          <w:rPr>
            <w:rFonts w:cs="Times New Roman"/>
            <w:noProof/>
            <w:webHidden/>
          </w:rPr>
          <w:instrText xml:space="preserve"> PAGEREF _Toc227411814 \h </w:instrText>
        </w:r>
        <w:r w:rsidR="00EA0C6E" w:rsidRPr="00563841">
          <w:rPr>
            <w:rFonts w:cs="Times New Roman"/>
            <w:noProof/>
            <w:webHidden/>
          </w:rPr>
        </w:r>
        <w:r w:rsidR="00EA0C6E" w:rsidRPr="00563841">
          <w:rPr>
            <w:rFonts w:cs="Times New Roman"/>
            <w:noProof/>
            <w:webHidden/>
          </w:rPr>
          <w:fldChar w:fldCharType="separate"/>
        </w:r>
        <w:r w:rsidR="00EA0C6E" w:rsidRPr="00563841">
          <w:rPr>
            <w:rFonts w:cs="Times New Roman"/>
            <w:noProof/>
            <w:webHidden/>
          </w:rPr>
          <w:t>8</w:t>
        </w:r>
        <w:r w:rsidR="00EA0C6E" w:rsidRPr="00563841">
          <w:rPr>
            <w:rFonts w:cs="Times New Roman"/>
            <w:noProof/>
            <w:webHidden/>
          </w:rPr>
          <w:fldChar w:fldCharType="end"/>
        </w:r>
      </w:hyperlink>
    </w:p>
    <w:p w14:paraId="6BC298A4" w14:textId="37B40788"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15" w:history="1">
        <w:r w:rsidRPr="00563841">
          <w:rPr>
            <w:rStyle w:val="Hyperlink"/>
            <w:rFonts w:cs="Times New Roman"/>
            <w:noProof/>
          </w:rPr>
          <w:t>Σχήμα 2. Σχηματική αναπαράσταση της εκτέλεσης του αλγορίθμου A*. Από αριστερά προς τα δεξιά παρουσιάζεται πώς ο αλγόριθμος εξερευνάει το περιβάλλον του, δημιουργώντας τους κόμβους – παιδιά και τοποθετώντας τους στην Ανοιχτή Λίστα (πράσινοι κόμβοι), αφότου εξετασθούν προστίθενται στην Κλειστή Λίστα (κόκκινοι κόμβοι) και η χρήση της σχέσης παιδιού – γονέα για τον προσδιορισμό της βέλτιστης διαδρομής (μωβ κόμβοι) (Tim, 2020).</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_Toc227411815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11</w:t>
        </w:r>
        <w:r w:rsidRPr="00563841">
          <w:rPr>
            <w:rFonts w:cs="Times New Roman"/>
            <w:noProof/>
            <w:webHidden/>
          </w:rPr>
          <w:fldChar w:fldCharType="end"/>
        </w:r>
      </w:hyperlink>
    </w:p>
    <w:p w14:paraId="2366AC9D" w14:textId="3FA39C45"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16" w:history="1">
        <w:r w:rsidRPr="00563841">
          <w:rPr>
            <w:rStyle w:val="Hyperlink"/>
            <w:rFonts w:cs="Times New Roman"/>
            <w:noProof/>
          </w:rPr>
          <w:t xml:space="preserve">Σχήμα 3. Σχηματική αναπαράσταση της εκτέλεσης του αλγορίθμου </w:t>
        </w:r>
        <w:r w:rsidRPr="00563841">
          <w:rPr>
            <w:rStyle w:val="Hyperlink"/>
            <w:rFonts w:cs="Times New Roman"/>
            <w:noProof/>
            <w:lang w:val="en-US"/>
          </w:rPr>
          <w:t>D</w:t>
        </w:r>
        <w:r w:rsidRPr="00563841">
          <w:rPr>
            <w:rStyle w:val="Hyperlink"/>
            <w:rFonts w:cs="Times New Roman"/>
            <w:noProof/>
          </w:rPr>
          <w:t>*</w:t>
        </w:r>
        <w:r w:rsidRPr="00563841">
          <w:rPr>
            <w:rStyle w:val="Hyperlink"/>
            <w:rFonts w:cs="Times New Roman"/>
            <w:noProof/>
            <w:lang w:val="en-US"/>
          </w:rPr>
          <w:t>lite</w:t>
        </w:r>
        <w:r w:rsidRPr="00563841">
          <w:rPr>
            <w:rStyle w:val="Hyperlink"/>
            <w:rFonts w:cs="Times New Roman"/>
            <w:noProof/>
          </w:rPr>
          <w:t>. Από αριστερά προς τα δεξιά, και από πάνω προς τα κάτω παρουσιάζεται πώς γίνεται επαναπροσδιορισμός της βέλτιστης διαδρομής (κόκκινες τελίτσες) όποτε παρατηρείται αλλαγή/εμφάνιση νέου εμποδίου στον χώρο (Rakstad, 2026).</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_Toc227411816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16</w:t>
        </w:r>
        <w:r w:rsidRPr="00563841">
          <w:rPr>
            <w:rFonts w:cs="Times New Roman"/>
            <w:noProof/>
            <w:webHidden/>
          </w:rPr>
          <w:fldChar w:fldCharType="end"/>
        </w:r>
      </w:hyperlink>
    </w:p>
    <w:p w14:paraId="34F8BF34" w14:textId="0B126E4D"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17" w:history="1">
        <w:r w:rsidRPr="00563841">
          <w:rPr>
            <w:rStyle w:val="Hyperlink"/>
            <w:rFonts w:cs="Times New Roman"/>
            <w:noProof/>
          </w:rPr>
          <w:t xml:space="preserve">Σχήμα 4. Δορυφορική απεικόνιση της εγκατάστασης της </w:t>
        </w:r>
        <w:r w:rsidRPr="00563841">
          <w:rPr>
            <w:rStyle w:val="Hyperlink"/>
            <w:rFonts w:cs="Times New Roman"/>
            <w:noProof/>
            <w:lang w:val="en-US"/>
          </w:rPr>
          <w:t>Qatargas</w:t>
        </w:r>
        <w:r w:rsidRPr="00563841">
          <w:rPr>
            <w:rStyle w:val="Hyperlink"/>
            <w:rFonts w:cs="Times New Roman"/>
            <w:noProof/>
          </w:rPr>
          <w:t>, 1:20,325 (17/03/2026) (Google Maps, 2026)</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_Toc227411817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19</w:t>
        </w:r>
        <w:r w:rsidRPr="00563841">
          <w:rPr>
            <w:rFonts w:cs="Times New Roman"/>
            <w:noProof/>
            <w:webHidden/>
          </w:rPr>
          <w:fldChar w:fldCharType="end"/>
        </w:r>
      </w:hyperlink>
    </w:p>
    <w:p w14:paraId="45CC0243" w14:textId="68B481F1"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18" w:history="1">
        <w:r w:rsidRPr="00563841">
          <w:rPr>
            <w:rStyle w:val="Hyperlink"/>
            <w:rFonts w:cs="Times New Roman"/>
            <w:noProof/>
          </w:rPr>
          <w:t xml:space="preserve">Σχήμα 5. Τροποποιημένη απεικόνιση των εγκαταστάσεων της </w:t>
        </w:r>
        <w:r w:rsidRPr="00563841">
          <w:rPr>
            <w:rStyle w:val="Hyperlink"/>
            <w:rFonts w:cs="Times New Roman"/>
            <w:noProof/>
            <w:lang w:val="en-US"/>
          </w:rPr>
          <w:t>Qatargas</w:t>
        </w:r>
        <w:r w:rsidRPr="00563841">
          <w:rPr>
            <w:rStyle w:val="Hyperlink"/>
            <w:rFonts w:cs="Times New Roman"/>
            <w:noProof/>
          </w:rPr>
          <w:t>, όπως χρησιμοποιείται στην προσομοίωση (Issa, 2024)</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_Toc227411818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20</w:t>
        </w:r>
        <w:r w:rsidRPr="00563841">
          <w:rPr>
            <w:rFonts w:cs="Times New Roman"/>
            <w:noProof/>
            <w:webHidden/>
          </w:rPr>
          <w:fldChar w:fldCharType="end"/>
        </w:r>
      </w:hyperlink>
    </w:p>
    <w:p w14:paraId="3E7F8C0C" w14:textId="0AD7F3C2"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19" w:history="1">
        <w:r w:rsidRPr="00563841">
          <w:rPr>
            <w:rStyle w:val="Hyperlink"/>
            <w:rFonts w:cs="Times New Roman"/>
            <w:noProof/>
          </w:rPr>
          <w:t xml:space="preserve">Σχήμα 6. Γραφική αναπαράσταση για τον προσδιορισμό του επίπεδου </w:t>
        </w:r>
        <w:r w:rsidRPr="00563841">
          <w:rPr>
            <w:rStyle w:val="Hyperlink"/>
            <w:rFonts w:cs="Times New Roman"/>
            <w:noProof/>
            <w:lang w:val="en-US"/>
          </w:rPr>
          <w:t>AEGL</w:t>
        </w:r>
        <w:r w:rsidRPr="00563841">
          <w:rPr>
            <w:rStyle w:val="Hyperlink"/>
            <w:rFonts w:cs="Times New Roman"/>
            <w:noProof/>
          </w:rPr>
          <w:t xml:space="preserve"> και τα συμπτώματα που παρατηρούνται στον εμπλεκόμενο όταν αυτός εκτίθεται σε ορισμένο χρόνο (</w:t>
        </w:r>
        <w:r w:rsidRPr="00563841">
          <w:rPr>
            <w:rStyle w:val="Hyperlink"/>
            <w:rFonts w:cs="Times New Roman"/>
            <w:noProof/>
            <w:lang w:val="en-US"/>
          </w:rPr>
          <w:t>sec</w:t>
        </w:r>
        <w:r w:rsidRPr="00563841">
          <w:rPr>
            <w:rStyle w:val="Hyperlink"/>
            <w:rFonts w:cs="Times New Roman"/>
            <w:noProof/>
          </w:rPr>
          <w:t>) σε γνωστή συγκέντρωση (</w:t>
        </w:r>
        <w:r w:rsidRPr="00563841">
          <w:rPr>
            <w:rStyle w:val="Hyperlink"/>
            <w:rFonts w:cs="Times New Roman"/>
            <w:noProof/>
            <w:lang w:val="en-US"/>
          </w:rPr>
          <w:t>ppm</w:t>
        </w:r>
        <w:r w:rsidRPr="00563841">
          <w:rPr>
            <w:rStyle w:val="Hyperlink"/>
            <w:rFonts w:cs="Times New Roman"/>
            <w:noProof/>
          </w:rPr>
          <w:t xml:space="preserve">) υδρόθειου </w:t>
        </w:r>
        <m:oMath>
          <m:r>
            <m:rPr>
              <m:sty m:val="p"/>
            </m:rPr>
            <w:rPr>
              <w:rStyle w:val="Hyperlink"/>
              <w:rFonts w:ascii="Cambria Math" w:hAnsi="Cambria Math" w:cs="Times New Roman"/>
              <w:noProof/>
            </w:rPr>
            <m:t>(H2S)</m:t>
          </m:r>
        </m:oMath>
        <w:r w:rsidRPr="00563841">
          <w:rPr>
            <w:rStyle w:val="Hyperlink"/>
            <w:rFonts w:cs="Times New Roman"/>
            <w:noProof/>
          </w:rPr>
          <w:t xml:space="preserve"> (Shaikh et al., 2020)</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_Toc227411819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22</w:t>
        </w:r>
        <w:r w:rsidRPr="00563841">
          <w:rPr>
            <w:rFonts w:cs="Times New Roman"/>
            <w:noProof/>
            <w:webHidden/>
          </w:rPr>
          <w:fldChar w:fldCharType="end"/>
        </w:r>
      </w:hyperlink>
    </w:p>
    <w:p w14:paraId="3E2C7BAE" w14:textId="5696FDFA"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0" w:history="1">
        <w:r w:rsidRPr="00563841">
          <w:rPr>
            <w:rStyle w:val="Hyperlink"/>
            <w:rFonts w:cs="Times New Roman"/>
            <w:noProof/>
          </w:rPr>
          <w:t>Σχήμα 7. Προτίμηση κίνησης των πρακτόρων πάνω σε δύσβατη περιοχή, λόγω αρχικής τοποθέτησής τους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_Toc227411820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24</w:t>
        </w:r>
        <w:r w:rsidRPr="00563841">
          <w:rPr>
            <w:rFonts w:cs="Times New Roman"/>
            <w:noProof/>
            <w:webHidden/>
          </w:rPr>
          <w:fldChar w:fldCharType="end"/>
        </w:r>
      </w:hyperlink>
    </w:p>
    <w:p w14:paraId="4B919B73" w14:textId="6B4321CD"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1" w:history="1">
        <w:r w:rsidRPr="00563841">
          <w:rPr>
            <w:rStyle w:val="Hyperlink"/>
            <w:rFonts w:cs="Times New Roman"/>
            <w:noProof/>
          </w:rPr>
          <w:t>Σχήμα 8. Αποτελέσματα παλιότερης προσομοίωσης για τη διασπορά υδρόθειου (</w:t>
        </w:r>
        <m:oMath>
          <m:r>
            <m:rPr>
              <m:sty m:val="p"/>
            </m:rPr>
            <w:rPr>
              <w:rStyle w:val="Hyperlink"/>
              <w:rFonts w:ascii="Cambria Math" w:hAnsi="Cambria Math" w:cs="Times New Roman"/>
              <w:noProof/>
            </w:rPr>
            <m:t>H2S</m:t>
          </m:r>
        </m:oMath>
        <w:r w:rsidRPr="00563841">
          <w:rPr>
            <w:rStyle w:val="Hyperlink"/>
            <w:rFonts w:cs="Times New Roman"/>
            <w:noProof/>
          </w:rPr>
          <w:t xml:space="preserve">) στις εγκαταστάσεις της </w:t>
        </w:r>
        <w:r w:rsidRPr="00563841">
          <w:rPr>
            <w:rStyle w:val="Hyperlink"/>
            <w:rFonts w:cs="Times New Roman"/>
            <w:noProof/>
            <w:lang w:val="en-US"/>
          </w:rPr>
          <w:t>Qatargas</w:t>
        </w:r>
        <w:r w:rsidRPr="00563841">
          <w:rPr>
            <w:rStyle w:val="Hyperlink"/>
            <w:rFonts w:cs="Times New Roman"/>
            <w:noProof/>
          </w:rPr>
          <w:t xml:space="preserve"> στο </w:t>
        </w:r>
        <w:r w:rsidRPr="00563841">
          <w:rPr>
            <w:rStyle w:val="Hyperlink"/>
            <w:rFonts w:cs="Times New Roman"/>
            <w:noProof/>
            <w:lang w:val="en-US"/>
          </w:rPr>
          <w:t>Ras</w:t>
        </w:r>
        <w:r w:rsidRPr="00563841">
          <w:rPr>
            <w:rStyle w:val="Hyperlink"/>
            <w:rFonts w:cs="Times New Roman"/>
            <w:noProof/>
          </w:rPr>
          <w:t xml:space="preserve"> </w:t>
        </w:r>
        <w:r w:rsidRPr="00563841">
          <w:rPr>
            <w:rStyle w:val="Hyperlink"/>
            <w:rFonts w:cs="Times New Roman"/>
            <w:noProof/>
            <w:lang w:val="en-US"/>
          </w:rPr>
          <w:t>Laffan</w:t>
        </w:r>
        <w:r w:rsidRPr="00563841">
          <w:rPr>
            <w:rStyle w:val="Hyperlink"/>
            <w:rFonts w:cs="Times New Roman"/>
            <w:noProof/>
          </w:rPr>
          <w:t xml:space="preserve"> (Argyropoulos et al., 2017)</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_Toc227411821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25</w:t>
        </w:r>
        <w:r w:rsidRPr="00563841">
          <w:rPr>
            <w:rFonts w:cs="Times New Roman"/>
            <w:noProof/>
            <w:webHidden/>
          </w:rPr>
          <w:fldChar w:fldCharType="end"/>
        </w:r>
      </w:hyperlink>
    </w:p>
    <w:p w14:paraId="2C05716E" w14:textId="1375D19E"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2" w:history="1">
        <w:r w:rsidRPr="00563841">
          <w:rPr>
            <w:rStyle w:val="Hyperlink"/>
            <w:rFonts w:cs="Times New Roman"/>
            <w:noProof/>
          </w:rPr>
          <w:t>Σχήμα 9. Συσχέτιση απόστασης - χρόνου παλιότερης προσομοίωσης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_Toc227411822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26</w:t>
        </w:r>
        <w:r w:rsidRPr="00563841">
          <w:rPr>
            <w:rFonts w:cs="Times New Roman"/>
            <w:noProof/>
            <w:webHidden/>
          </w:rPr>
          <w:fldChar w:fldCharType="end"/>
        </w:r>
      </w:hyperlink>
    </w:p>
    <w:p w14:paraId="67DD5CF4" w14:textId="127B7922"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3" w:history="1">
        <w:r w:rsidRPr="00563841">
          <w:rPr>
            <w:rStyle w:val="Hyperlink"/>
            <w:rFonts w:cs="Times New Roman"/>
            <w:noProof/>
          </w:rPr>
          <w:t>Σχήμα 10. Συσχέτιση απόστασης - συγκέντρωσης παλιότερης προσομοίωσης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_Toc227411823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26</w:t>
        </w:r>
        <w:r w:rsidRPr="00563841">
          <w:rPr>
            <w:rFonts w:cs="Times New Roman"/>
            <w:noProof/>
            <w:webHidden/>
          </w:rPr>
          <w:fldChar w:fldCharType="end"/>
        </w:r>
      </w:hyperlink>
    </w:p>
    <w:p w14:paraId="3243EE3C" w14:textId="06F557BA"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4" w:history="1">
        <w:r w:rsidRPr="00563841">
          <w:rPr>
            <w:rStyle w:val="Hyperlink"/>
            <w:rFonts w:cs="Times New Roman"/>
            <w:noProof/>
          </w:rPr>
          <w:t>Σχήμα 11. Σύνολο των διαδοχικών CMs όπως χρησιμοποιήθηκαν στις προσομοιώσεις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_Toc227411824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28</w:t>
        </w:r>
        <w:r w:rsidRPr="00563841">
          <w:rPr>
            <w:rFonts w:cs="Times New Roman"/>
            <w:noProof/>
            <w:webHidden/>
          </w:rPr>
          <w:fldChar w:fldCharType="end"/>
        </w:r>
      </w:hyperlink>
    </w:p>
    <w:p w14:paraId="7317355B" w14:textId="7E9A1E1D"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5" w:history="1">
        <w:r w:rsidRPr="00563841">
          <w:rPr>
            <w:rStyle w:val="Hyperlink"/>
            <w:rFonts w:cs="Times New Roman"/>
            <w:noProof/>
          </w:rPr>
          <w:t>Σχήμα 12. α) Τα αρχικά 2 σημεία συγκέντρωσης, βάσει των οποίων πραγματοποιήθηκαν οι προσομοιώσεις, β) Τα εν δυνάμει 16 σημεία συγκέντρωσης περιμετρικά της εγκατάστασης.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_Toc227411825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30</w:t>
        </w:r>
        <w:r w:rsidRPr="00563841">
          <w:rPr>
            <w:rFonts w:cs="Times New Roman"/>
            <w:noProof/>
            <w:webHidden/>
          </w:rPr>
          <w:fldChar w:fldCharType="end"/>
        </w:r>
      </w:hyperlink>
    </w:p>
    <w:p w14:paraId="5C66E1C9" w14:textId="16CA1219"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6" w:history="1">
        <w:r w:rsidRPr="00563841">
          <w:rPr>
            <w:rStyle w:val="Hyperlink"/>
            <w:rFonts w:cs="Times New Roman"/>
            <w:noProof/>
          </w:rPr>
          <w:t>Σχήμα 13. Μέσος χρόνος εύρεσης της αρχικής διαδρομής των τεσσάρων Σεναρίων.</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_Toc227411826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32</w:t>
        </w:r>
        <w:r w:rsidRPr="00563841">
          <w:rPr>
            <w:rFonts w:cs="Times New Roman"/>
            <w:noProof/>
            <w:webHidden/>
          </w:rPr>
          <w:fldChar w:fldCharType="end"/>
        </w:r>
      </w:hyperlink>
    </w:p>
    <w:p w14:paraId="71F0D46D" w14:textId="62D74D2C"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7" w:history="1">
        <w:r w:rsidRPr="00563841">
          <w:rPr>
            <w:rStyle w:val="Hyperlink"/>
            <w:rFonts w:cs="Times New Roman"/>
            <w:noProof/>
          </w:rPr>
          <w:t>Σχήμα 14. Μέσος συνολικός χρόνος εύρεσης της διαδρομής των τεσσάρων Σεναρίων.</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_Toc227411827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33</w:t>
        </w:r>
        <w:r w:rsidRPr="00563841">
          <w:rPr>
            <w:rFonts w:cs="Times New Roman"/>
            <w:noProof/>
            <w:webHidden/>
          </w:rPr>
          <w:fldChar w:fldCharType="end"/>
        </w:r>
      </w:hyperlink>
    </w:p>
    <w:p w14:paraId="3F1255D4" w14:textId="577F1FF5"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8" w:history="1">
        <w:r w:rsidRPr="00563841">
          <w:rPr>
            <w:rStyle w:val="Hyperlink"/>
            <w:rFonts w:cs="Times New Roman"/>
            <w:noProof/>
          </w:rPr>
          <w:t>Σχήμα 15. Μέσο αθροιστικό τοξικό φορτίο ανά «πράκτορα» στο τέλος της προσομοίωσης.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_Toc227411828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34</w:t>
        </w:r>
        <w:r w:rsidRPr="00563841">
          <w:rPr>
            <w:rFonts w:cs="Times New Roman"/>
            <w:noProof/>
            <w:webHidden/>
          </w:rPr>
          <w:fldChar w:fldCharType="end"/>
        </w:r>
      </w:hyperlink>
    </w:p>
    <w:p w14:paraId="3D738626" w14:textId="0979A685"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29" w:history="1">
        <w:r w:rsidRPr="00563841">
          <w:rPr>
            <w:rStyle w:val="Hyperlink"/>
            <w:rFonts w:cs="Times New Roman"/>
            <w:noProof/>
          </w:rPr>
          <w:t>Σχήμα 16. Κατανομή τοξικού φορτίου για το Σενάριο 1 για όλα τα πλήθη «πρακτόρων».</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_Toc227411829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35</w:t>
        </w:r>
        <w:r w:rsidRPr="00563841">
          <w:rPr>
            <w:rFonts w:cs="Times New Roman"/>
            <w:noProof/>
            <w:webHidden/>
          </w:rPr>
          <w:fldChar w:fldCharType="end"/>
        </w:r>
      </w:hyperlink>
    </w:p>
    <w:p w14:paraId="13EE3B5F" w14:textId="65ACEB0F"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30" w:history="1">
        <w:r w:rsidRPr="00563841">
          <w:rPr>
            <w:rStyle w:val="Hyperlink"/>
            <w:rFonts w:cs="Times New Roman"/>
            <w:noProof/>
          </w:rPr>
          <w:t>Σχήμα 17. Κατανομή τοξικού φορτίου για το Σενάριο 2 για όλα τα πλήθη «πρακτόρων».</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_Toc227411830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35</w:t>
        </w:r>
        <w:r w:rsidRPr="00563841">
          <w:rPr>
            <w:rFonts w:cs="Times New Roman"/>
            <w:noProof/>
            <w:webHidden/>
          </w:rPr>
          <w:fldChar w:fldCharType="end"/>
        </w:r>
      </w:hyperlink>
    </w:p>
    <w:p w14:paraId="35685DA4" w14:textId="0139F8CD"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31" w:history="1">
        <w:r w:rsidRPr="00563841">
          <w:rPr>
            <w:rStyle w:val="Hyperlink"/>
            <w:rFonts w:cs="Times New Roman"/>
            <w:noProof/>
          </w:rPr>
          <w:t>Σχήμα 18. Κατανομή τοξικού φορτίου για το Σενάριο 3 για όλα τα πλήθη «πρακτόρων».</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_Toc227411831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36</w:t>
        </w:r>
        <w:r w:rsidRPr="00563841">
          <w:rPr>
            <w:rFonts w:cs="Times New Roman"/>
            <w:noProof/>
            <w:webHidden/>
          </w:rPr>
          <w:fldChar w:fldCharType="end"/>
        </w:r>
      </w:hyperlink>
    </w:p>
    <w:p w14:paraId="7FDD23E8" w14:textId="33D43137"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32" w:history="1">
        <w:r w:rsidRPr="00563841">
          <w:rPr>
            <w:rStyle w:val="Hyperlink"/>
            <w:rFonts w:cs="Times New Roman"/>
            <w:noProof/>
          </w:rPr>
          <w:t>Σχήμα 19. Κατανομή τοξικού φορτίου για το Σενάριο 4 για όλα τα πλήθη «πρακτόρων».</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_Toc227411832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36</w:t>
        </w:r>
        <w:r w:rsidRPr="00563841">
          <w:rPr>
            <w:rFonts w:cs="Times New Roman"/>
            <w:noProof/>
            <w:webHidden/>
          </w:rPr>
          <w:fldChar w:fldCharType="end"/>
        </w:r>
      </w:hyperlink>
    </w:p>
    <w:p w14:paraId="61B7787C" w14:textId="78B8940B"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33" w:history="1">
        <w:r w:rsidRPr="00563841">
          <w:rPr>
            <w:rStyle w:val="Hyperlink"/>
            <w:rFonts w:cs="Times New Roman"/>
            <w:noProof/>
          </w:rPr>
          <w:t>Σχήμα 20. Συχνότητα εμφάνισης σημείου συγκέντρωσης στην προσομοίωση</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_Toc227411833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37</w:t>
        </w:r>
        <w:r w:rsidRPr="00563841">
          <w:rPr>
            <w:rFonts w:cs="Times New Roman"/>
            <w:noProof/>
            <w:webHidden/>
          </w:rPr>
          <w:fldChar w:fldCharType="end"/>
        </w:r>
      </w:hyperlink>
    </w:p>
    <w:p w14:paraId="56961AF7" w14:textId="16F2F000"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34" w:history="1">
        <w:r w:rsidRPr="00563841">
          <w:rPr>
            <w:rStyle w:val="Hyperlink"/>
            <w:rFonts w:cs="Times New Roman"/>
            <w:noProof/>
          </w:rPr>
          <w:t>Σχήμα 21. Συσχέτιση υπολογιστικού κόστους με το πλήθος των ενεργών σημείων συγκέντρωσης.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_Toc227411834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38</w:t>
        </w:r>
        <w:r w:rsidRPr="00563841">
          <w:rPr>
            <w:rFonts w:cs="Times New Roman"/>
            <w:noProof/>
            <w:webHidden/>
          </w:rPr>
          <w:fldChar w:fldCharType="end"/>
        </w:r>
      </w:hyperlink>
    </w:p>
    <w:p w14:paraId="5795617A" w14:textId="3ECDC95E"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35" w:history="1">
        <w:r w:rsidRPr="00563841">
          <w:rPr>
            <w:rStyle w:val="Hyperlink"/>
            <w:rFonts w:cs="Times New Roman"/>
            <w:noProof/>
          </w:rPr>
          <w:t>Σχήμα 22. Συ</w:t>
        </w:r>
        <w:r w:rsidRPr="00563841">
          <w:rPr>
            <w:rStyle w:val="Hyperlink"/>
            <w:rFonts w:cs="Times New Roman"/>
            <w:noProof/>
          </w:rPr>
          <w:t>σ</w:t>
        </w:r>
        <w:r w:rsidRPr="00563841">
          <w:rPr>
            <w:rStyle w:val="Hyperlink"/>
            <w:rFonts w:cs="Times New Roman"/>
            <w:noProof/>
          </w:rPr>
          <w:t xml:space="preserve">χέτιση μέσου </w:t>
        </w:r>
        <w:r w:rsidRPr="00563841">
          <w:rPr>
            <w:rStyle w:val="Hyperlink"/>
            <w:rFonts w:cs="Times New Roman"/>
            <w:noProof/>
            <w:lang w:val="en-US"/>
          </w:rPr>
          <w:t>TL</w:t>
        </w:r>
        <w:r w:rsidRPr="00563841">
          <w:rPr>
            <w:rStyle w:val="Hyperlink"/>
            <w:rFonts w:cs="Times New Roman"/>
            <w:noProof/>
          </w:rPr>
          <w:t xml:space="preserve"> στο οποίο εκτίθεται ο πράκτορας με το πλήθος των ενεργών σημείων συγκέντρωσης.</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_Toc227411835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38</w:t>
        </w:r>
        <w:r w:rsidRPr="00563841">
          <w:rPr>
            <w:rFonts w:cs="Times New Roman"/>
            <w:noProof/>
            <w:webHidden/>
          </w:rPr>
          <w:fldChar w:fldCharType="end"/>
        </w:r>
      </w:hyperlink>
    </w:p>
    <w:p w14:paraId="18C966CE" w14:textId="5C1B5710"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36" w:history="1">
        <w:r w:rsidRPr="00563841">
          <w:rPr>
            <w:rStyle w:val="Hyperlink"/>
            <w:rFonts w:cs="Times New Roman"/>
            <w:noProof/>
          </w:rPr>
          <w:t xml:space="preserve">Σχήμα 23. Διάγραμμα ροής του αλγορίθμου </w:t>
        </w:r>
        <w:r w:rsidRPr="00563841">
          <w:rPr>
            <w:rStyle w:val="Hyperlink"/>
            <w:rFonts w:cs="Times New Roman"/>
            <w:noProof/>
            <w:lang w:val="en-US"/>
          </w:rPr>
          <w:t>A</w:t>
        </w:r>
        <w:r w:rsidRPr="00563841">
          <w:rPr>
            <w:rStyle w:val="Hyperlink"/>
            <w:rFonts w:cs="Times New Roman"/>
            <w:noProof/>
          </w:rPr>
          <w:t>*</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_Toc227411836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47</w:t>
        </w:r>
        <w:r w:rsidRPr="00563841">
          <w:rPr>
            <w:rFonts w:cs="Times New Roman"/>
            <w:noProof/>
            <w:webHidden/>
          </w:rPr>
          <w:fldChar w:fldCharType="end"/>
        </w:r>
      </w:hyperlink>
    </w:p>
    <w:p w14:paraId="0179AC61" w14:textId="1FF7E519" w:rsidR="00EA0C6E" w:rsidRPr="00563841" w:rsidRDefault="00EA0C6E">
      <w:pPr>
        <w:pStyle w:val="TableofFigures"/>
        <w:tabs>
          <w:tab w:val="right" w:leader="dot" w:pos="10070"/>
        </w:tabs>
        <w:rPr>
          <w:rFonts w:eastAsiaTheme="minorEastAsia" w:cs="Times New Roman"/>
          <w:noProof/>
          <w:kern w:val="2"/>
          <w:szCs w:val="24"/>
          <w:lang w:eastAsia="el-GR"/>
          <w14:ligatures w14:val="standardContextual"/>
        </w:rPr>
      </w:pPr>
      <w:hyperlink w:anchor="_Toc227411837" w:history="1">
        <w:r w:rsidRPr="00563841">
          <w:rPr>
            <w:rStyle w:val="Hyperlink"/>
            <w:rFonts w:cs="Times New Roman"/>
            <w:noProof/>
          </w:rPr>
          <w:t xml:space="preserve">Σχήμα 24. Διάγραμμα ροής του αλγορίθμου </w:t>
        </w:r>
        <w:r w:rsidRPr="00563841">
          <w:rPr>
            <w:rStyle w:val="Hyperlink"/>
            <w:rFonts w:cs="Times New Roman"/>
            <w:noProof/>
            <w:lang w:val="en-US"/>
          </w:rPr>
          <w:t>D</w:t>
        </w:r>
        <w:r w:rsidRPr="00563841">
          <w:rPr>
            <w:rStyle w:val="Hyperlink"/>
            <w:rFonts w:cs="Times New Roman"/>
            <w:noProof/>
          </w:rPr>
          <w:t>*</w:t>
        </w:r>
        <w:r w:rsidRPr="00563841">
          <w:rPr>
            <w:rStyle w:val="Hyperlink"/>
            <w:rFonts w:cs="Times New Roman"/>
            <w:noProof/>
            <w:lang w:val="en-US"/>
          </w:rPr>
          <w:t>lite</w:t>
        </w:r>
        <w:r w:rsidRPr="00563841">
          <w:rPr>
            <w:rFonts w:cs="Times New Roman"/>
            <w:noProof/>
            <w:webHidden/>
          </w:rPr>
          <w:tab/>
        </w:r>
        <w:r w:rsidRPr="00563841">
          <w:rPr>
            <w:rFonts w:cs="Times New Roman"/>
            <w:noProof/>
            <w:webHidden/>
          </w:rPr>
          <w:fldChar w:fldCharType="begin"/>
        </w:r>
        <w:r w:rsidRPr="00563841">
          <w:rPr>
            <w:rFonts w:cs="Times New Roman"/>
            <w:noProof/>
            <w:webHidden/>
          </w:rPr>
          <w:instrText xml:space="preserve"> PAGEREF _Toc227411837 \h </w:instrText>
        </w:r>
        <w:r w:rsidRPr="00563841">
          <w:rPr>
            <w:rFonts w:cs="Times New Roman"/>
            <w:noProof/>
            <w:webHidden/>
          </w:rPr>
        </w:r>
        <w:r w:rsidRPr="00563841">
          <w:rPr>
            <w:rFonts w:cs="Times New Roman"/>
            <w:noProof/>
            <w:webHidden/>
          </w:rPr>
          <w:fldChar w:fldCharType="separate"/>
        </w:r>
        <w:r w:rsidRPr="00563841">
          <w:rPr>
            <w:rFonts w:cs="Times New Roman"/>
            <w:noProof/>
            <w:webHidden/>
          </w:rPr>
          <w:t>49</w:t>
        </w:r>
        <w:r w:rsidRPr="00563841">
          <w:rPr>
            <w:rFonts w:cs="Times New Roman"/>
            <w:noProof/>
            <w:webHidden/>
          </w:rPr>
          <w:fldChar w:fldCharType="end"/>
        </w:r>
      </w:hyperlink>
    </w:p>
    <w:p w14:paraId="7A18CBC2" w14:textId="33D6B9EA" w:rsidR="004A3120" w:rsidRPr="00EA0C6E" w:rsidRDefault="00516B9E" w:rsidP="0042307A">
      <w:pPr>
        <w:rPr>
          <w:rFonts w:cs="Times New Roman"/>
        </w:rPr>
        <w:sectPr w:rsidR="004A3120" w:rsidRPr="00EA0C6E" w:rsidSect="00DD5CB2">
          <w:pgSz w:w="12240" w:h="15840"/>
          <w:pgMar w:top="1340" w:right="1080" w:bottom="280" w:left="1080" w:header="723" w:footer="0" w:gutter="0"/>
          <w:pgNumType w:fmt="lowerRoman"/>
          <w:cols w:space="720"/>
        </w:sectPr>
      </w:pPr>
      <w:r w:rsidRPr="00563841">
        <w:rPr>
          <w:rFonts w:cs="Times New Roman"/>
        </w:rPr>
        <w:fldChar w:fldCharType="end"/>
      </w:r>
    </w:p>
    <w:p w14:paraId="55EF9A75" w14:textId="32D84B0C" w:rsidR="002C50F9" w:rsidRPr="00EA0C6E" w:rsidRDefault="003164C5" w:rsidP="002C50F9">
      <w:pPr>
        <w:rPr>
          <w:rFonts w:cs="Times New Roman"/>
          <w:b/>
          <w:bCs/>
          <w:sz w:val="40"/>
          <w:szCs w:val="40"/>
        </w:rPr>
      </w:pPr>
      <w:r w:rsidRPr="00EA0C6E">
        <w:rPr>
          <w:rFonts w:cs="Times New Roman"/>
          <w:b/>
          <w:bCs/>
          <w:sz w:val="40"/>
          <w:szCs w:val="40"/>
        </w:rPr>
        <w:lastRenderedPageBreak/>
        <w:t>ΠΙΝΑΚΑΣ ΣΥΜΒΟΛΩΝ</w:t>
      </w:r>
    </w:p>
    <w:tbl>
      <w:tblPr>
        <w:tblStyle w:val="GridTable5Dark-Accent1"/>
        <w:tblW w:w="5000" w:type="pct"/>
        <w:tblLook w:val="04A0" w:firstRow="1" w:lastRow="0" w:firstColumn="1" w:lastColumn="0" w:noHBand="0" w:noVBand="1"/>
      </w:tblPr>
      <w:tblGrid>
        <w:gridCol w:w="1724"/>
        <w:gridCol w:w="8346"/>
      </w:tblGrid>
      <w:tr w:rsidR="002C50F9" w:rsidRPr="00EA0C6E" w14:paraId="132B3DA5" w14:textId="77777777" w:rsidTr="002C5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7C647D8A" w14:textId="0B81D3A0" w:rsidR="002C50F9" w:rsidRPr="00EA0C6E" w:rsidRDefault="002C50F9" w:rsidP="002C50F9">
            <w:pPr>
              <w:jc w:val="left"/>
              <w:rPr>
                <w:rFonts w:cs="Times New Roman"/>
              </w:rPr>
            </w:pPr>
            <w:r w:rsidRPr="00EA0C6E">
              <w:rPr>
                <w:rFonts w:cs="Times New Roman"/>
              </w:rPr>
              <w:t>Σύμβολο</w:t>
            </w:r>
          </w:p>
        </w:tc>
        <w:tc>
          <w:tcPr>
            <w:tcW w:w="4144" w:type="pct"/>
          </w:tcPr>
          <w:p w14:paraId="36310F78" w14:textId="080330D4" w:rsidR="002C50F9" w:rsidRPr="00EA0C6E" w:rsidRDefault="002C50F9" w:rsidP="002C50F9">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Σημασία</w:t>
            </w:r>
          </w:p>
        </w:tc>
      </w:tr>
      <w:tr w:rsidR="002A0E2F" w:rsidRPr="00EA0C6E" w14:paraId="7E2C6DF0"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6DB0FEEE" w14:textId="471DC784" w:rsidR="002A0E2F" w:rsidRPr="00EA0C6E" w:rsidRDefault="002A0E2F" w:rsidP="002C50F9">
            <w:pPr>
              <w:jc w:val="left"/>
              <w:rPr>
                <w:rFonts w:cs="Times New Roman"/>
              </w:rPr>
            </w:pPr>
            <w:r w:rsidRPr="00EA0C6E">
              <w:rPr>
                <w:rFonts w:cs="Times New Roman"/>
              </w:rPr>
              <w:t>ΑΕΔ</w:t>
            </w:r>
          </w:p>
        </w:tc>
        <w:tc>
          <w:tcPr>
            <w:tcW w:w="4144" w:type="pct"/>
          </w:tcPr>
          <w:p w14:paraId="3A30D371" w14:textId="65304843" w:rsidR="002A0E2F" w:rsidRPr="00EA0C6E" w:rsidRDefault="002A0E2F" w:rsidP="002A0E2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lang w:val="en-US"/>
              </w:rPr>
              <w:t>Αλγόριθμος Εύρεσης Διαδρομ</w:t>
            </w:r>
            <w:r w:rsidRPr="00EA0C6E">
              <w:rPr>
                <w:rFonts w:cs="Times New Roman"/>
              </w:rPr>
              <w:t>ή</w:t>
            </w:r>
            <w:r w:rsidRPr="00EA0C6E">
              <w:rPr>
                <w:rFonts w:cs="Times New Roman"/>
                <w:lang w:val="en-US"/>
              </w:rPr>
              <w:t>ς</w:t>
            </w:r>
          </w:p>
        </w:tc>
      </w:tr>
      <w:tr w:rsidR="007E2862" w:rsidRPr="00EA0C6E" w14:paraId="0384433A"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0C4D47F5" w14:textId="38767A18" w:rsidR="007E2862" w:rsidRPr="00EA0C6E" w:rsidRDefault="007E2862" w:rsidP="002C50F9">
            <w:pPr>
              <w:jc w:val="left"/>
              <w:rPr>
                <w:rFonts w:cs="Times New Roman"/>
                <w:lang w:val="en-US"/>
              </w:rPr>
            </w:pPr>
            <w:r w:rsidRPr="00EA0C6E">
              <w:rPr>
                <w:rFonts w:cs="Times New Roman"/>
                <w:lang w:val="en-US"/>
              </w:rPr>
              <w:t>ABM</w:t>
            </w:r>
          </w:p>
        </w:tc>
        <w:tc>
          <w:tcPr>
            <w:tcW w:w="4144" w:type="pct"/>
          </w:tcPr>
          <w:p w14:paraId="0BCE46F1" w14:textId="3AC7070C" w:rsidR="007E2862" w:rsidRPr="00EA0C6E" w:rsidRDefault="007E2862" w:rsidP="002C50F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lang w:val="en-US"/>
              </w:rPr>
              <w:t>Agent</w:t>
            </w:r>
            <w:r w:rsidRPr="00EA0C6E">
              <w:rPr>
                <w:rFonts w:cs="Times New Roman"/>
              </w:rPr>
              <w:t>-</w:t>
            </w:r>
            <w:r w:rsidRPr="00EA0C6E">
              <w:rPr>
                <w:rFonts w:cs="Times New Roman"/>
                <w:lang w:val="en-US"/>
              </w:rPr>
              <w:t>Based</w:t>
            </w:r>
            <w:r w:rsidRPr="00EA0C6E">
              <w:rPr>
                <w:rFonts w:cs="Times New Roman"/>
              </w:rPr>
              <w:t xml:space="preserve"> </w:t>
            </w:r>
            <w:r w:rsidRPr="00EA0C6E">
              <w:rPr>
                <w:rFonts w:cs="Times New Roman"/>
                <w:lang w:val="en-US"/>
              </w:rPr>
              <w:t>Modelling</w:t>
            </w:r>
            <w:r w:rsidRPr="00EA0C6E">
              <w:rPr>
                <w:rFonts w:cs="Times New Roman"/>
              </w:rPr>
              <w:t xml:space="preserve"> (Μοντέλα Βασισμένα σε Πράκτορες)</w:t>
            </w:r>
          </w:p>
        </w:tc>
      </w:tr>
      <w:tr w:rsidR="00B0418A" w:rsidRPr="00EA0C6E" w14:paraId="34C15C4F"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3D6EB195" w14:textId="1BCF14EB" w:rsidR="00B0418A" w:rsidRPr="00EA0C6E" w:rsidRDefault="00B0418A" w:rsidP="002C50F9">
            <w:pPr>
              <w:jc w:val="left"/>
              <w:rPr>
                <w:rFonts w:cs="Times New Roman"/>
                <w:lang w:val="en-US"/>
              </w:rPr>
            </w:pPr>
            <w:r w:rsidRPr="00EA0C6E">
              <w:rPr>
                <w:rFonts w:cs="Times New Roman"/>
                <w:lang w:val="en-US"/>
              </w:rPr>
              <w:t>AEGL</w:t>
            </w:r>
          </w:p>
        </w:tc>
        <w:tc>
          <w:tcPr>
            <w:tcW w:w="4144" w:type="pct"/>
          </w:tcPr>
          <w:p w14:paraId="5A9F8515" w14:textId="0A410806" w:rsidR="00B0418A" w:rsidRPr="00EA0C6E" w:rsidRDefault="00B0418A" w:rsidP="002C50F9">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Acute Exposure Guideline Levels</w:t>
            </w:r>
          </w:p>
        </w:tc>
      </w:tr>
      <w:tr w:rsidR="00CA22DE" w:rsidRPr="00EA0C6E" w14:paraId="7C7CA130"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0A3AF9AA" w14:textId="39DF9D2B" w:rsidR="00CA22DE" w:rsidRPr="00EA0C6E" w:rsidRDefault="00CA22DE" w:rsidP="002C50F9">
            <w:pPr>
              <w:jc w:val="left"/>
              <w:rPr>
                <w:rFonts w:cs="Times New Roman"/>
                <w:lang w:val="en-US"/>
              </w:rPr>
            </w:pPr>
            <w:r w:rsidRPr="00EA0C6E">
              <w:rPr>
                <w:rFonts w:cs="Times New Roman"/>
                <w:lang w:val="en-US"/>
              </w:rPr>
              <w:t>AHP</w:t>
            </w:r>
          </w:p>
        </w:tc>
        <w:tc>
          <w:tcPr>
            <w:tcW w:w="4144" w:type="pct"/>
          </w:tcPr>
          <w:p w14:paraId="1388A708" w14:textId="4A3E86E8" w:rsidR="00CA22DE" w:rsidRPr="00EA0C6E" w:rsidRDefault="00CA22DE" w:rsidP="002C50F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t>Analytic Hierarchy Process (Αναλυτική Ιεραρχική Διαδικασία)</w:t>
            </w:r>
          </w:p>
        </w:tc>
      </w:tr>
      <w:tr w:rsidR="00F44F89" w:rsidRPr="00EA0C6E" w14:paraId="4448FEBA"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07867E90" w14:textId="351F1B4B" w:rsidR="00F44F89" w:rsidRPr="00EA0C6E" w:rsidRDefault="00F44F89" w:rsidP="002C50F9">
            <w:pPr>
              <w:jc w:val="left"/>
              <w:rPr>
                <w:rFonts w:cs="Times New Roman"/>
                <w:lang w:val="en-US"/>
              </w:rPr>
            </w:pPr>
            <w:r w:rsidRPr="00EA0C6E">
              <w:rPr>
                <w:rFonts w:cs="Times New Roman"/>
                <w:lang w:val="en-US"/>
              </w:rPr>
              <w:t>APM</w:t>
            </w:r>
          </w:p>
        </w:tc>
        <w:tc>
          <w:tcPr>
            <w:tcW w:w="4144" w:type="pct"/>
          </w:tcPr>
          <w:p w14:paraId="4DB217D4" w14:textId="49B5A887" w:rsidR="00F44F89" w:rsidRPr="00EA0C6E" w:rsidRDefault="00F44F89" w:rsidP="002C50F9">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lang w:val="en-US"/>
              </w:rPr>
              <w:t>Absolute</w:t>
            </w:r>
            <w:r w:rsidRPr="00EA0C6E">
              <w:rPr>
                <w:rFonts w:cs="Times New Roman"/>
              </w:rPr>
              <w:t xml:space="preserve"> </w:t>
            </w:r>
            <w:r w:rsidRPr="00EA0C6E">
              <w:rPr>
                <w:rFonts w:cs="Times New Roman"/>
                <w:lang w:val="en-US"/>
              </w:rPr>
              <w:t>Penalty</w:t>
            </w:r>
            <w:r w:rsidRPr="00EA0C6E">
              <w:rPr>
                <w:rFonts w:cs="Times New Roman"/>
              </w:rPr>
              <w:t xml:space="preserve"> </w:t>
            </w:r>
            <w:r w:rsidRPr="00EA0C6E">
              <w:rPr>
                <w:rFonts w:cs="Times New Roman"/>
                <w:lang w:val="en-US"/>
              </w:rPr>
              <w:t>Map</w:t>
            </w:r>
            <w:r w:rsidRPr="00EA0C6E">
              <w:rPr>
                <w:rFonts w:cs="Times New Roman"/>
              </w:rPr>
              <w:t xml:space="preserve"> (Απόλυτος Χάρτης Επιβαρύνσεων)</w:t>
            </w:r>
          </w:p>
        </w:tc>
      </w:tr>
      <w:tr w:rsidR="003257B7" w:rsidRPr="00EA0C6E" w14:paraId="337901A6"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25A7F47B" w14:textId="43E15BF4" w:rsidR="003257B7" w:rsidRPr="00EA0C6E" w:rsidRDefault="003257B7" w:rsidP="002C50F9">
            <w:pPr>
              <w:jc w:val="left"/>
              <w:rPr>
                <w:rFonts w:cs="Times New Roman"/>
                <w:lang w:val="en-US"/>
              </w:rPr>
            </w:pPr>
            <w:r w:rsidRPr="00EA0C6E">
              <w:rPr>
                <w:rFonts w:cs="Times New Roman"/>
                <w:lang w:val="en-US"/>
              </w:rPr>
              <w:t>CMs</w:t>
            </w:r>
          </w:p>
        </w:tc>
        <w:tc>
          <w:tcPr>
            <w:tcW w:w="4144" w:type="pct"/>
          </w:tcPr>
          <w:p w14:paraId="375ADA64" w14:textId="157B1A97" w:rsidR="003257B7" w:rsidRPr="00EA0C6E" w:rsidRDefault="003257B7" w:rsidP="002C50F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lang w:val="en-US"/>
              </w:rPr>
              <w:t>Concentration Maps (</w:t>
            </w:r>
            <w:r w:rsidRPr="00EA0C6E">
              <w:rPr>
                <w:rFonts w:cs="Times New Roman"/>
              </w:rPr>
              <w:t>Χάρτες Συγκέντρωσης)</w:t>
            </w:r>
          </w:p>
        </w:tc>
      </w:tr>
      <w:tr w:rsidR="00C87F32" w:rsidRPr="00EA0C6E" w14:paraId="05318CBA"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0C4CFA78" w14:textId="26CBE118" w:rsidR="00C87F32" w:rsidRPr="00EA0C6E" w:rsidRDefault="00C87F32" w:rsidP="002C50F9">
            <w:pPr>
              <w:jc w:val="left"/>
              <w:rPr>
                <w:rFonts w:cs="Times New Roman"/>
                <w:lang w:val="en-US"/>
              </w:rPr>
            </w:pPr>
            <w:r w:rsidRPr="00EA0C6E">
              <w:rPr>
                <w:rFonts w:cs="Times New Roman"/>
                <w:lang w:val="en-US"/>
              </w:rPr>
              <w:t>GBFS</w:t>
            </w:r>
          </w:p>
        </w:tc>
        <w:tc>
          <w:tcPr>
            <w:tcW w:w="4144" w:type="pct"/>
          </w:tcPr>
          <w:p w14:paraId="00317A68" w14:textId="1FA48173" w:rsidR="00C87F32" w:rsidRPr="00EA0C6E" w:rsidRDefault="00C87F32" w:rsidP="002C50F9">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w:r w:rsidRPr="00EA0C6E">
              <w:rPr>
                <w:rFonts w:cs="Times New Roman"/>
                <w:lang w:val="en-US"/>
              </w:rPr>
              <w:t>Greedy Best-First-Search</w:t>
            </w:r>
          </w:p>
        </w:tc>
      </w:tr>
      <w:tr w:rsidR="00CE24AD" w:rsidRPr="00EA0C6E" w14:paraId="79FE60D4"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7CE379AB" w14:textId="345E0080" w:rsidR="00CE24AD" w:rsidRPr="00EA0C6E" w:rsidRDefault="00CE24AD" w:rsidP="002C50F9">
            <w:pPr>
              <w:jc w:val="left"/>
              <w:rPr>
                <w:rFonts w:cs="Times New Roman"/>
                <w:lang w:val="en-US"/>
              </w:rPr>
            </w:pPr>
            <w:r w:rsidRPr="00EA0C6E">
              <w:rPr>
                <w:rFonts w:cs="Times New Roman"/>
                <w:lang w:val="en-US"/>
              </w:rPr>
              <w:t>GIMP</w:t>
            </w:r>
          </w:p>
        </w:tc>
        <w:tc>
          <w:tcPr>
            <w:tcW w:w="4144" w:type="pct"/>
          </w:tcPr>
          <w:p w14:paraId="3DBF9686" w14:textId="5586E9B9" w:rsidR="00CE24AD" w:rsidRPr="00EA0C6E" w:rsidRDefault="00CE24AD" w:rsidP="002C50F9">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GNU Image Manipulation Program</w:t>
            </w:r>
          </w:p>
        </w:tc>
      </w:tr>
      <w:tr w:rsidR="002D4AAA" w:rsidRPr="00EA0C6E" w14:paraId="463DDBCD"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0A6F2B48" w14:textId="7F5E63D1" w:rsidR="002D4AAA" w:rsidRPr="00EA0C6E" w:rsidRDefault="002D4AAA" w:rsidP="002C50F9">
            <w:pPr>
              <w:jc w:val="left"/>
              <w:rPr>
                <w:rFonts w:cs="Times New Roman"/>
                <w:lang w:val="en-US"/>
              </w:rPr>
            </w:pPr>
            <w:r w:rsidRPr="00EA0C6E">
              <w:rPr>
                <w:rFonts w:cs="Times New Roman"/>
                <w:lang w:val="en-US"/>
              </w:rPr>
              <w:t>LPA*</w:t>
            </w:r>
          </w:p>
        </w:tc>
        <w:tc>
          <w:tcPr>
            <w:tcW w:w="4144" w:type="pct"/>
          </w:tcPr>
          <w:p w14:paraId="65DC0F25" w14:textId="2C15B2E5" w:rsidR="002D4AAA" w:rsidRPr="00EA0C6E" w:rsidRDefault="002D4AAA" w:rsidP="002C50F9">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lang w:val="en-US"/>
              </w:rPr>
              <w:t>Lifelong Planning A*</w:t>
            </w:r>
          </w:p>
        </w:tc>
      </w:tr>
      <w:tr w:rsidR="00F44F89" w:rsidRPr="00EA0C6E" w14:paraId="3F68742A"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390780E3" w14:textId="3BA89010" w:rsidR="00F44F89" w:rsidRPr="00EA0C6E" w:rsidRDefault="00F44F89" w:rsidP="002C50F9">
            <w:pPr>
              <w:jc w:val="left"/>
              <w:rPr>
                <w:rFonts w:cs="Times New Roman"/>
                <w:lang w:val="en-US"/>
              </w:rPr>
            </w:pPr>
            <w:r w:rsidRPr="00EA0C6E">
              <w:rPr>
                <w:rFonts w:cs="Times New Roman"/>
                <w:lang w:val="en-US"/>
              </w:rPr>
              <w:t>PM</w:t>
            </w:r>
          </w:p>
        </w:tc>
        <w:tc>
          <w:tcPr>
            <w:tcW w:w="4144" w:type="pct"/>
          </w:tcPr>
          <w:p w14:paraId="6FE85742" w14:textId="3E46A46F" w:rsidR="00F44F89" w:rsidRPr="00EA0C6E" w:rsidRDefault="00F44F89" w:rsidP="002C50F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lang w:val="en-US"/>
              </w:rPr>
              <w:t>Penalty</w:t>
            </w:r>
            <w:r w:rsidRPr="00EA0C6E">
              <w:rPr>
                <w:rFonts w:cs="Times New Roman"/>
              </w:rPr>
              <w:t xml:space="preserve"> </w:t>
            </w:r>
            <w:r w:rsidRPr="00EA0C6E">
              <w:rPr>
                <w:rFonts w:cs="Times New Roman"/>
                <w:lang w:val="en-US"/>
              </w:rPr>
              <w:t>Map</w:t>
            </w:r>
            <w:r w:rsidRPr="00EA0C6E">
              <w:rPr>
                <w:rFonts w:cs="Times New Roman"/>
              </w:rPr>
              <w:t xml:space="preserve"> (Χάρτης Επιβαρύνσεων, Χάρτης Ποινικοποίησης)</w:t>
            </w:r>
          </w:p>
        </w:tc>
      </w:tr>
      <w:tr w:rsidR="00D14EF9" w:rsidRPr="00EA0C6E" w14:paraId="0CDAF21A"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59CAF7CC" w14:textId="75CBDFD6" w:rsidR="00D14EF9" w:rsidRPr="00EA0C6E" w:rsidRDefault="00D14EF9" w:rsidP="002C50F9">
            <w:pPr>
              <w:jc w:val="left"/>
              <w:rPr>
                <w:rFonts w:cs="Times New Roman"/>
                <w:lang w:val="en-US"/>
              </w:rPr>
            </w:pPr>
            <w:r w:rsidRPr="00EA0C6E">
              <w:rPr>
                <w:rFonts w:cs="Times New Roman"/>
                <w:lang w:val="en-US"/>
              </w:rPr>
              <w:t>RGB</w:t>
            </w:r>
          </w:p>
        </w:tc>
        <w:tc>
          <w:tcPr>
            <w:tcW w:w="4144" w:type="pct"/>
          </w:tcPr>
          <w:p w14:paraId="5A91223A" w14:textId="4C986C53" w:rsidR="00D14EF9" w:rsidRPr="00EA0C6E" w:rsidRDefault="00D14EF9" w:rsidP="002C50F9">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w:r w:rsidRPr="00EA0C6E">
              <w:rPr>
                <w:rFonts w:cs="Times New Roman"/>
                <w:lang w:val="en-US"/>
              </w:rPr>
              <w:t>Red-Green-Blue (</w:t>
            </w:r>
            <w:r w:rsidRPr="00EA0C6E">
              <w:rPr>
                <w:rFonts w:cs="Times New Roman"/>
              </w:rPr>
              <w:t>Κόκκινο</w:t>
            </w:r>
            <w:r w:rsidRPr="00EA0C6E">
              <w:rPr>
                <w:rFonts w:cs="Times New Roman"/>
                <w:lang w:val="en-US"/>
              </w:rPr>
              <w:t>-</w:t>
            </w:r>
            <w:r w:rsidRPr="00EA0C6E">
              <w:rPr>
                <w:rFonts w:cs="Times New Roman"/>
              </w:rPr>
              <w:t>Πράσινο</w:t>
            </w:r>
            <w:r w:rsidRPr="00EA0C6E">
              <w:rPr>
                <w:rFonts w:cs="Times New Roman"/>
                <w:lang w:val="en-US"/>
              </w:rPr>
              <w:t>-</w:t>
            </w:r>
            <w:r w:rsidRPr="00EA0C6E">
              <w:rPr>
                <w:rFonts w:cs="Times New Roman"/>
              </w:rPr>
              <w:t>Μπλε)</w:t>
            </w:r>
          </w:p>
        </w:tc>
      </w:tr>
      <w:tr w:rsidR="004B02E2" w:rsidRPr="00EA0C6E" w14:paraId="602BFBC9"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569ECF3B" w14:textId="4C45B1AB" w:rsidR="004B02E2" w:rsidRPr="00EA0C6E" w:rsidRDefault="004B02E2" w:rsidP="004B02E2">
            <w:pPr>
              <w:jc w:val="left"/>
              <w:rPr>
                <w:rFonts w:cs="Times New Roman"/>
                <w:lang w:val="en-US"/>
              </w:rPr>
            </w:pPr>
            <w:r w:rsidRPr="00EA0C6E">
              <w:rPr>
                <w:rFonts w:cs="Times New Roman"/>
                <w:lang w:val="en-US"/>
              </w:rPr>
              <w:t>SFM</w:t>
            </w:r>
          </w:p>
        </w:tc>
        <w:tc>
          <w:tcPr>
            <w:tcW w:w="4144" w:type="pct"/>
          </w:tcPr>
          <w:p w14:paraId="2580FB0E" w14:textId="0B83EB01" w:rsidR="004B02E2" w:rsidRPr="00EA0C6E" w:rsidRDefault="004B02E2" w:rsidP="002C50F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lang w:val="en-US"/>
              </w:rPr>
              <w:t>Social</w:t>
            </w:r>
            <w:r w:rsidRPr="00EA0C6E">
              <w:rPr>
                <w:rFonts w:cs="Times New Roman"/>
              </w:rPr>
              <w:t xml:space="preserve"> </w:t>
            </w:r>
            <w:r w:rsidRPr="00EA0C6E">
              <w:rPr>
                <w:rFonts w:cs="Times New Roman"/>
                <w:lang w:val="en-US"/>
              </w:rPr>
              <w:t>Force</w:t>
            </w:r>
            <w:r w:rsidRPr="00EA0C6E">
              <w:rPr>
                <w:rFonts w:cs="Times New Roman"/>
              </w:rPr>
              <w:t xml:space="preserve"> </w:t>
            </w:r>
            <w:r w:rsidRPr="00EA0C6E">
              <w:rPr>
                <w:rFonts w:cs="Times New Roman"/>
                <w:lang w:val="en-US"/>
              </w:rPr>
              <w:t>Model</w:t>
            </w:r>
            <w:r w:rsidRPr="00EA0C6E">
              <w:rPr>
                <w:rFonts w:cs="Times New Roman"/>
              </w:rPr>
              <w:t xml:space="preserve"> (</w:t>
            </w:r>
            <w:r w:rsidR="004F6D04" w:rsidRPr="00EA0C6E">
              <w:rPr>
                <w:rFonts w:cs="Times New Roman"/>
              </w:rPr>
              <w:t>Μοντέλα Κοινωνικών Δυνάμεων)</w:t>
            </w:r>
          </w:p>
        </w:tc>
      </w:tr>
      <w:tr w:rsidR="00122F8A" w:rsidRPr="00EA0C6E" w14:paraId="63095328"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0F520CB3" w14:textId="5FA5BFE7" w:rsidR="00122F8A" w:rsidRPr="00EA0C6E" w:rsidRDefault="00122F8A" w:rsidP="004B02E2">
            <w:pPr>
              <w:jc w:val="left"/>
              <w:rPr>
                <w:rFonts w:cs="Times New Roman"/>
                <w:lang w:val="en-US"/>
              </w:rPr>
            </w:pPr>
            <w:r w:rsidRPr="00EA0C6E">
              <w:rPr>
                <w:rFonts w:cs="Times New Roman"/>
                <w:lang w:val="en-US"/>
              </w:rPr>
              <w:t>Succ</w:t>
            </w:r>
          </w:p>
        </w:tc>
        <w:tc>
          <w:tcPr>
            <w:tcW w:w="4144" w:type="pct"/>
          </w:tcPr>
          <w:p w14:paraId="59BDD7B6" w14:textId="5A200283" w:rsidR="00122F8A" w:rsidRPr="00EA0C6E" w:rsidRDefault="00122F8A" w:rsidP="002C50F9">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w:r w:rsidRPr="00EA0C6E">
              <w:rPr>
                <w:rFonts w:cs="Times New Roman"/>
                <w:lang w:val="en-US"/>
              </w:rPr>
              <w:t>Successor (</w:t>
            </w:r>
            <w:r w:rsidRPr="00EA0C6E">
              <w:rPr>
                <w:rFonts w:cs="Times New Roman"/>
              </w:rPr>
              <w:t>Διάδοχος)</w:t>
            </w:r>
          </w:p>
        </w:tc>
      </w:tr>
      <w:tr w:rsidR="00DB106F" w:rsidRPr="00EA0C6E" w14:paraId="59F8FD33"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2CCF5BD8" w14:textId="376888BC" w:rsidR="00DB106F" w:rsidRPr="00EA0C6E" w:rsidRDefault="00DB106F" w:rsidP="004B02E2">
            <w:pPr>
              <w:jc w:val="left"/>
              <w:rPr>
                <w:rFonts w:cs="Times New Roman"/>
                <w:lang w:val="en-US"/>
              </w:rPr>
            </w:pPr>
            <w:r w:rsidRPr="00EA0C6E">
              <w:rPr>
                <w:rFonts w:cs="Times New Roman"/>
                <w:lang w:val="en-US"/>
              </w:rPr>
              <w:t>TL</w:t>
            </w:r>
          </w:p>
        </w:tc>
        <w:tc>
          <w:tcPr>
            <w:tcW w:w="4144" w:type="pct"/>
          </w:tcPr>
          <w:p w14:paraId="2A03419D" w14:textId="2AC2F0AC" w:rsidR="00DB106F" w:rsidRPr="00EA0C6E" w:rsidRDefault="00DB106F" w:rsidP="002C50F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lang w:val="en-US"/>
              </w:rPr>
              <w:t>Toxic Load (</w:t>
            </w:r>
            <w:r w:rsidRPr="00EA0C6E">
              <w:rPr>
                <w:rFonts w:cs="Times New Roman"/>
              </w:rPr>
              <w:t>Τοξικό Φορτίο)</w:t>
            </w:r>
          </w:p>
        </w:tc>
      </w:tr>
      <w:tr w:rsidR="002C50F9" w:rsidRPr="00EA0C6E" w14:paraId="132C40A6"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7CE8AE9E" w14:textId="3FD74FF4" w:rsidR="002C50F9" w:rsidRPr="00EA0C6E" w:rsidRDefault="002C50F9" w:rsidP="002C50F9">
            <w:pPr>
              <w:jc w:val="left"/>
              <w:rPr>
                <w:rFonts w:cs="Times New Roman"/>
                <w:lang w:val="en-US"/>
              </w:rPr>
            </w:pPr>
            <w:r w:rsidRPr="00EA0C6E">
              <w:rPr>
                <w:rFonts w:cs="Times New Roman"/>
                <w:lang w:val="en-US"/>
              </w:rPr>
              <w:t>WTC</w:t>
            </w:r>
          </w:p>
        </w:tc>
        <w:tc>
          <w:tcPr>
            <w:tcW w:w="4144" w:type="pct"/>
          </w:tcPr>
          <w:p w14:paraId="057FCEC6" w14:textId="32BF1635" w:rsidR="002C50F9" w:rsidRPr="00EA0C6E" w:rsidRDefault="002C50F9" w:rsidP="002C50F9">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lang w:val="en-US"/>
              </w:rPr>
              <w:t>World</w:t>
            </w:r>
            <w:r w:rsidRPr="00EA0C6E">
              <w:rPr>
                <w:rFonts w:cs="Times New Roman"/>
              </w:rPr>
              <w:t xml:space="preserve"> </w:t>
            </w:r>
            <w:r w:rsidRPr="00EA0C6E">
              <w:rPr>
                <w:rFonts w:cs="Times New Roman"/>
                <w:lang w:val="en-US"/>
              </w:rPr>
              <w:t>Trade</w:t>
            </w:r>
            <w:r w:rsidRPr="00EA0C6E">
              <w:rPr>
                <w:rFonts w:cs="Times New Roman"/>
              </w:rPr>
              <w:t xml:space="preserve"> </w:t>
            </w:r>
            <w:r w:rsidRPr="00EA0C6E">
              <w:rPr>
                <w:rFonts w:cs="Times New Roman"/>
                <w:lang w:val="en-US"/>
              </w:rPr>
              <w:t>Center</w:t>
            </w:r>
            <w:r w:rsidRPr="00EA0C6E">
              <w:rPr>
                <w:rFonts w:cs="Times New Roman"/>
              </w:rPr>
              <w:t xml:space="preserve"> (Παγκόσμιο Κέντρο Εμπορίου)</w:t>
            </w:r>
          </w:p>
        </w:tc>
      </w:tr>
    </w:tbl>
    <w:p w14:paraId="1825A713" w14:textId="77777777" w:rsidR="002C50F9" w:rsidRPr="00EA0C6E" w:rsidRDefault="002C50F9" w:rsidP="002C50F9">
      <w:pPr>
        <w:rPr>
          <w:rFonts w:cs="Times New Roman"/>
        </w:rPr>
        <w:sectPr w:rsidR="002C50F9" w:rsidRPr="00EA0C6E" w:rsidSect="00DD5CB2">
          <w:pgSz w:w="12240" w:h="15840"/>
          <w:pgMar w:top="1340" w:right="1080" w:bottom="280" w:left="1080" w:header="723" w:footer="0" w:gutter="0"/>
          <w:pgNumType w:fmt="lowerRoman"/>
          <w:cols w:space="720"/>
        </w:sectPr>
      </w:pPr>
    </w:p>
    <w:p w14:paraId="7891F0CB" w14:textId="3BA75ADA" w:rsidR="00D172BA" w:rsidRPr="00EA0C6E" w:rsidRDefault="00444FDB" w:rsidP="009D102C">
      <w:pPr>
        <w:pStyle w:val="Heading1"/>
        <w:rPr>
          <w:rFonts w:cs="Times New Roman"/>
        </w:rPr>
      </w:pPr>
      <w:bookmarkStart w:id="1" w:name="_Ref226809673"/>
      <w:bookmarkStart w:id="2" w:name="_Ref226809675"/>
      <w:bookmarkStart w:id="3" w:name="_Toc227411764"/>
      <w:r w:rsidRPr="00EA0C6E">
        <w:rPr>
          <w:rFonts w:cs="Times New Roman"/>
        </w:rPr>
        <w:lastRenderedPageBreak/>
        <w:t>Εισαγωγή</w:t>
      </w:r>
      <w:bookmarkEnd w:id="1"/>
      <w:bookmarkEnd w:id="2"/>
      <w:bookmarkEnd w:id="3"/>
    </w:p>
    <w:p w14:paraId="79E51FB1" w14:textId="691BA8CF" w:rsidR="00444FDB" w:rsidRPr="00EA0C6E" w:rsidRDefault="00B83870" w:rsidP="00444FDB">
      <w:pPr>
        <w:rPr>
          <w:rFonts w:cs="Times New Roman"/>
          <w:i/>
          <w:iCs/>
        </w:rPr>
      </w:pPr>
      <w:r w:rsidRPr="00EA0C6E">
        <w:rPr>
          <w:rFonts w:cs="Times New Roman"/>
          <w:i/>
          <w:iCs/>
        </w:rPr>
        <w:t>Γιατί επιλέχθηκε ο σχεδιασμός μοντέλων εκκένωσης;</w:t>
      </w:r>
    </w:p>
    <w:p w14:paraId="0B565D6E" w14:textId="0410277F" w:rsidR="00CF2085" w:rsidRPr="00EA0C6E" w:rsidRDefault="00962FED" w:rsidP="00444FDB">
      <w:pPr>
        <w:rPr>
          <w:rFonts w:cs="Times New Roman"/>
        </w:rPr>
      </w:pPr>
      <w:r w:rsidRPr="00EA0C6E">
        <w:rPr>
          <w:rFonts w:cs="Times New Roman"/>
        </w:rPr>
        <w:t xml:space="preserve">Μέσα σε μία βιομηχανική μονάδα υπάρχουν </w:t>
      </w:r>
      <w:r w:rsidR="005E5FE3" w:rsidRPr="00EA0C6E">
        <w:rPr>
          <w:rFonts w:cs="Times New Roman"/>
        </w:rPr>
        <w:t>ποικίλες</w:t>
      </w:r>
      <w:r w:rsidRPr="00EA0C6E">
        <w:rPr>
          <w:rFonts w:cs="Times New Roman"/>
        </w:rPr>
        <w:t xml:space="preserve"> πηγές κινδύνου, όπως χημικ</w:t>
      </w:r>
      <w:r w:rsidR="00E9515A" w:rsidRPr="00EA0C6E">
        <w:rPr>
          <w:rFonts w:cs="Times New Roman"/>
        </w:rPr>
        <w:t>οί παράγοντες</w:t>
      </w:r>
      <w:r w:rsidRPr="00EA0C6E">
        <w:rPr>
          <w:rFonts w:cs="Times New Roman"/>
        </w:rPr>
        <w:t xml:space="preserve">, πολύ θερμά ή ψυχρά ρεύματα, </w:t>
      </w:r>
      <w:r w:rsidR="005E5FE3" w:rsidRPr="00EA0C6E">
        <w:rPr>
          <w:rFonts w:cs="Times New Roman"/>
        </w:rPr>
        <w:t>κινούμενα μηχανήματα</w:t>
      </w:r>
      <w:r w:rsidRPr="00EA0C6E">
        <w:rPr>
          <w:rFonts w:cs="Times New Roman"/>
        </w:rPr>
        <w:t xml:space="preserve">, και ούτω καθεξής. </w:t>
      </w:r>
      <w:r w:rsidR="00AD641B" w:rsidRPr="00EA0C6E">
        <w:rPr>
          <w:rFonts w:cs="Times New Roman"/>
        </w:rPr>
        <w:t>Μία ι</w:t>
      </w:r>
      <w:commentRangeStart w:id="4"/>
      <w:r w:rsidR="005E5FE3" w:rsidRPr="00EA0C6E">
        <w:rPr>
          <w:rFonts w:cs="Times New Roman"/>
        </w:rPr>
        <w:t>διαίτερα επικίνδυνη πηγή κινδύνου είναι</w:t>
      </w:r>
      <w:commentRangeEnd w:id="4"/>
      <w:r w:rsidR="005A60ED" w:rsidRPr="00EA0C6E">
        <w:rPr>
          <w:rStyle w:val="CommentReference"/>
          <w:rFonts w:cs="Times New Roman"/>
          <w:sz w:val="24"/>
          <w:szCs w:val="22"/>
        </w:rPr>
        <w:commentReference w:id="4"/>
      </w:r>
      <w:r w:rsidRPr="00EA0C6E">
        <w:rPr>
          <w:rFonts w:cs="Times New Roman"/>
        </w:rPr>
        <w:t xml:space="preserve"> η διασπορά τοξικών αερίω</w:t>
      </w:r>
      <w:r w:rsidR="00E4734D" w:rsidRPr="00EA0C6E">
        <w:rPr>
          <w:rFonts w:cs="Times New Roman"/>
        </w:rPr>
        <w:t>ν</w:t>
      </w:r>
      <w:r w:rsidR="002F17DC" w:rsidRPr="00EA0C6E">
        <w:rPr>
          <w:rFonts w:cs="Times New Roman"/>
        </w:rPr>
        <w:t>, η οποία δύναται να προκαλέσει σοβαρά προβλήματα υγείας</w:t>
      </w:r>
      <w:r w:rsidR="00E4734D" w:rsidRPr="00EA0C6E">
        <w:rPr>
          <w:rFonts w:cs="Times New Roman"/>
        </w:rPr>
        <w:t xml:space="preserve"> </w:t>
      </w:r>
      <w:r w:rsidR="00E4734D" w:rsidRPr="00EA0C6E">
        <w:rPr>
          <w:rFonts w:cs="Times New Roman"/>
        </w:rPr>
        <w:fldChar w:fldCharType="begin"/>
      </w:r>
      <w:r w:rsidR="00E4734D" w:rsidRPr="00EA0C6E">
        <w:rPr>
          <w:rFonts w:cs="Times New Roman"/>
        </w:rPr>
        <w:instrText xml:space="preserve"> ADDIN EN.CITE &lt;EndNote&gt;&lt;Cite&gt;&lt;Author&gt;Issa&lt;/Author&gt;&lt;Year&gt;2024&lt;/Year&gt;&lt;RecNum&gt;6&lt;/RecNum&gt;&lt;DisplayText&gt;(Issa,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E4734D" w:rsidRPr="00EA0C6E">
        <w:rPr>
          <w:rFonts w:cs="Times New Roman"/>
        </w:rPr>
        <w:fldChar w:fldCharType="separate"/>
      </w:r>
      <w:r w:rsidR="00E4734D" w:rsidRPr="00EA0C6E">
        <w:rPr>
          <w:rFonts w:cs="Times New Roman"/>
          <w:noProof/>
        </w:rPr>
        <w:t>(</w:t>
      </w:r>
      <w:hyperlink w:anchor="_ENREF_32" w:tooltip="Issa, 2024 #6" w:history="1">
        <w:r w:rsidR="007E65F5" w:rsidRPr="00EA0C6E">
          <w:rPr>
            <w:rStyle w:val="Hyperlink"/>
            <w:rFonts w:cs="Times New Roman"/>
          </w:rPr>
          <w:t>Issa, 2024</w:t>
        </w:r>
      </w:hyperlink>
      <w:r w:rsidR="00E4734D" w:rsidRPr="00EA0C6E">
        <w:rPr>
          <w:rFonts w:cs="Times New Roman"/>
          <w:noProof/>
        </w:rPr>
        <w:t>)</w:t>
      </w:r>
      <w:r w:rsidR="00E4734D" w:rsidRPr="00EA0C6E">
        <w:rPr>
          <w:rFonts w:cs="Times New Roman"/>
        </w:rPr>
        <w:fldChar w:fldCharType="end"/>
      </w:r>
      <w:r w:rsidR="002F17DC" w:rsidRPr="00EA0C6E">
        <w:rPr>
          <w:rFonts w:cs="Times New Roman"/>
        </w:rPr>
        <w:t xml:space="preserve">. </w:t>
      </w:r>
      <w:r w:rsidR="00E4734D" w:rsidRPr="00EA0C6E">
        <w:rPr>
          <w:rFonts w:cs="Times New Roman"/>
        </w:rPr>
        <w:t>Η εκδήλωση του φαινομένου</w:t>
      </w:r>
      <w:r w:rsidR="00C351F2" w:rsidRPr="00EA0C6E">
        <w:rPr>
          <w:rFonts w:cs="Times New Roman"/>
        </w:rPr>
        <w:t xml:space="preserve"> μπορεί να λάβει </w:t>
      </w:r>
      <w:r w:rsidR="00E4734D" w:rsidRPr="00EA0C6E">
        <w:rPr>
          <w:rFonts w:cs="Times New Roman"/>
        </w:rPr>
        <w:t>τρομακτικές</w:t>
      </w:r>
      <w:r w:rsidR="00C351F2" w:rsidRPr="00EA0C6E">
        <w:rPr>
          <w:rFonts w:cs="Times New Roman"/>
        </w:rPr>
        <w:t xml:space="preserve"> εκτάσεις</w:t>
      </w:r>
      <w:r w:rsidR="00E4734D" w:rsidRPr="00EA0C6E">
        <w:rPr>
          <w:rFonts w:cs="Times New Roman"/>
        </w:rPr>
        <w:t xml:space="preserve">, </w:t>
      </w:r>
      <w:r w:rsidR="00E9515A" w:rsidRPr="00EA0C6E">
        <w:rPr>
          <w:rFonts w:cs="Times New Roman"/>
        </w:rPr>
        <w:t xml:space="preserve">όπως συνέβη στο ατύχημα στο Bhopal της Ινδίας </w:t>
      </w:r>
      <w:r w:rsidR="00CF2085" w:rsidRPr="00EA0C6E">
        <w:rPr>
          <w:rFonts w:cs="Times New Roman"/>
        </w:rPr>
        <w:fldChar w:fldCharType="begin"/>
      </w:r>
      <w:r w:rsidR="00CF2085" w:rsidRPr="00EA0C6E">
        <w:rPr>
          <w:rFonts w:cs="Times New Roman"/>
        </w:rPr>
        <w:instrText xml:space="preserve"> ADDIN EN.CITE &lt;EndNote&gt;&lt;Cite&gt;&lt;Author&gt;Kay&lt;/Author&gt;&lt;Year&gt;2023&lt;/Year&gt;&lt;RecNum&gt;7&lt;/RecNum&gt;&lt;DisplayText&gt;(Kay and Kähler, 2023)&lt;/DisplayText&gt;&lt;record&gt;&lt;rec-number&gt;7&lt;/rec-number&gt;&lt;foreign-keys&gt;&lt;key app="EN" db-id="dxs5p5de0w55t0erd255s0tbrzsd22z0ts0d" timestamp="1766407386"&gt;7&lt;/key&gt;&lt;/foreign-keys&gt;&lt;ref-type name="Encyclopedia"&gt;53&lt;/ref-type&gt;&lt;contributors&gt;&lt;authors&gt;&lt;author&gt;Kay, Francis P. Mac&lt;/author&gt;&lt;author&gt;Kähler, Karen N.&lt;/author&gt;&lt;/authors&gt;&lt;/contributors&gt;&lt;titles&gt;&lt;title&gt;Bhopal Disaster&lt;/title&gt;&lt;secondary-title&gt;Research Starters: Science&lt;/secondary-title&gt;&lt;/titles&gt;&lt;dates&gt;&lt;year&gt;2023&lt;/year&gt;&lt;/dates&gt;&lt;publisher&gt;EBSCO&lt;/publisher&gt;&lt;urls&gt;&lt;related-urls&gt;&lt;url&gt;https://www.ebsco.com/research-starters/science/bhopal-disaster&lt;/url&gt;&lt;/related-urls&gt;&lt;/urls&gt;&lt;access-date&gt;2025/12/22&lt;/access-date&gt;&lt;/record&gt;&lt;/Cite&gt;&lt;/EndNote&gt;</w:instrText>
      </w:r>
      <w:r w:rsidR="00CF2085" w:rsidRPr="00EA0C6E">
        <w:rPr>
          <w:rFonts w:cs="Times New Roman"/>
        </w:rPr>
        <w:fldChar w:fldCharType="separate"/>
      </w:r>
      <w:r w:rsidR="00CF2085" w:rsidRPr="00EA0C6E">
        <w:rPr>
          <w:rFonts w:cs="Times New Roman"/>
          <w:noProof/>
        </w:rPr>
        <w:t>(</w:t>
      </w:r>
      <w:hyperlink w:anchor="_ENREF_40" w:tooltip="Kay, 2023 #7" w:history="1">
        <w:r w:rsidR="007E65F5" w:rsidRPr="00EA0C6E">
          <w:rPr>
            <w:rStyle w:val="Hyperlink"/>
            <w:rFonts w:cs="Times New Roman"/>
          </w:rPr>
          <w:t>Kay and Kähler, 2023</w:t>
        </w:r>
      </w:hyperlink>
      <w:r w:rsidR="00CF2085" w:rsidRPr="00EA0C6E">
        <w:rPr>
          <w:rFonts w:cs="Times New Roman"/>
          <w:noProof/>
        </w:rPr>
        <w:t>)</w:t>
      </w:r>
      <w:r w:rsidR="00CF2085" w:rsidRPr="00EA0C6E">
        <w:rPr>
          <w:rFonts w:cs="Times New Roman"/>
        </w:rPr>
        <w:fldChar w:fldCharType="end"/>
      </w:r>
      <w:r w:rsidR="00C351F2" w:rsidRPr="00EA0C6E">
        <w:rPr>
          <w:rFonts w:cs="Times New Roman"/>
        </w:rPr>
        <w:t xml:space="preserve">. </w:t>
      </w:r>
      <w:r w:rsidR="002F17DC" w:rsidRPr="00EA0C6E">
        <w:rPr>
          <w:rFonts w:cs="Times New Roman"/>
        </w:rPr>
        <w:t xml:space="preserve">Σε </w:t>
      </w:r>
      <w:r w:rsidR="00C71F60" w:rsidRPr="00EA0C6E">
        <w:rPr>
          <w:rFonts w:cs="Times New Roman"/>
        </w:rPr>
        <w:t xml:space="preserve">περιπτώσεις </w:t>
      </w:r>
      <w:r w:rsidR="00E9515A" w:rsidRPr="00EA0C6E">
        <w:rPr>
          <w:rFonts w:cs="Times New Roman"/>
        </w:rPr>
        <w:t>όπως</w:t>
      </w:r>
      <w:r w:rsidR="00C71F60" w:rsidRPr="00EA0C6E">
        <w:rPr>
          <w:rFonts w:cs="Times New Roman"/>
        </w:rPr>
        <w:t xml:space="preserve"> αυτή</w:t>
      </w:r>
      <w:r w:rsidR="002F17DC" w:rsidRPr="00EA0C6E">
        <w:rPr>
          <w:rFonts w:cs="Times New Roman"/>
        </w:rPr>
        <w:t xml:space="preserve"> δεν γίνεται πλέον λόγος για </w:t>
      </w:r>
      <w:r w:rsidR="00CF2085" w:rsidRPr="00EA0C6E">
        <w:rPr>
          <w:rFonts w:cs="Times New Roman"/>
        </w:rPr>
        <w:t xml:space="preserve">ένα </w:t>
      </w:r>
      <w:r w:rsidR="002F17DC" w:rsidRPr="00EA0C6E">
        <w:rPr>
          <w:rFonts w:cs="Times New Roman"/>
        </w:rPr>
        <w:t>απλό ατύχημα, αλλά για μία καταστροφή που χρήζει άμεσης εκκένωσης.</w:t>
      </w:r>
      <w:r w:rsidR="00CF2085" w:rsidRPr="00EA0C6E">
        <w:rPr>
          <w:rFonts w:cs="Times New Roman"/>
        </w:rPr>
        <w:t xml:space="preserve"> Προκειμένου η εκκένωση του πλήθους κατά τη διάρκεια μίας κατάστασης εκτάκτου ανάγκης να είναι επιτυχής, πρέπει να έχει προηγηθεί λεπτομερής έλεγχος του περιβάλλοντος χώρου. Συγκεκριμένα, οι </w:t>
      </w:r>
      <w:r w:rsidR="00A8419F" w:rsidRPr="00EA0C6E">
        <w:rPr>
          <w:rFonts w:cs="Times New Roman"/>
        </w:rPr>
        <w:t>αρχές</w:t>
      </w:r>
      <w:r w:rsidR="00CF2085" w:rsidRPr="00EA0C6E">
        <w:rPr>
          <w:rFonts w:cs="Times New Roman"/>
        </w:rPr>
        <w:t xml:space="preserve"> αντιμετώπισης πρέπει να έχουν λάβει μέτρα για τη μείωση και μετρίαση των κινδύνων</w:t>
      </w:r>
      <w:r w:rsidR="00A8419F" w:rsidRPr="00EA0C6E">
        <w:rPr>
          <w:rFonts w:cs="Times New Roman"/>
        </w:rPr>
        <w:t xml:space="preserve"> εντός του </w:t>
      </w:r>
      <w:r w:rsidR="003C14DF" w:rsidRPr="00EA0C6E">
        <w:rPr>
          <w:rFonts w:cs="Times New Roman"/>
        </w:rPr>
        <w:t>τομέα</w:t>
      </w:r>
      <w:r w:rsidR="00A8419F" w:rsidRPr="00EA0C6E">
        <w:rPr>
          <w:rFonts w:cs="Times New Roman"/>
        </w:rPr>
        <w:t xml:space="preserve"> των αρμοδιοτήτων τους</w:t>
      </w:r>
      <w:r w:rsidR="00CF2085" w:rsidRPr="00EA0C6E">
        <w:rPr>
          <w:rFonts w:cs="Times New Roman"/>
        </w:rPr>
        <w:t>, να είναι έτοιμ</w:t>
      </w:r>
      <w:r w:rsidR="00E9515A" w:rsidRPr="00EA0C6E">
        <w:rPr>
          <w:rFonts w:cs="Times New Roman"/>
        </w:rPr>
        <w:t>ες</w:t>
      </w:r>
      <w:r w:rsidR="00CF2085" w:rsidRPr="00EA0C6E">
        <w:rPr>
          <w:rFonts w:cs="Times New Roman"/>
        </w:rPr>
        <w:t xml:space="preserve"> να αντιδράσουν και να</w:t>
      </w:r>
      <w:r w:rsidR="00A8419F" w:rsidRPr="00EA0C6E">
        <w:rPr>
          <w:rFonts w:cs="Times New Roman"/>
        </w:rPr>
        <w:t xml:space="preserve"> παρέχουν υποστήριξη</w:t>
      </w:r>
      <w:r w:rsidR="00CF2085" w:rsidRPr="00EA0C6E">
        <w:rPr>
          <w:rFonts w:cs="Times New Roman"/>
        </w:rPr>
        <w:t xml:space="preserve"> </w:t>
      </w:r>
      <w:r w:rsidR="00A8419F" w:rsidRPr="00EA0C6E">
        <w:rPr>
          <w:rFonts w:cs="Times New Roman"/>
        </w:rPr>
        <w:t>στους πληγμένους, και τέλος να μπορούν να ανακάμψουν από το συμβάν</w:t>
      </w:r>
      <w:r w:rsidR="00DB2B9A" w:rsidRPr="00EA0C6E">
        <w:rPr>
          <w:rFonts w:cs="Times New Roman"/>
        </w:rPr>
        <w:t xml:space="preserve"> </w:t>
      </w:r>
      <w:r w:rsidR="00DB2B9A" w:rsidRPr="00EA0C6E">
        <w:rPr>
          <w:rFonts w:cs="Times New Roman"/>
        </w:rPr>
        <w:fldChar w:fldCharType="begin"/>
      </w:r>
      <w:r w:rsidR="00DB2B9A"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rsidRPr="00EA0C6E">
        <w:rPr>
          <w:rFonts w:cs="Times New Roman"/>
        </w:rPr>
        <w:fldChar w:fldCharType="separate"/>
      </w:r>
      <w:r w:rsidR="00DB2B9A" w:rsidRPr="00EA0C6E">
        <w:rPr>
          <w:rFonts w:cs="Times New Roman"/>
          <w:noProof/>
        </w:rPr>
        <w:t>(</w:t>
      </w:r>
      <w:hyperlink w:anchor="_ENREF_1" w:tooltip="Aldahlawi, 2024 #13" w:history="1">
        <w:r w:rsidR="007E65F5" w:rsidRPr="00EA0C6E">
          <w:rPr>
            <w:rStyle w:val="Hyperlink"/>
            <w:rFonts w:cs="Times New Roman"/>
          </w:rPr>
          <w:t>Aldahlawi et al., 2024</w:t>
        </w:r>
      </w:hyperlink>
      <w:r w:rsidR="00DB2B9A" w:rsidRPr="00EA0C6E">
        <w:rPr>
          <w:rFonts w:cs="Times New Roman"/>
          <w:noProof/>
        </w:rPr>
        <w:t>)</w:t>
      </w:r>
      <w:r w:rsidR="00DB2B9A" w:rsidRPr="00EA0C6E">
        <w:rPr>
          <w:rFonts w:cs="Times New Roman"/>
        </w:rPr>
        <w:fldChar w:fldCharType="end"/>
      </w:r>
      <w:r w:rsidR="00A8419F" w:rsidRPr="00EA0C6E">
        <w:rPr>
          <w:rFonts w:cs="Times New Roman"/>
        </w:rPr>
        <w:t xml:space="preserve">. Ένα ιδιαίτερα χρήσιμο εργαλείο για την επίτευξη </w:t>
      </w:r>
      <w:r w:rsidR="003C14DF" w:rsidRPr="00EA0C6E">
        <w:rPr>
          <w:rFonts w:cs="Times New Roman"/>
        </w:rPr>
        <w:t>των προληπτικών μέτρων</w:t>
      </w:r>
      <w:r w:rsidR="00A8419F" w:rsidRPr="00EA0C6E">
        <w:rPr>
          <w:rFonts w:cs="Times New Roman"/>
        </w:rPr>
        <w:t xml:space="preserve"> είναι ο σχεδιασμός μοντέλων</w:t>
      </w:r>
      <w:r w:rsidR="003C14DF" w:rsidRPr="00EA0C6E">
        <w:rPr>
          <w:rFonts w:cs="Times New Roman"/>
        </w:rPr>
        <w:t xml:space="preserve"> και πλάνων</w:t>
      </w:r>
      <w:r w:rsidR="00A8419F" w:rsidRPr="00EA0C6E">
        <w:rPr>
          <w:rFonts w:cs="Times New Roman"/>
        </w:rPr>
        <w:t xml:space="preserve"> διαφυγής (</w:t>
      </w:r>
      <w:r w:rsidR="00A8419F" w:rsidRPr="00EA0C6E">
        <w:rPr>
          <w:rFonts w:cs="Times New Roman"/>
          <w:lang w:val="en-US"/>
        </w:rPr>
        <w:t>evacuation</w:t>
      </w:r>
      <w:r w:rsidR="003C14DF" w:rsidRPr="00EA0C6E">
        <w:rPr>
          <w:rFonts w:cs="Times New Roman"/>
        </w:rPr>
        <w:t xml:space="preserve"> </w:t>
      </w:r>
      <w:r w:rsidR="003C14DF" w:rsidRPr="00EA0C6E">
        <w:rPr>
          <w:rFonts w:cs="Times New Roman"/>
          <w:lang w:val="en-US"/>
        </w:rPr>
        <w:t>planning</w:t>
      </w:r>
      <w:r w:rsidR="003C14DF" w:rsidRPr="00EA0C6E">
        <w:rPr>
          <w:rFonts w:cs="Times New Roman"/>
        </w:rPr>
        <w:t xml:space="preserve"> </w:t>
      </w:r>
      <w:r w:rsidR="003C14DF" w:rsidRPr="00EA0C6E">
        <w:rPr>
          <w:rFonts w:cs="Times New Roman"/>
          <w:lang w:val="en-US"/>
        </w:rPr>
        <w:t>and</w:t>
      </w:r>
      <w:r w:rsidR="00A8419F" w:rsidRPr="00EA0C6E">
        <w:rPr>
          <w:rFonts w:cs="Times New Roman"/>
        </w:rPr>
        <w:t xml:space="preserve"> </w:t>
      </w:r>
      <w:r w:rsidR="00A8419F" w:rsidRPr="00EA0C6E">
        <w:rPr>
          <w:rFonts w:cs="Times New Roman"/>
          <w:lang w:val="en-US"/>
        </w:rPr>
        <w:t>modelling</w:t>
      </w:r>
      <w:r w:rsidR="00A8419F" w:rsidRPr="00EA0C6E">
        <w:rPr>
          <w:rFonts w:cs="Times New Roman"/>
        </w:rPr>
        <w:t>).</w:t>
      </w:r>
      <w:r w:rsidR="00C478B5" w:rsidRPr="00EA0C6E">
        <w:rPr>
          <w:rFonts w:cs="Times New Roman"/>
        </w:rPr>
        <w:t xml:space="preserve"> Ως διαφυγή, ή αλλιώς εκκένωση, ορίζεται η μεταφορά των ανθρώπων από μία </w:t>
      </w:r>
      <w:r w:rsidR="00C71F60" w:rsidRPr="00EA0C6E">
        <w:rPr>
          <w:rFonts w:cs="Times New Roman"/>
        </w:rPr>
        <w:t>επικίνδυνη</w:t>
      </w:r>
      <w:r w:rsidR="00C478B5" w:rsidRPr="00EA0C6E">
        <w:rPr>
          <w:rFonts w:cs="Times New Roman"/>
        </w:rPr>
        <w:t xml:space="preserve"> περιοχή σε μία ασφαλή περιοχή. </w:t>
      </w:r>
      <w:r w:rsidR="00C71F60" w:rsidRPr="00EA0C6E">
        <w:rPr>
          <w:rFonts w:cs="Times New Roman"/>
        </w:rPr>
        <w:t>Η εκκένωση μ</w:t>
      </w:r>
      <w:r w:rsidR="00C478B5" w:rsidRPr="00EA0C6E">
        <w:rPr>
          <w:rFonts w:cs="Times New Roman"/>
        </w:rPr>
        <w:t>πορεί να διακριθεί ως μικρής ή μεγάλης εμβέλειας, χωρίς προειδοποίηση ή προειδοποίηση</w:t>
      </w:r>
      <w:r w:rsidR="00C71F60" w:rsidRPr="00EA0C6E">
        <w:rPr>
          <w:rFonts w:cs="Times New Roman"/>
        </w:rPr>
        <w:t xml:space="preserve"> τελευταίας στιγμής</w:t>
      </w:r>
      <w:r w:rsidR="00C478B5" w:rsidRPr="00EA0C6E">
        <w:rPr>
          <w:rFonts w:cs="Times New Roman"/>
        </w:rPr>
        <w:t>, και σαν υποχρεωτική, συνιστάμενη ή εθελοντική</w:t>
      </w:r>
      <w:r w:rsidR="00DB2B9A" w:rsidRPr="00EA0C6E">
        <w:rPr>
          <w:rFonts w:cs="Times New Roman"/>
        </w:rPr>
        <w:t xml:space="preserve"> </w:t>
      </w:r>
      <w:r w:rsidR="00DB2B9A" w:rsidRPr="00EA0C6E">
        <w:rPr>
          <w:rFonts w:cs="Times New Roman"/>
        </w:rPr>
        <w:fldChar w:fldCharType="begin"/>
      </w:r>
      <w:r w:rsidR="00DB2B9A"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rsidRPr="00EA0C6E">
        <w:rPr>
          <w:rFonts w:cs="Times New Roman"/>
        </w:rPr>
        <w:fldChar w:fldCharType="separate"/>
      </w:r>
      <w:r w:rsidR="00DB2B9A" w:rsidRPr="00EA0C6E">
        <w:rPr>
          <w:rFonts w:cs="Times New Roman"/>
          <w:noProof/>
        </w:rPr>
        <w:t>(</w:t>
      </w:r>
      <w:hyperlink w:anchor="_ENREF_1" w:tooltip="Aldahlawi, 2024 #13" w:history="1">
        <w:r w:rsidR="007E65F5" w:rsidRPr="00EA0C6E">
          <w:rPr>
            <w:rStyle w:val="Hyperlink"/>
            <w:rFonts w:cs="Times New Roman"/>
          </w:rPr>
          <w:t>Aldahlawi et al., 2024</w:t>
        </w:r>
      </w:hyperlink>
      <w:r w:rsidR="00DB2B9A" w:rsidRPr="00EA0C6E">
        <w:rPr>
          <w:rFonts w:cs="Times New Roman"/>
          <w:noProof/>
        </w:rPr>
        <w:t>)</w:t>
      </w:r>
      <w:r w:rsidR="00DB2B9A" w:rsidRPr="00EA0C6E">
        <w:rPr>
          <w:rFonts w:cs="Times New Roman"/>
        </w:rPr>
        <w:fldChar w:fldCharType="end"/>
      </w:r>
      <w:r w:rsidR="00C478B5" w:rsidRPr="00EA0C6E">
        <w:rPr>
          <w:rFonts w:cs="Times New Roman"/>
        </w:rPr>
        <w:t>.</w:t>
      </w:r>
      <w:r w:rsidR="003C14DF" w:rsidRPr="00EA0C6E">
        <w:rPr>
          <w:rFonts w:cs="Times New Roman"/>
        </w:rPr>
        <w:t xml:space="preserve"> Μέσω</w:t>
      </w:r>
      <w:r w:rsidR="00C71F60" w:rsidRPr="00EA0C6E">
        <w:rPr>
          <w:rFonts w:cs="Times New Roman"/>
        </w:rPr>
        <w:t xml:space="preserve"> </w:t>
      </w:r>
      <w:r w:rsidR="003C14DF" w:rsidRPr="00EA0C6E">
        <w:rPr>
          <w:rFonts w:cs="Times New Roman"/>
        </w:rPr>
        <w:t>της διαδικασίας</w:t>
      </w:r>
      <w:r w:rsidR="00C71F60" w:rsidRPr="00EA0C6E">
        <w:rPr>
          <w:rFonts w:cs="Times New Roman"/>
        </w:rPr>
        <w:t xml:space="preserve"> της εκκένωσης</w:t>
      </w:r>
      <w:r w:rsidR="003C14DF" w:rsidRPr="00EA0C6E">
        <w:rPr>
          <w:rFonts w:cs="Times New Roman"/>
        </w:rPr>
        <w:t xml:space="preserve"> μπορούν να προσδιοριστούν διάφορα σημεία της διαδρομής όπου </w:t>
      </w:r>
      <w:r w:rsidR="00E608E3" w:rsidRPr="00EA0C6E">
        <w:rPr>
          <w:rFonts w:cs="Times New Roman"/>
        </w:rPr>
        <w:t>μπορούν</w:t>
      </w:r>
      <w:r w:rsidR="003C14DF" w:rsidRPr="00EA0C6E">
        <w:rPr>
          <w:rFonts w:cs="Times New Roman"/>
        </w:rPr>
        <w:t xml:space="preserve"> να προκαλέσουν αργοπορία </w:t>
      </w:r>
      <w:r w:rsidR="00C71F60" w:rsidRPr="00EA0C6E">
        <w:rPr>
          <w:rFonts w:cs="Times New Roman"/>
        </w:rPr>
        <w:t>κατά τη μετακίνηση του πλήθους</w:t>
      </w:r>
      <w:r w:rsidR="003C14DF" w:rsidRPr="00EA0C6E">
        <w:rPr>
          <w:rFonts w:cs="Times New Roman"/>
        </w:rPr>
        <w:t>, η οποία με τη σειρά της αυξάνει τη</w:t>
      </w:r>
      <w:r w:rsidR="00E608E3" w:rsidRPr="00EA0C6E">
        <w:rPr>
          <w:rFonts w:cs="Times New Roman"/>
        </w:rPr>
        <w:t>ν</w:t>
      </w:r>
      <w:r w:rsidR="003C14DF" w:rsidRPr="00EA0C6E">
        <w:rPr>
          <w:rFonts w:cs="Times New Roman"/>
        </w:rPr>
        <w:t xml:space="preserve"> πιθανότητα έκθεσης των εμπλεκομένων σε κίνδυνο. </w:t>
      </w:r>
      <w:r w:rsidR="00172050" w:rsidRPr="00EA0C6E">
        <w:rPr>
          <w:rFonts w:cs="Times New Roman"/>
        </w:rPr>
        <w:t>Επιπρόσθετα</w:t>
      </w:r>
      <w:r w:rsidR="003C14DF" w:rsidRPr="00EA0C6E">
        <w:rPr>
          <w:rFonts w:cs="Times New Roman"/>
        </w:rPr>
        <w:t xml:space="preserve">, η αποτελεσματική ανάπτυξη </w:t>
      </w:r>
      <w:r w:rsidR="00172050" w:rsidRPr="00EA0C6E">
        <w:rPr>
          <w:rFonts w:cs="Times New Roman"/>
        </w:rPr>
        <w:t xml:space="preserve">μοντέλων και πλάνων διαφυγής έχει ως αποτέλεσμα την αποφυγή δευτερευόντων περιστατικών, την ελαχιστοποίηση των θυμάτων, την παροχή έγκαιρων πρώτων βοηθειών και την προστασία των υποδομών </w:t>
      </w:r>
      <w:r w:rsidR="00172050" w:rsidRPr="00EA0C6E">
        <w:rPr>
          <w:rFonts w:cs="Times New Roman"/>
        </w:rPr>
        <w:fldChar w:fldCharType="begin"/>
      </w:r>
      <w:r w:rsidR="007B793F" w:rsidRPr="00EA0C6E">
        <w:rPr>
          <w:rFonts w:cs="Times New Roman"/>
        </w:rPr>
        <w:instrText xml:space="preserve"> ADDIN EN.CITE &lt;EndNote&gt;&lt;Cite&gt;&lt;Author&gt;Sun&lt;/Author&gt;&lt;Year&gt;2025&lt;/Year&gt;&lt;RecNum&gt;17&lt;/RecNum&gt;&lt;DisplayText&gt;(Sun et al., 2025)&lt;/DisplayText&gt;&lt;record&gt;&lt;rec-number&gt;17&lt;/rec-number&gt;&lt;foreign-keys&gt;&lt;key app="EN" db-id="dxs5p5de0w55t0erd255s0tbrzsd22z0ts0d" timestamp="1766922051"&gt;17&lt;/key&gt;&lt;/foreign-keys&gt;&lt;ref-type name="Journal Article"&gt;17&lt;/ref-type&gt;&lt;contributors&gt;&lt;authors&gt;&lt;author&gt;Sun, Hai&lt;/author&gt;&lt;author&gt;Han, Guorui&lt;/author&gt;&lt;author&gt;Zhang, Xiaowei&lt;/author&gt;&lt;author&gt;Ruan, Xuejing&lt;/author&gt;&lt;/authors&gt;&lt;/contributors&gt;&lt;titles&gt;&lt;title&gt;Grasping emergency dynamics: A review of group evacuation techniques and strategies in major emergencies&lt;/title&gt;&lt;secondary-title&gt;Journal of Safety Science and Resilience&lt;/secondary-title&gt;&lt;/titles&gt;&lt;periodical&gt;&lt;full-title&gt;Journal of Safety Science and Resilience&lt;/full-title&gt;&lt;/periodical&gt;&lt;pages&gt;1-20&lt;/pages&gt;&lt;volume&gt;6&lt;/volume&gt;&lt;number&gt;1&lt;/number&gt;&lt;section&gt;1&lt;/section&gt;&lt;keywords&gt;&lt;keyword&gt;Evacuation simulation&lt;/keyword&gt;&lt;keyword&gt;Simulation modeling&lt;/keyword&gt;&lt;keyword&gt;Strategy optimization&lt;/keyword&gt;&lt;keyword&gt;Disaster management&lt;/keyword&gt;&lt;keyword&gt;Bibliometric analysis&lt;/keyword&gt;&lt;/keywords&gt;&lt;dates&gt;&lt;year&gt;2025&lt;/year&gt;&lt;pub-dates&gt;&lt;date&gt;2025/03/01/&lt;/date&gt;&lt;/pub-dates&gt;&lt;/dates&gt;&lt;isbn&gt;26664496&lt;/isbn&gt;&lt;urls&gt;&lt;related-urls&gt;&lt;url&gt;https://www.sciencedirect.com/science/article/pii/S2666449624000628&lt;/url&gt;&lt;/related-urls&gt;&lt;/urls&gt;&lt;electronic-resource-num&gt;10.1016/j.jnlssr.2024.05.006&lt;/electronic-resource-num&gt;&lt;/record&gt;&lt;/Cite&gt;&lt;/EndNote&gt;</w:instrText>
      </w:r>
      <w:r w:rsidR="00172050" w:rsidRPr="00EA0C6E">
        <w:rPr>
          <w:rFonts w:cs="Times New Roman"/>
        </w:rPr>
        <w:fldChar w:fldCharType="separate"/>
      </w:r>
      <w:r w:rsidR="00172050" w:rsidRPr="00EA0C6E">
        <w:rPr>
          <w:rFonts w:cs="Times New Roman"/>
          <w:noProof/>
        </w:rPr>
        <w:t>(</w:t>
      </w:r>
      <w:hyperlink w:anchor="_ENREF_70" w:tooltip="Sun, 2025 #17" w:history="1">
        <w:r w:rsidR="007E65F5" w:rsidRPr="00EA0C6E">
          <w:rPr>
            <w:rStyle w:val="Hyperlink"/>
            <w:rFonts w:cs="Times New Roman"/>
          </w:rPr>
          <w:t>Sun et al., 2025</w:t>
        </w:r>
      </w:hyperlink>
      <w:r w:rsidR="00172050" w:rsidRPr="00EA0C6E">
        <w:rPr>
          <w:rFonts w:cs="Times New Roman"/>
          <w:noProof/>
        </w:rPr>
        <w:t>)</w:t>
      </w:r>
      <w:r w:rsidR="00172050" w:rsidRPr="00EA0C6E">
        <w:rPr>
          <w:rFonts w:cs="Times New Roman"/>
        </w:rPr>
        <w:fldChar w:fldCharType="end"/>
      </w:r>
      <w:r w:rsidR="00172050" w:rsidRPr="00EA0C6E">
        <w:rPr>
          <w:rFonts w:cs="Times New Roman"/>
        </w:rPr>
        <w:t>.</w:t>
      </w:r>
      <w:r w:rsidR="00847805" w:rsidRPr="00EA0C6E">
        <w:rPr>
          <w:rFonts w:cs="Times New Roman"/>
        </w:rPr>
        <w:t xml:space="preserve"> Διάφοροι παράγοντες που μπορούν να επηρεάσουν την αποτελεσματικότητα της εκκένωσης, χωρίς να περιορίζ</w:t>
      </w:r>
      <w:r w:rsidR="001252A4" w:rsidRPr="00EA0C6E">
        <w:rPr>
          <w:rFonts w:cs="Times New Roman"/>
        </w:rPr>
        <w:t>ονται</w:t>
      </w:r>
      <w:r w:rsidR="00847805" w:rsidRPr="00EA0C6E">
        <w:rPr>
          <w:rFonts w:cs="Times New Roman"/>
        </w:rPr>
        <w:t xml:space="preserve"> σε αυτούς, είναι ο χρόνος που μεσολαβεί ανάμεσα στην προειδοποίηση και τ</w:t>
      </w:r>
      <w:r w:rsidR="001252A4" w:rsidRPr="00EA0C6E">
        <w:rPr>
          <w:rFonts w:cs="Times New Roman"/>
        </w:rPr>
        <w:t>ην εκτέλεση του</w:t>
      </w:r>
      <w:r w:rsidR="00847805" w:rsidRPr="00EA0C6E">
        <w:rPr>
          <w:rFonts w:cs="Times New Roman"/>
        </w:rPr>
        <w:t xml:space="preserve"> συμβάν</w:t>
      </w:r>
      <w:r w:rsidR="001252A4" w:rsidRPr="00EA0C6E">
        <w:rPr>
          <w:rFonts w:cs="Times New Roman"/>
        </w:rPr>
        <w:t>τος</w:t>
      </w:r>
      <w:r w:rsidR="00847805" w:rsidRPr="00EA0C6E">
        <w:rPr>
          <w:rFonts w:cs="Times New Roman"/>
        </w:rPr>
        <w:t>, ο χρόνος ανταπόκρισης, οι εντολές που δίνονται, η κατάσταση των δικτύων κυκλοφορίας και ο προσδιορισμός της κατάλληλης διαδρομής</w:t>
      </w:r>
      <w:r w:rsidR="001252A4" w:rsidRPr="00EA0C6E">
        <w:rPr>
          <w:rFonts w:cs="Times New Roman"/>
        </w:rPr>
        <w:t xml:space="preserve"> που θα ακολουθήσουν οι εμπλεκόμενοι</w:t>
      </w:r>
      <w:r w:rsidR="00DB2B9A" w:rsidRPr="00EA0C6E">
        <w:rPr>
          <w:rFonts w:cs="Times New Roman"/>
        </w:rPr>
        <w:t xml:space="preserve"> </w:t>
      </w:r>
      <w:r w:rsidR="00DB2B9A" w:rsidRPr="00EA0C6E">
        <w:rPr>
          <w:rFonts w:cs="Times New Roman"/>
        </w:rPr>
        <w:fldChar w:fldCharType="begin"/>
      </w:r>
      <w:r w:rsidR="00DB2B9A"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rsidRPr="00EA0C6E">
        <w:rPr>
          <w:rFonts w:cs="Times New Roman"/>
        </w:rPr>
        <w:fldChar w:fldCharType="separate"/>
      </w:r>
      <w:r w:rsidR="00DB2B9A" w:rsidRPr="00EA0C6E">
        <w:rPr>
          <w:rFonts w:cs="Times New Roman"/>
          <w:noProof/>
        </w:rPr>
        <w:t>(</w:t>
      </w:r>
      <w:hyperlink w:anchor="_ENREF_1" w:tooltip="Aldahlawi, 2024 #13" w:history="1">
        <w:r w:rsidR="007E65F5" w:rsidRPr="00EA0C6E">
          <w:rPr>
            <w:rStyle w:val="Hyperlink"/>
            <w:rFonts w:cs="Times New Roman"/>
          </w:rPr>
          <w:t>Aldahlawi et al., 2024</w:t>
        </w:r>
      </w:hyperlink>
      <w:r w:rsidR="00DB2B9A" w:rsidRPr="00EA0C6E">
        <w:rPr>
          <w:rFonts w:cs="Times New Roman"/>
          <w:noProof/>
        </w:rPr>
        <w:t>)</w:t>
      </w:r>
      <w:r w:rsidR="00DB2B9A" w:rsidRPr="00EA0C6E">
        <w:rPr>
          <w:rFonts w:cs="Times New Roman"/>
        </w:rPr>
        <w:fldChar w:fldCharType="end"/>
      </w:r>
      <w:r w:rsidR="0066151F" w:rsidRPr="00EA0C6E">
        <w:rPr>
          <w:rFonts w:cs="Times New Roman"/>
        </w:rPr>
        <w:t xml:space="preserve">, </w:t>
      </w:r>
      <w:r w:rsidR="00D5312A" w:rsidRPr="00EA0C6E">
        <w:rPr>
          <w:rFonts w:cs="Times New Roman"/>
        </w:rPr>
        <w:t>δηλαδή τον προσδιορισμό της δρομολόγησής τους</w:t>
      </w:r>
      <w:r w:rsidR="00847805" w:rsidRPr="00EA0C6E">
        <w:rPr>
          <w:rFonts w:cs="Times New Roman"/>
        </w:rPr>
        <w:t>.</w:t>
      </w:r>
    </w:p>
    <w:p w14:paraId="48430349" w14:textId="77777777" w:rsidR="00847805" w:rsidRPr="00EA0C6E" w:rsidRDefault="00847805" w:rsidP="00444FDB">
      <w:pPr>
        <w:rPr>
          <w:rFonts w:cs="Times New Roman"/>
        </w:rPr>
      </w:pPr>
    </w:p>
    <w:p w14:paraId="611555BB" w14:textId="77777777" w:rsidR="00196984" w:rsidRPr="00EA0C6E" w:rsidRDefault="001E047D" w:rsidP="00444FDB">
      <w:pPr>
        <w:rPr>
          <w:rFonts w:cs="Times New Roman"/>
          <w:i/>
          <w:iCs/>
        </w:rPr>
      </w:pPr>
      <w:commentRangeStart w:id="5"/>
      <w:r w:rsidRPr="00EA0C6E">
        <w:rPr>
          <w:rFonts w:cs="Times New Roman"/>
          <w:i/>
          <w:iCs/>
        </w:rPr>
        <w:t xml:space="preserve">Με ποιους τρόπους προσεγγίζεται η ανάπτυξη μοντέλων εκκένωσης (evacuation </w:t>
      </w:r>
      <w:r w:rsidRPr="00EA0C6E">
        <w:rPr>
          <w:rFonts w:cs="Times New Roman"/>
          <w:i/>
          <w:iCs/>
          <w:lang w:val="en-US"/>
        </w:rPr>
        <w:t>modelling</w:t>
      </w:r>
      <w:r w:rsidRPr="00EA0C6E">
        <w:rPr>
          <w:rFonts w:cs="Times New Roman"/>
          <w:i/>
          <w:iCs/>
        </w:rPr>
        <w:t>), ποιες μεθοδολογικές κατηγορίες μοντέλων υπάρχουν και σε ποιο βαθμό τα υφιστάμενα μοντέλα καλύπτουν ζητήματα δυναμικής δρομολόγησης (</w:t>
      </w:r>
      <w:r w:rsidRPr="00EA0C6E">
        <w:rPr>
          <w:rFonts w:cs="Times New Roman"/>
          <w:i/>
          <w:iCs/>
          <w:lang w:val="en-US"/>
        </w:rPr>
        <w:t>dynamic</w:t>
      </w:r>
      <w:r w:rsidRPr="00EA0C6E">
        <w:rPr>
          <w:rFonts w:cs="Times New Roman"/>
          <w:i/>
          <w:iCs/>
        </w:rPr>
        <w:t xml:space="preserve"> </w:t>
      </w:r>
      <w:r w:rsidRPr="00EA0C6E">
        <w:rPr>
          <w:rFonts w:cs="Times New Roman"/>
          <w:i/>
          <w:iCs/>
          <w:lang w:val="en-US"/>
        </w:rPr>
        <w:t>pathfinding</w:t>
      </w:r>
      <w:r w:rsidRPr="00EA0C6E">
        <w:rPr>
          <w:rFonts w:cs="Times New Roman"/>
          <w:i/>
          <w:iCs/>
        </w:rPr>
        <w:t xml:space="preserve">) σε μεταβαλλόμενες συνθήκες κινδύνου; </w:t>
      </w:r>
      <w:commentRangeEnd w:id="5"/>
      <w:r w:rsidR="005A60ED" w:rsidRPr="00EA0C6E">
        <w:rPr>
          <w:rStyle w:val="CommentReference"/>
          <w:rFonts w:cs="Times New Roman"/>
          <w:i/>
          <w:iCs/>
          <w:sz w:val="24"/>
          <w:szCs w:val="22"/>
        </w:rPr>
        <w:commentReference w:id="5"/>
      </w:r>
    </w:p>
    <w:p w14:paraId="46C75083" w14:textId="622D10BD" w:rsidR="004B02E2" w:rsidRPr="00EA0C6E" w:rsidRDefault="00277AE0" w:rsidP="00444FDB">
      <w:pPr>
        <w:rPr>
          <w:rFonts w:cs="Times New Roman"/>
        </w:rPr>
      </w:pPr>
      <w:r w:rsidRPr="00EA0C6E">
        <w:rPr>
          <w:rFonts w:cs="Times New Roman"/>
        </w:rPr>
        <w:t>Τα τελευταία περίπου τριάντα χρόνια, η ε</w:t>
      </w:r>
      <w:r w:rsidR="0046621C" w:rsidRPr="00EA0C6E">
        <w:rPr>
          <w:rFonts w:cs="Times New Roman"/>
        </w:rPr>
        <w:t>κδήλωση φυσικών</w:t>
      </w:r>
      <w:r w:rsidR="00882A93" w:rsidRPr="00EA0C6E">
        <w:rPr>
          <w:rFonts w:cs="Times New Roman"/>
        </w:rPr>
        <w:t xml:space="preserve"> </w:t>
      </w:r>
      <w:r w:rsidR="0046621C" w:rsidRPr="00EA0C6E">
        <w:rPr>
          <w:rFonts w:cs="Times New Roman"/>
        </w:rPr>
        <w:t>αλλά και ανθρωπογενών καταστροφών</w:t>
      </w:r>
      <w:r w:rsidR="00882A93" w:rsidRPr="00EA0C6E">
        <w:rPr>
          <w:rFonts w:cs="Times New Roman"/>
        </w:rPr>
        <w:t xml:space="preserve"> </w:t>
      </w:r>
      <w:r w:rsidR="00882A93" w:rsidRPr="00EA0C6E">
        <w:rPr>
          <w:rFonts w:cs="Times New Roman"/>
        </w:rPr>
        <w:fldChar w:fldCharType="begin">
          <w:fldData xml:space="preserve">PEVuZE5vdGU+PENpdGU+PEF1dGhvcj5BbGRhaGxhd2k8L0F1dGhvcj48WWVhcj4yMDI0PC9ZZWFy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=
</w:fldData>
        </w:fldChar>
      </w:r>
      <w:r w:rsidR="00EC3E3D" w:rsidRPr="00EA0C6E">
        <w:rPr>
          <w:rFonts w:cs="Times New Roman"/>
        </w:rPr>
        <w:instrText xml:space="preserve"> ADDIN EN.CITE </w:instrText>
      </w:r>
      <w:r w:rsidR="00EC3E3D" w:rsidRPr="00EA0C6E">
        <w:rPr>
          <w:rFonts w:cs="Times New Roman"/>
        </w:rPr>
        <w:fldChar w:fldCharType="begin">
          <w:fldData xml:space="preserve">PEVuZE5vdGU+PENpdGU+PEF1dGhvcj5BbGRhaGxhd2k8L0F1dGhvcj48WWVhcj4yMDI0PC9ZZWFy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=
</w:fldData>
        </w:fldChar>
      </w:r>
      <w:r w:rsidR="00EC3E3D" w:rsidRPr="00EA0C6E">
        <w:rPr>
          <w:rFonts w:cs="Times New Roman"/>
        </w:rPr>
        <w:instrText xml:space="preserve"> ADDIN EN.CITE.DATA </w:instrText>
      </w:r>
      <w:r w:rsidR="00EC3E3D" w:rsidRPr="00EA0C6E">
        <w:rPr>
          <w:rFonts w:cs="Times New Roman"/>
        </w:rPr>
      </w:r>
      <w:r w:rsidR="00EC3E3D" w:rsidRPr="00EA0C6E">
        <w:rPr>
          <w:rFonts w:cs="Times New Roman"/>
        </w:rPr>
        <w:fldChar w:fldCharType="end"/>
      </w:r>
      <w:r w:rsidR="00882A93" w:rsidRPr="00EA0C6E">
        <w:rPr>
          <w:rFonts w:cs="Times New Roman"/>
        </w:rPr>
      </w:r>
      <w:r w:rsidR="00882A93" w:rsidRPr="00EA0C6E">
        <w:rPr>
          <w:rFonts w:cs="Times New Roman"/>
        </w:rPr>
        <w:fldChar w:fldCharType="separate"/>
      </w:r>
      <w:r w:rsidR="00DB2B9A" w:rsidRPr="00EA0C6E">
        <w:rPr>
          <w:rFonts w:cs="Times New Roman"/>
          <w:noProof/>
        </w:rPr>
        <w:t>(</w:t>
      </w:r>
      <w:hyperlink w:anchor="_ENREF_1" w:tooltip="Aldahlawi, 2024 #13" w:history="1">
        <w:r w:rsidR="007E65F5" w:rsidRPr="00EA0C6E">
          <w:rPr>
            <w:rStyle w:val="Hyperlink"/>
            <w:rFonts w:cs="Times New Roman"/>
          </w:rPr>
          <w:t>Aldahlawi et al., 2024</w:t>
        </w:r>
      </w:hyperlink>
      <w:r w:rsidR="00DB2B9A" w:rsidRPr="00EA0C6E">
        <w:rPr>
          <w:rFonts w:cs="Times New Roman"/>
          <w:noProof/>
        </w:rPr>
        <w:t xml:space="preserve">, </w:t>
      </w:r>
      <w:hyperlink w:anchor="_ENREF_51" w:tooltip="Lovreglio, 2016 #22" w:history="1">
        <w:r w:rsidR="007E65F5" w:rsidRPr="00EA0C6E">
          <w:rPr>
            <w:rStyle w:val="Hyperlink"/>
            <w:rFonts w:cs="Times New Roman"/>
          </w:rPr>
          <w:t>Lovreglio, 2016</w:t>
        </w:r>
      </w:hyperlink>
      <w:r w:rsidR="00DB2B9A" w:rsidRPr="00EA0C6E">
        <w:rPr>
          <w:rFonts w:cs="Times New Roman"/>
          <w:noProof/>
        </w:rPr>
        <w:t xml:space="preserve">, </w:t>
      </w:r>
      <w:hyperlink w:anchor="_ENREF_70" w:tooltip="Sun, 2025 #17" w:history="1">
        <w:r w:rsidR="007E65F5" w:rsidRPr="00EA0C6E">
          <w:rPr>
            <w:rStyle w:val="Hyperlink"/>
            <w:rFonts w:cs="Times New Roman"/>
          </w:rPr>
          <w:t>Sun et al., 2025</w:t>
        </w:r>
      </w:hyperlink>
      <w:r w:rsidR="00DB2B9A" w:rsidRPr="00EA0C6E">
        <w:rPr>
          <w:rFonts w:cs="Times New Roman"/>
          <w:noProof/>
        </w:rPr>
        <w:t>)</w:t>
      </w:r>
      <w:r w:rsidR="00882A93" w:rsidRPr="00EA0C6E">
        <w:rPr>
          <w:rFonts w:cs="Times New Roman"/>
        </w:rPr>
        <w:fldChar w:fldCharType="end"/>
      </w:r>
      <w:r w:rsidR="0046621C" w:rsidRPr="00EA0C6E">
        <w:rPr>
          <w:rFonts w:cs="Times New Roman"/>
        </w:rPr>
        <w:t xml:space="preserve"> </w:t>
      </w:r>
      <w:r w:rsidR="00D5312A" w:rsidRPr="00EA0C6E">
        <w:rPr>
          <w:rFonts w:cs="Times New Roman"/>
        </w:rPr>
        <w:t>έχει αναδείξει</w:t>
      </w:r>
      <w:r w:rsidR="0046621C" w:rsidRPr="00EA0C6E">
        <w:rPr>
          <w:rFonts w:cs="Times New Roman"/>
        </w:rPr>
        <w:t xml:space="preserve"> την ανάγκη για την ανάπτυξη νέων εργαλείων και μεθόδων προσομοίωσης της </w:t>
      </w:r>
      <w:r w:rsidR="00D5312A" w:rsidRPr="00EA0C6E">
        <w:rPr>
          <w:rFonts w:cs="Times New Roman"/>
        </w:rPr>
        <w:t>εκκένωσης των εμπλεκομένων</w:t>
      </w:r>
      <w:r w:rsidR="0046621C" w:rsidRPr="00EA0C6E">
        <w:rPr>
          <w:rFonts w:cs="Times New Roman"/>
        </w:rPr>
        <w:t>.</w:t>
      </w:r>
      <w:r w:rsidR="00806464" w:rsidRPr="00EA0C6E">
        <w:rPr>
          <w:rFonts w:cs="Times New Roman"/>
        </w:rPr>
        <w:t xml:space="preserve"> </w:t>
      </w:r>
      <w:commentRangeStart w:id="6"/>
      <w:commentRangeStart w:id="7"/>
      <w:r w:rsidR="00806464" w:rsidRPr="00EA0C6E">
        <w:rPr>
          <w:rFonts w:cs="Times New Roman"/>
        </w:rPr>
        <w:t>Ενώ μελέτες</w:t>
      </w:r>
      <w:r w:rsidR="00CF3C54" w:rsidRPr="00EA0C6E">
        <w:rPr>
          <w:rFonts w:cs="Times New Roman"/>
        </w:rPr>
        <w:t xml:space="preserve"> κ</w:t>
      </w:r>
      <w:r w:rsidR="00D5312A" w:rsidRPr="00EA0C6E">
        <w:rPr>
          <w:rFonts w:cs="Times New Roman"/>
        </w:rPr>
        <w:t>α</w:t>
      </w:r>
      <w:r w:rsidR="00CF3C54" w:rsidRPr="00EA0C6E">
        <w:rPr>
          <w:rFonts w:cs="Times New Roman"/>
        </w:rPr>
        <w:t xml:space="preserve">ι έρευνες σε αυτόν τον διεπιστημονικό κλάδο </w:t>
      </w:r>
      <w:r w:rsidR="00806464" w:rsidRPr="00EA0C6E">
        <w:rPr>
          <w:rFonts w:cs="Times New Roman"/>
        </w:rPr>
        <w:t>δεν απουσίαζαν στο παρελθόν</w:t>
      </w:r>
      <w:commentRangeEnd w:id="6"/>
      <w:r w:rsidR="005A60ED" w:rsidRPr="00EA0C6E">
        <w:rPr>
          <w:rStyle w:val="CommentReference"/>
          <w:rFonts w:cs="Times New Roman"/>
          <w:sz w:val="24"/>
          <w:szCs w:val="22"/>
        </w:rPr>
        <w:commentReference w:id="6"/>
      </w:r>
      <w:commentRangeEnd w:id="7"/>
      <w:r w:rsidR="00D5312A" w:rsidRPr="00EA0C6E">
        <w:rPr>
          <w:rStyle w:val="CommentReference"/>
          <w:rFonts w:cs="Times New Roman"/>
          <w:sz w:val="24"/>
          <w:szCs w:val="22"/>
        </w:rPr>
        <w:commentReference w:id="7"/>
      </w:r>
      <w:r w:rsidR="00806464" w:rsidRPr="00EA0C6E">
        <w:rPr>
          <w:rFonts w:cs="Times New Roman"/>
        </w:rPr>
        <w:t xml:space="preserve">, μετά την τρομοκρατική επίθεση </w:t>
      </w:r>
      <w:r w:rsidR="002C50F9" w:rsidRPr="00EA0C6E">
        <w:rPr>
          <w:rFonts w:cs="Times New Roman"/>
        </w:rPr>
        <w:t>στο</w:t>
      </w:r>
      <w:r w:rsidR="00D5312A" w:rsidRPr="00EA0C6E">
        <w:rPr>
          <w:rFonts w:cs="Times New Roman"/>
        </w:rPr>
        <w:t xml:space="preserve"> Παγκόσμιο Κέντρο Εμπορίου</w:t>
      </w:r>
      <w:r w:rsidR="002C50F9" w:rsidRPr="00EA0C6E">
        <w:rPr>
          <w:rFonts w:cs="Times New Roman"/>
        </w:rPr>
        <w:t xml:space="preserve"> </w:t>
      </w:r>
      <w:r w:rsidR="00D5312A" w:rsidRPr="00EA0C6E">
        <w:rPr>
          <w:rFonts w:cs="Times New Roman"/>
        </w:rPr>
        <w:t>(</w:t>
      </w:r>
      <w:r w:rsidR="00D5312A" w:rsidRPr="00EA0C6E">
        <w:rPr>
          <w:rFonts w:cs="Times New Roman"/>
          <w:lang w:val="en-US"/>
        </w:rPr>
        <w:t>World</w:t>
      </w:r>
      <w:r w:rsidR="00D5312A" w:rsidRPr="00EA0C6E">
        <w:rPr>
          <w:rFonts w:cs="Times New Roman"/>
        </w:rPr>
        <w:t xml:space="preserve"> </w:t>
      </w:r>
      <w:r w:rsidR="00D5312A" w:rsidRPr="00EA0C6E">
        <w:rPr>
          <w:rFonts w:cs="Times New Roman"/>
          <w:lang w:val="en-US"/>
        </w:rPr>
        <w:t>Trade</w:t>
      </w:r>
      <w:r w:rsidR="00D5312A" w:rsidRPr="00EA0C6E">
        <w:rPr>
          <w:rFonts w:cs="Times New Roman"/>
        </w:rPr>
        <w:t xml:space="preserve"> </w:t>
      </w:r>
      <w:r w:rsidR="00D5312A" w:rsidRPr="00EA0C6E">
        <w:rPr>
          <w:rFonts w:cs="Times New Roman"/>
          <w:lang w:val="en-US"/>
        </w:rPr>
        <w:t>Center</w:t>
      </w:r>
      <w:r w:rsidR="00D5312A" w:rsidRPr="00EA0C6E">
        <w:rPr>
          <w:rFonts w:cs="Times New Roman"/>
        </w:rPr>
        <w:t xml:space="preserve">, </w:t>
      </w:r>
      <w:r w:rsidR="002C50F9" w:rsidRPr="00EA0C6E">
        <w:rPr>
          <w:rFonts w:cs="Times New Roman"/>
          <w:lang w:val="en-US"/>
        </w:rPr>
        <w:t>WTC</w:t>
      </w:r>
      <w:r w:rsidR="00D5312A" w:rsidRPr="00EA0C6E">
        <w:rPr>
          <w:rFonts w:cs="Times New Roman"/>
        </w:rPr>
        <w:t>)</w:t>
      </w:r>
      <w:r w:rsidR="002C50F9" w:rsidRPr="00EA0C6E">
        <w:rPr>
          <w:rFonts w:cs="Times New Roman"/>
        </w:rPr>
        <w:t xml:space="preserve"> τον Σεπτέμβριο του 2001</w:t>
      </w:r>
      <w:r w:rsidR="00CF3C54" w:rsidRPr="00EA0C6E">
        <w:rPr>
          <w:rFonts w:cs="Times New Roman"/>
        </w:rPr>
        <w:t xml:space="preserve"> πολλές ερευνητικές ομάδες</w:t>
      </w:r>
      <w:r w:rsidR="00ED7E1A" w:rsidRPr="00EA0C6E">
        <w:rPr>
          <w:rFonts w:cs="Times New Roman"/>
        </w:rPr>
        <w:t xml:space="preserve">, </w:t>
      </w:r>
      <w:r w:rsidR="00686B4E" w:rsidRPr="00EA0C6E">
        <w:rPr>
          <w:rFonts w:cs="Times New Roman"/>
        </w:rPr>
        <w:t>στελεχωμένες με προσωπικό</w:t>
      </w:r>
      <w:r w:rsidR="00ED7E1A" w:rsidRPr="00EA0C6E">
        <w:rPr>
          <w:rFonts w:cs="Times New Roman"/>
        </w:rPr>
        <w:t xml:space="preserve"> </w:t>
      </w:r>
      <w:r w:rsidR="00686B4E" w:rsidRPr="00EA0C6E">
        <w:rPr>
          <w:rFonts w:cs="Times New Roman"/>
        </w:rPr>
        <w:t>πολυποίκιλου επιστημονικού υποβάθρου,</w:t>
      </w:r>
      <w:r w:rsidR="00ED7E1A" w:rsidRPr="00EA0C6E">
        <w:rPr>
          <w:rFonts w:cs="Times New Roman"/>
        </w:rPr>
        <w:t xml:space="preserve"> </w:t>
      </w:r>
      <w:r w:rsidR="00D5312A" w:rsidRPr="00EA0C6E">
        <w:rPr>
          <w:rFonts w:cs="Times New Roman"/>
        </w:rPr>
        <w:t>ασχολήθηκαν με το αντικείμενο</w:t>
      </w:r>
      <w:r w:rsidR="00ED7E1A" w:rsidRPr="00EA0C6E">
        <w:rPr>
          <w:rFonts w:cs="Times New Roman"/>
        </w:rPr>
        <w:t xml:space="preserve">. Αυτό που έγινε αισθητά αντιληπτό </w:t>
      </w:r>
      <w:r w:rsidR="00D5312A" w:rsidRPr="00EA0C6E">
        <w:rPr>
          <w:rFonts w:cs="Times New Roman"/>
        </w:rPr>
        <w:t xml:space="preserve">κατά το συμβάν </w:t>
      </w:r>
      <w:r w:rsidR="00ED7E1A" w:rsidRPr="00EA0C6E">
        <w:rPr>
          <w:rFonts w:cs="Times New Roman"/>
        </w:rPr>
        <w:t xml:space="preserve">ήταν το γεγονός ότι οι πληγμένοι, γενικότερα, δεν συμπεριφέρονται απαραίτητα όπως έχουν υπολογίσει οι μηχανικοί και οι επιστήμονες κατά </w:t>
      </w:r>
      <w:r w:rsidR="00D5312A" w:rsidRPr="00EA0C6E">
        <w:rPr>
          <w:rFonts w:cs="Times New Roman"/>
        </w:rPr>
        <w:t>τον</w:t>
      </w:r>
      <w:r w:rsidR="00ED7E1A" w:rsidRPr="00EA0C6E">
        <w:rPr>
          <w:rFonts w:cs="Times New Roman"/>
        </w:rPr>
        <w:t xml:space="preserve"> σχεδιασμό των κτιρίων </w:t>
      </w:r>
      <w:r w:rsidR="00ED7E1A" w:rsidRPr="00EA0C6E">
        <w:rPr>
          <w:rFonts w:cs="Times New Roman"/>
        </w:rPr>
        <w:fldChar w:fldCharType="begin"/>
      </w:r>
      <w:r w:rsidR="00ED7E1A" w:rsidRPr="00EA0C6E">
        <w:rPr>
          <w:rFonts w:cs="Times New Roman"/>
        </w:rPr>
        <w:instrText xml:space="preserve"> ADDIN EN.CITE &lt;EndNote&gt;&lt;Cite&gt;&lt;Author&gt;Kuligowski&lt;/Author&gt;&lt;Year&gt;2011&lt;/Year&gt;&lt;RecNum&gt;9&lt;/RecNum&gt;&lt;DisplayText&gt;(Kuligowski, 2011)&lt;/DisplayText&gt;&lt;record&gt;&lt;rec-number&gt;9&lt;/rec-number&gt;&lt;foreign-keys&gt;&lt;key app="EN" db-id="dxs5p5de0w55t0erd255s0tbrzsd22z0ts0d" timestamp="1766429688"&gt;9&lt;/key&gt;&lt;/foreign-keys&gt;&lt;ref-type name="Thesis"&gt;32&lt;/ref-type&gt;&lt;contributors&gt;&lt;authors&gt;&lt;author&gt;Kuligowski, Erica Dawn&lt;/author&gt;&lt;/authors&gt;&lt;/contributors&gt;&lt;titles&gt;&lt;title&gt;TERROR DEFEATED: Occupant Sensemaking, Decision-Making and Protective Action in the 2001 World Trade Center Disaster&lt;/title&gt;&lt;/titles&gt;&lt;dates&gt;&lt;year&gt;2011&lt;/year&gt;&lt;pub-dates&gt;&lt;date&gt;2011/01&lt;/date&gt;&lt;/pub-dates&gt;&lt;/dates&gt;&lt;pub-location&gt;Boulder, CO&lt;/pub-location&gt;&lt;publisher&gt;University of Colorado at Boulder&lt;/publisher&gt;&lt;work-type&gt;PhD thesis&lt;/work-type&gt;&lt;urls&gt;&lt;related-urls&gt;&lt;url&gt;https://scholar.colorado.edu/concern/graduate_thesis_or_dissertations/6t053g11g&lt;/url&gt;&lt;url&gt;https://www.researchgate.net/publication/277845767_Terror_defeated_Occupant_sensemaking_decision-making_and_protective_action_in_the_2001_World_Trade_Center_disaster&lt;/url&gt;&lt;/related-urls&gt;&lt;/urls&gt;&lt;access-date&gt;2025/12/22&lt;/access-date&gt;&lt;/record&gt;&lt;/Cite&gt;&lt;/EndNote&gt;</w:instrText>
      </w:r>
      <w:r w:rsidR="00ED7E1A" w:rsidRPr="00EA0C6E">
        <w:rPr>
          <w:rFonts w:cs="Times New Roman"/>
        </w:rPr>
        <w:fldChar w:fldCharType="separate"/>
      </w:r>
      <w:r w:rsidR="00ED7E1A" w:rsidRPr="00EA0C6E">
        <w:rPr>
          <w:rFonts w:cs="Times New Roman"/>
          <w:noProof/>
        </w:rPr>
        <w:t>(</w:t>
      </w:r>
      <w:hyperlink w:anchor="_ENREF_46" w:tooltip="Kuligowski, 2011 #9" w:history="1">
        <w:r w:rsidR="007E65F5" w:rsidRPr="00EA0C6E">
          <w:rPr>
            <w:rStyle w:val="Hyperlink"/>
            <w:rFonts w:cs="Times New Roman"/>
          </w:rPr>
          <w:t>Kuligowski, 2011</w:t>
        </w:r>
      </w:hyperlink>
      <w:r w:rsidR="00ED7E1A" w:rsidRPr="00EA0C6E">
        <w:rPr>
          <w:rFonts w:cs="Times New Roman"/>
          <w:noProof/>
        </w:rPr>
        <w:t>)</w:t>
      </w:r>
      <w:r w:rsidR="00ED7E1A" w:rsidRPr="00EA0C6E">
        <w:rPr>
          <w:rFonts w:cs="Times New Roman"/>
        </w:rPr>
        <w:fldChar w:fldCharType="end"/>
      </w:r>
      <w:r w:rsidR="00ED7E1A" w:rsidRPr="00EA0C6E">
        <w:rPr>
          <w:rFonts w:cs="Times New Roman"/>
        </w:rPr>
        <w:t>. Η</w:t>
      </w:r>
      <w:r w:rsidR="00F3100C" w:rsidRPr="00EA0C6E">
        <w:rPr>
          <w:rFonts w:cs="Times New Roman"/>
        </w:rPr>
        <w:t xml:space="preserve"> κατανόηση της</w:t>
      </w:r>
      <w:r w:rsidR="00ED7E1A" w:rsidRPr="00EA0C6E">
        <w:rPr>
          <w:rFonts w:cs="Times New Roman"/>
        </w:rPr>
        <w:t xml:space="preserve"> πολυπλοκότητα</w:t>
      </w:r>
      <w:r w:rsidR="00F3100C" w:rsidRPr="00EA0C6E">
        <w:rPr>
          <w:rFonts w:cs="Times New Roman"/>
        </w:rPr>
        <w:t>ς</w:t>
      </w:r>
      <w:r w:rsidR="00ED7E1A" w:rsidRPr="00EA0C6E">
        <w:rPr>
          <w:rFonts w:cs="Times New Roman"/>
        </w:rPr>
        <w:t xml:space="preserve"> της ανθρώπινης ψυχολογίας σε συνδυασμό με τη συμπεριφορά του ατόμου μέσα σε ένα ευρύτερο κοινωνικό σύνολο</w:t>
      </w:r>
      <w:r w:rsidR="00133FA7" w:rsidRPr="00EA0C6E">
        <w:rPr>
          <w:rFonts w:cs="Times New Roman"/>
        </w:rPr>
        <w:t xml:space="preserve"> κατά τη διάρκεια ενός έκτακτου συμβάντος,</w:t>
      </w:r>
      <w:r w:rsidR="00ED7E1A" w:rsidRPr="00EA0C6E">
        <w:rPr>
          <w:rFonts w:cs="Times New Roman"/>
        </w:rPr>
        <w:t xml:space="preserve"> αποτελούν δύο </w:t>
      </w:r>
      <w:r w:rsidR="00F3100C" w:rsidRPr="00EA0C6E">
        <w:rPr>
          <w:rFonts w:cs="Times New Roman"/>
        </w:rPr>
        <w:t>από τις μεγαλύτερες προκλήσεις που αντιμετωπίζουν οι ερευνητές στο σχεδιασμό μοντέλων εκκένωσης</w:t>
      </w:r>
      <w:r w:rsidR="00133FA7" w:rsidRPr="00EA0C6E">
        <w:rPr>
          <w:rFonts w:cs="Times New Roman"/>
        </w:rPr>
        <w:t>, και ε</w:t>
      </w:r>
      <w:r w:rsidR="00F3100C" w:rsidRPr="00EA0C6E">
        <w:rPr>
          <w:rFonts w:cs="Times New Roman"/>
        </w:rPr>
        <w:t>ιδικότερα η μαθηματική τους μοντελοποίηση</w:t>
      </w:r>
      <w:r w:rsidR="00133FA7" w:rsidRPr="00EA0C6E">
        <w:rPr>
          <w:rFonts w:cs="Times New Roman"/>
        </w:rPr>
        <w:t xml:space="preserve"> </w:t>
      </w:r>
      <w:r w:rsidR="00133FA7" w:rsidRPr="00EA0C6E">
        <w:rPr>
          <w:rFonts w:cs="Times New Roman"/>
        </w:rPr>
        <w:fldChar w:fldCharType="begin">
          <w:fldData xml:space="preserve">PEVuZE5vdGU+PENpdGU+PEF1dGhvcj5Hd3lubmU8L0F1dGhvcj48WWVhcj4yMDE2PC9ZZWFyPjxS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</w:fldData>
        </w:fldChar>
      </w:r>
      <w:r w:rsidR="00EC3E3D" w:rsidRPr="00EA0C6E">
        <w:rPr>
          <w:rFonts w:cs="Times New Roman"/>
        </w:rPr>
        <w:instrText xml:space="preserve"> ADDIN EN.CITE </w:instrText>
      </w:r>
      <w:r w:rsidR="00EC3E3D" w:rsidRPr="00EA0C6E">
        <w:rPr>
          <w:rFonts w:cs="Times New Roman"/>
        </w:rPr>
        <w:fldChar w:fldCharType="begin">
          <w:fldData xml:space="preserve">PEVuZE5vdGU+PENpdGU+PEF1dGhvcj5Hd3lubmU8L0F1dGhvcj48WWVhcj4yMDE2PC9ZZWFyPjxS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</w:fldData>
        </w:fldChar>
      </w:r>
      <w:r w:rsidR="00EC3E3D" w:rsidRPr="00EA0C6E">
        <w:rPr>
          <w:rFonts w:cs="Times New Roman"/>
        </w:rPr>
        <w:instrText xml:space="preserve"> ADDIN EN.CITE.DATA </w:instrText>
      </w:r>
      <w:r w:rsidR="00EC3E3D" w:rsidRPr="00EA0C6E">
        <w:rPr>
          <w:rFonts w:cs="Times New Roman"/>
        </w:rPr>
      </w:r>
      <w:r w:rsidR="00EC3E3D" w:rsidRPr="00EA0C6E">
        <w:rPr>
          <w:rFonts w:cs="Times New Roman"/>
        </w:rPr>
        <w:fldChar w:fldCharType="end"/>
      </w:r>
      <w:r w:rsidR="00133FA7" w:rsidRPr="00EA0C6E">
        <w:rPr>
          <w:rFonts w:cs="Times New Roman"/>
        </w:rPr>
      </w:r>
      <w:r w:rsidR="00133FA7" w:rsidRPr="00EA0C6E">
        <w:rPr>
          <w:rFonts w:cs="Times New Roman"/>
        </w:rPr>
        <w:fldChar w:fldCharType="separate"/>
      </w:r>
      <w:r w:rsidR="00EC34E8" w:rsidRPr="00EA0C6E">
        <w:rPr>
          <w:rFonts w:cs="Times New Roman"/>
          <w:noProof/>
        </w:rPr>
        <w:t>(</w:t>
      </w:r>
      <w:hyperlink w:anchor="_ENREF_22" w:tooltip="Gwynne, 2016 #10" w:history="1">
        <w:r w:rsidR="007E65F5" w:rsidRPr="00EA0C6E">
          <w:rPr>
            <w:rStyle w:val="Hyperlink"/>
            <w:rFonts w:cs="Times New Roman"/>
          </w:rPr>
          <w:t>Gwynne et al., 2016</w:t>
        </w:r>
      </w:hyperlink>
      <w:r w:rsidR="00EC34E8" w:rsidRPr="00EA0C6E">
        <w:rPr>
          <w:rFonts w:cs="Times New Roman"/>
          <w:noProof/>
        </w:rPr>
        <w:t xml:space="preserve">, </w:t>
      </w:r>
      <w:hyperlink w:anchor="_ENREF_63" w:tooltip="Senanayake, 2024 #16" w:history="1">
        <w:r w:rsidR="007E65F5" w:rsidRPr="00EA0C6E">
          <w:rPr>
            <w:rStyle w:val="Hyperlink"/>
            <w:rFonts w:cs="Times New Roman"/>
          </w:rPr>
          <w:t>Senanayake et al., 2024</w:t>
        </w:r>
      </w:hyperlink>
      <w:r w:rsidR="00EC34E8" w:rsidRPr="00EA0C6E">
        <w:rPr>
          <w:rFonts w:cs="Times New Roman"/>
          <w:noProof/>
        </w:rPr>
        <w:t xml:space="preserve">, </w:t>
      </w:r>
      <w:hyperlink w:anchor="_ENREF_84" w:tooltip="Zheng, 2009 #23" w:history="1">
        <w:r w:rsidR="007E65F5" w:rsidRPr="00EA0C6E">
          <w:rPr>
            <w:rStyle w:val="Hyperlink"/>
            <w:rFonts w:cs="Times New Roman"/>
          </w:rPr>
          <w:t>Zheng et al., 2009</w:t>
        </w:r>
      </w:hyperlink>
      <w:r w:rsidR="00EC34E8" w:rsidRPr="00EA0C6E">
        <w:rPr>
          <w:rFonts w:cs="Times New Roman"/>
          <w:noProof/>
        </w:rPr>
        <w:t>)</w:t>
      </w:r>
      <w:r w:rsidR="00133FA7" w:rsidRPr="00EA0C6E">
        <w:rPr>
          <w:rFonts w:cs="Times New Roman"/>
        </w:rPr>
        <w:fldChar w:fldCharType="end"/>
      </w:r>
      <w:r w:rsidR="00133FA7" w:rsidRPr="00EA0C6E">
        <w:rPr>
          <w:rFonts w:cs="Times New Roman"/>
        </w:rPr>
        <w:t>.</w:t>
      </w:r>
      <w:r w:rsidR="00686B4E" w:rsidRPr="00EA0C6E">
        <w:rPr>
          <w:rFonts w:cs="Times New Roman"/>
        </w:rPr>
        <w:t xml:space="preserve"> </w:t>
      </w:r>
      <w:r w:rsidR="00E644D1" w:rsidRPr="00EA0C6E">
        <w:rPr>
          <w:rFonts w:cs="Times New Roman"/>
        </w:rPr>
        <w:t>Για τη</w:t>
      </w:r>
      <w:r w:rsidR="00686B4E" w:rsidRPr="00EA0C6E">
        <w:rPr>
          <w:rFonts w:cs="Times New Roman"/>
        </w:rPr>
        <w:t xml:space="preserve"> μαθηματική μοντελοποίηση της ανθρώπινης συμπεριφοράς έχουν αναπτυχθεί διάφορα</w:t>
      </w:r>
      <w:r w:rsidR="001F6B5A" w:rsidRPr="00EA0C6E">
        <w:rPr>
          <w:rFonts w:cs="Times New Roman"/>
        </w:rPr>
        <w:t xml:space="preserve"> υπολογιστικά</w:t>
      </w:r>
      <w:r w:rsidR="00686B4E" w:rsidRPr="00EA0C6E">
        <w:rPr>
          <w:rFonts w:cs="Times New Roman"/>
        </w:rPr>
        <w:t xml:space="preserve"> μοντέλα. </w:t>
      </w:r>
      <w:r w:rsidR="00020307" w:rsidRPr="00EA0C6E">
        <w:rPr>
          <w:rFonts w:cs="Times New Roman"/>
        </w:rPr>
        <w:t xml:space="preserve">Ορισμένα </w:t>
      </w:r>
      <w:r w:rsidR="00686B4E" w:rsidRPr="00EA0C6E">
        <w:rPr>
          <w:rFonts w:cs="Times New Roman"/>
        </w:rPr>
        <w:t>από τα</w:t>
      </w:r>
      <w:r w:rsidR="009F7B27" w:rsidRPr="00EA0C6E">
        <w:rPr>
          <w:rFonts w:cs="Times New Roman"/>
        </w:rPr>
        <w:t xml:space="preserve"> πιο</w:t>
      </w:r>
      <w:r w:rsidR="00686B4E" w:rsidRPr="00EA0C6E">
        <w:rPr>
          <w:rFonts w:cs="Times New Roman"/>
        </w:rPr>
        <w:t xml:space="preserve"> </w:t>
      </w:r>
      <w:r w:rsidR="009F7B27" w:rsidRPr="00EA0C6E">
        <w:rPr>
          <w:rFonts w:cs="Times New Roman"/>
        </w:rPr>
        <w:t>συνηθισμένα</w:t>
      </w:r>
      <w:r w:rsidR="00686B4E" w:rsidRPr="00EA0C6E">
        <w:rPr>
          <w:rFonts w:cs="Times New Roman"/>
        </w:rPr>
        <w:t xml:space="preserve"> είναι</w:t>
      </w:r>
      <w:r w:rsidR="009F7B27" w:rsidRPr="00EA0C6E">
        <w:rPr>
          <w:rFonts w:cs="Times New Roman"/>
        </w:rPr>
        <w:t>, κατά σειρά αύξουσας πολυπλοκότητας και υπολογιστικού κόστους, τα μοντέλα συνεχούς μέσου (</w:t>
      </w:r>
      <w:r w:rsidR="00C7214B" w:rsidRPr="00EA0C6E">
        <w:rPr>
          <w:rFonts w:cs="Times New Roman"/>
          <w:lang w:val="en-US"/>
        </w:rPr>
        <w:t>C</w:t>
      </w:r>
      <w:r w:rsidR="009F7B27" w:rsidRPr="00EA0C6E">
        <w:rPr>
          <w:rFonts w:cs="Times New Roman"/>
          <w:lang w:val="en-US"/>
        </w:rPr>
        <w:t>ontinuum</w:t>
      </w:r>
      <w:r w:rsidR="009F7B27" w:rsidRPr="00EA0C6E">
        <w:rPr>
          <w:rFonts w:cs="Times New Roman"/>
        </w:rPr>
        <w:t xml:space="preserve"> </w:t>
      </w:r>
      <w:r w:rsidR="00C7214B" w:rsidRPr="00EA0C6E">
        <w:rPr>
          <w:rFonts w:cs="Times New Roman"/>
          <w:lang w:val="en-US"/>
        </w:rPr>
        <w:t>M</w:t>
      </w:r>
      <w:r w:rsidR="009F7B27" w:rsidRPr="00EA0C6E">
        <w:rPr>
          <w:rFonts w:cs="Times New Roman"/>
          <w:lang w:val="en-US"/>
        </w:rPr>
        <w:t>odels</w:t>
      </w:r>
      <w:r w:rsidR="009F7B27" w:rsidRPr="00EA0C6E">
        <w:rPr>
          <w:rFonts w:cs="Times New Roman"/>
        </w:rPr>
        <w:t>), τα δικτυακά μοντέλα (</w:t>
      </w:r>
      <w:r w:rsidR="00C7214B" w:rsidRPr="00EA0C6E">
        <w:rPr>
          <w:rFonts w:cs="Times New Roman"/>
          <w:lang w:val="en-US"/>
        </w:rPr>
        <w:t>N</w:t>
      </w:r>
      <w:r w:rsidR="009F7B27" w:rsidRPr="00EA0C6E">
        <w:rPr>
          <w:rFonts w:cs="Times New Roman"/>
          <w:lang w:val="en-US"/>
        </w:rPr>
        <w:t>etwork</w:t>
      </w:r>
      <w:r w:rsidR="009F7B27" w:rsidRPr="00EA0C6E">
        <w:rPr>
          <w:rFonts w:cs="Times New Roman"/>
        </w:rPr>
        <w:t>-</w:t>
      </w:r>
      <w:r w:rsidR="00C7214B" w:rsidRPr="00EA0C6E">
        <w:rPr>
          <w:rFonts w:cs="Times New Roman"/>
          <w:lang w:val="en-US"/>
        </w:rPr>
        <w:t>B</w:t>
      </w:r>
      <w:r w:rsidR="009F7B27" w:rsidRPr="00EA0C6E">
        <w:rPr>
          <w:rFonts w:cs="Times New Roman"/>
          <w:lang w:val="en-US"/>
        </w:rPr>
        <w:t>ased</w:t>
      </w:r>
      <w:r w:rsidR="009F7B27" w:rsidRPr="00EA0C6E">
        <w:rPr>
          <w:rFonts w:cs="Times New Roman"/>
        </w:rPr>
        <w:t xml:space="preserve"> </w:t>
      </w:r>
      <w:r w:rsidR="00C7214B" w:rsidRPr="00EA0C6E">
        <w:rPr>
          <w:rFonts w:cs="Times New Roman"/>
          <w:lang w:val="en-US"/>
        </w:rPr>
        <w:t>M</w:t>
      </w:r>
      <w:r w:rsidR="009F7B27" w:rsidRPr="00EA0C6E">
        <w:rPr>
          <w:rFonts w:cs="Times New Roman"/>
          <w:lang w:val="en-US"/>
        </w:rPr>
        <w:t>odels</w:t>
      </w:r>
      <w:r w:rsidR="009F7B27" w:rsidRPr="00EA0C6E">
        <w:rPr>
          <w:rFonts w:cs="Times New Roman"/>
        </w:rPr>
        <w:t>), τα μοντέλα κυψελωτών αυτομάτων (</w:t>
      </w:r>
      <w:r w:rsidR="00C7214B" w:rsidRPr="00EA0C6E">
        <w:rPr>
          <w:rFonts w:cs="Times New Roman"/>
          <w:lang w:val="en-US"/>
        </w:rPr>
        <w:t>C</w:t>
      </w:r>
      <w:r w:rsidR="009F7B27" w:rsidRPr="00EA0C6E">
        <w:rPr>
          <w:rFonts w:cs="Times New Roman"/>
          <w:lang w:val="en-US"/>
        </w:rPr>
        <w:t>ellular</w:t>
      </w:r>
      <w:r w:rsidR="009F7B27" w:rsidRPr="00EA0C6E">
        <w:rPr>
          <w:rFonts w:cs="Times New Roman"/>
        </w:rPr>
        <w:t xml:space="preserve"> </w:t>
      </w:r>
      <w:r w:rsidR="00C7214B" w:rsidRPr="00EA0C6E">
        <w:rPr>
          <w:rFonts w:cs="Times New Roman"/>
          <w:lang w:val="en-US"/>
        </w:rPr>
        <w:t>A</w:t>
      </w:r>
      <w:r w:rsidR="009F7B27" w:rsidRPr="00EA0C6E">
        <w:rPr>
          <w:rFonts w:cs="Times New Roman"/>
          <w:lang w:val="en-US"/>
        </w:rPr>
        <w:t>utomata</w:t>
      </w:r>
      <w:r w:rsidR="009F7B27" w:rsidRPr="00EA0C6E">
        <w:rPr>
          <w:rFonts w:cs="Times New Roman"/>
        </w:rPr>
        <w:t xml:space="preserve"> </w:t>
      </w:r>
      <w:r w:rsidR="00C7214B" w:rsidRPr="00EA0C6E">
        <w:rPr>
          <w:rFonts w:cs="Times New Roman"/>
          <w:lang w:val="en-US"/>
        </w:rPr>
        <w:t>M</w:t>
      </w:r>
      <w:r w:rsidR="009F7B27" w:rsidRPr="00EA0C6E">
        <w:rPr>
          <w:rFonts w:cs="Times New Roman"/>
          <w:lang w:val="en-US"/>
        </w:rPr>
        <w:t>odels</w:t>
      </w:r>
      <w:r w:rsidR="00C7214B" w:rsidRPr="00EA0C6E">
        <w:rPr>
          <w:rFonts w:cs="Times New Roman"/>
        </w:rPr>
        <w:t xml:space="preserve">, </w:t>
      </w:r>
      <w:r w:rsidR="00C7214B" w:rsidRPr="00EA0C6E">
        <w:rPr>
          <w:rFonts w:cs="Times New Roman"/>
          <w:lang w:val="en-US"/>
        </w:rPr>
        <w:t>CA</w:t>
      </w:r>
      <w:r w:rsidR="009F7B27" w:rsidRPr="00EA0C6E">
        <w:rPr>
          <w:rFonts w:cs="Times New Roman"/>
        </w:rPr>
        <w:t>), τα μοντέλα κοινωνικών δυνάμεων (</w:t>
      </w:r>
      <w:r w:rsidR="00C7214B" w:rsidRPr="00EA0C6E">
        <w:rPr>
          <w:rFonts w:cs="Times New Roman"/>
          <w:lang w:val="en-US"/>
        </w:rPr>
        <w:t>S</w:t>
      </w:r>
      <w:r w:rsidR="009F7B27" w:rsidRPr="00EA0C6E">
        <w:rPr>
          <w:rFonts w:cs="Times New Roman"/>
          <w:lang w:val="en-US"/>
        </w:rPr>
        <w:t>ocial</w:t>
      </w:r>
      <w:r w:rsidR="009F7B27" w:rsidRPr="00EA0C6E">
        <w:rPr>
          <w:rFonts w:cs="Times New Roman"/>
        </w:rPr>
        <w:t xml:space="preserve"> </w:t>
      </w:r>
      <w:r w:rsidR="00C7214B" w:rsidRPr="00EA0C6E">
        <w:rPr>
          <w:rFonts w:cs="Times New Roman"/>
          <w:lang w:val="en-US"/>
        </w:rPr>
        <w:t>F</w:t>
      </w:r>
      <w:r w:rsidR="009F7B27" w:rsidRPr="00EA0C6E">
        <w:rPr>
          <w:rFonts w:cs="Times New Roman"/>
          <w:lang w:val="en-US"/>
        </w:rPr>
        <w:t>orce</w:t>
      </w:r>
      <w:r w:rsidR="009F7B27" w:rsidRPr="00EA0C6E">
        <w:rPr>
          <w:rFonts w:cs="Times New Roman"/>
        </w:rPr>
        <w:t xml:space="preserve"> </w:t>
      </w:r>
      <w:r w:rsidR="00C7214B" w:rsidRPr="00EA0C6E">
        <w:rPr>
          <w:rFonts w:cs="Times New Roman"/>
          <w:lang w:val="en-US"/>
        </w:rPr>
        <w:t>M</w:t>
      </w:r>
      <w:r w:rsidR="009F7B27" w:rsidRPr="00EA0C6E">
        <w:rPr>
          <w:rFonts w:cs="Times New Roman"/>
          <w:lang w:val="en-US"/>
        </w:rPr>
        <w:t>odels</w:t>
      </w:r>
      <w:r w:rsidR="00C7214B" w:rsidRPr="00EA0C6E">
        <w:rPr>
          <w:rFonts w:cs="Times New Roman"/>
        </w:rPr>
        <w:t xml:space="preserve">, </w:t>
      </w:r>
      <w:r w:rsidR="00C7214B" w:rsidRPr="00EA0C6E">
        <w:rPr>
          <w:rFonts w:cs="Times New Roman"/>
          <w:lang w:val="en-US"/>
        </w:rPr>
        <w:t>SFM</w:t>
      </w:r>
      <w:r w:rsidR="009F7B27" w:rsidRPr="00EA0C6E">
        <w:rPr>
          <w:rFonts w:cs="Times New Roman"/>
        </w:rPr>
        <w:t xml:space="preserve">) και τα μοντέλα βασισμένα σε </w:t>
      </w:r>
      <w:r w:rsidR="00020307" w:rsidRPr="00EA0C6E">
        <w:rPr>
          <w:rFonts w:cs="Times New Roman"/>
        </w:rPr>
        <w:t>«</w:t>
      </w:r>
      <w:commentRangeStart w:id="8"/>
      <w:r w:rsidR="009F7B27" w:rsidRPr="00EA0C6E">
        <w:rPr>
          <w:rFonts w:cs="Times New Roman"/>
        </w:rPr>
        <w:t>πράκτορες</w:t>
      </w:r>
      <w:commentRangeEnd w:id="8"/>
      <w:r w:rsidR="005A60ED" w:rsidRPr="00EA0C6E">
        <w:rPr>
          <w:rStyle w:val="CommentReference"/>
          <w:rFonts w:cs="Times New Roman"/>
          <w:sz w:val="24"/>
          <w:szCs w:val="22"/>
        </w:rPr>
        <w:commentReference w:id="8"/>
      </w:r>
      <w:r w:rsidR="00020307" w:rsidRPr="00EA0C6E">
        <w:rPr>
          <w:rFonts w:cs="Times New Roman"/>
        </w:rPr>
        <w:t>»</w:t>
      </w:r>
      <w:r w:rsidR="009F7B27" w:rsidRPr="00EA0C6E">
        <w:rPr>
          <w:rFonts w:cs="Times New Roman"/>
        </w:rPr>
        <w:t xml:space="preserve"> (</w:t>
      </w:r>
      <w:commentRangeStart w:id="9"/>
      <w:r w:rsidR="00C7214B" w:rsidRPr="00EA0C6E">
        <w:rPr>
          <w:rFonts w:cs="Times New Roman"/>
          <w:lang w:val="en-US"/>
        </w:rPr>
        <w:t>A</w:t>
      </w:r>
      <w:r w:rsidR="009F7B27" w:rsidRPr="00EA0C6E">
        <w:rPr>
          <w:rFonts w:cs="Times New Roman"/>
          <w:lang w:val="en-US"/>
        </w:rPr>
        <w:t>gent</w:t>
      </w:r>
      <w:r w:rsidR="009F7B27" w:rsidRPr="00EA0C6E">
        <w:rPr>
          <w:rFonts w:cs="Times New Roman"/>
        </w:rPr>
        <w:t>-</w:t>
      </w:r>
      <w:r w:rsidR="00C7214B" w:rsidRPr="00EA0C6E">
        <w:rPr>
          <w:rFonts w:cs="Times New Roman"/>
          <w:lang w:val="en-US"/>
        </w:rPr>
        <w:t>B</w:t>
      </w:r>
      <w:r w:rsidR="009F7B27" w:rsidRPr="00EA0C6E">
        <w:rPr>
          <w:rFonts w:cs="Times New Roman"/>
          <w:lang w:val="en-US"/>
        </w:rPr>
        <w:t>ased</w:t>
      </w:r>
      <w:r w:rsidR="009F7B27" w:rsidRPr="00EA0C6E">
        <w:rPr>
          <w:rFonts w:cs="Times New Roman"/>
        </w:rPr>
        <w:t xml:space="preserve"> </w:t>
      </w:r>
      <w:r w:rsidR="00C7214B" w:rsidRPr="00EA0C6E">
        <w:rPr>
          <w:rFonts w:cs="Times New Roman"/>
          <w:lang w:val="en-US"/>
        </w:rPr>
        <w:t>M</w:t>
      </w:r>
      <w:r w:rsidR="009F7B27" w:rsidRPr="00EA0C6E">
        <w:rPr>
          <w:rFonts w:cs="Times New Roman"/>
          <w:lang w:val="en-US"/>
        </w:rPr>
        <w:t>odels</w:t>
      </w:r>
      <w:commentRangeEnd w:id="9"/>
      <w:r w:rsidR="005A60ED" w:rsidRPr="00EA0C6E">
        <w:rPr>
          <w:rStyle w:val="CommentReference"/>
          <w:rFonts w:cs="Times New Roman"/>
          <w:sz w:val="24"/>
          <w:szCs w:val="22"/>
        </w:rPr>
        <w:commentReference w:id="9"/>
      </w:r>
      <w:r w:rsidR="00020307" w:rsidRPr="00EA0C6E">
        <w:rPr>
          <w:rFonts w:cs="Times New Roman"/>
        </w:rPr>
        <w:t xml:space="preserve">, </w:t>
      </w:r>
      <w:r w:rsidR="00020307" w:rsidRPr="00EA0C6E">
        <w:rPr>
          <w:rFonts w:cs="Times New Roman"/>
          <w:lang w:val="en-US"/>
        </w:rPr>
        <w:lastRenderedPageBreak/>
        <w:t>ABM</w:t>
      </w:r>
      <w:r w:rsidR="009F7B27" w:rsidRPr="00EA0C6E">
        <w:rPr>
          <w:rFonts w:cs="Times New Roman"/>
        </w:rPr>
        <w:t xml:space="preserve">). Ενώ ο πυρήνας όλων των μοντέλων είναι η προσομοίωση της </w:t>
      </w:r>
      <w:r w:rsidR="00706867" w:rsidRPr="00EA0C6E">
        <w:rPr>
          <w:rFonts w:cs="Times New Roman"/>
        </w:rPr>
        <w:t>συμπεριφοράς</w:t>
      </w:r>
      <w:r w:rsidR="009F7B27" w:rsidRPr="00EA0C6E">
        <w:rPr>
          <w:rFonts w:cs="Times New Roman"/>
        </w:rPr>
        <w:t xml:space="preserve"> </w:t>
      </w:r>
      <w:r w:rsidR="00E644D1" w:rsidRPr="00EA0C6E">
        <w:rPr>
          <w:rFonts w:cs="Times New Roman"/>
        </w:rPr>
        <w:t xml:space="preserve">των </w:t>
      </w:r>
      <w:r w:rsidR="00870F0D" w:rsidRPr="00EA0C6E">
        <w:rPr>
          <w:rFonts w:cs="Times New Roman"/>
        </w:rPr>
        <w:t>εκκενουμένων</w:t>
      </w:r>
      <w:r w:rsidR="00E644D1" w:rsidRPr="00EA0C6E">
        <w:rPr>
          <w:rFonts w:cs="Times New Roman"/>
        </w:rPr>
        <w:t>, έχουν, ανάμεσα σε άλλες, δύο βασικές διαφορές μεταξύ τους</w:t>
      </w:r>
      <w:r w:rsidR="00E87615" w:rsidRPr="00EA0C6E">
        <w:rPr>
          <w:rFonts w:cs="Times New Roman"/>
        </w:rPr>
        <w:t xml:space="preserve"> </w:t>
      </w:r>
      <w:r w:rsidR="00E87615" w:rsidRPr="00EA0C6E">
        <w:rPr>
          <w:rFonts w:cs="Times New Roman"/>
        </w:rPr>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a2g8L0F1dGhvcj48WWVhcj4yMDIwPC9ZZWFyPjxSZWNOdW0+MTQ8L1JlY051bT48cmVjb3JkPjxy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</w:fldData>
        </w:fldChar>
      </w:r>
      <w:r w:rsidR="00D07067" w:rsidRPr="00EA0C6E">
        <w:rPr>
          <w:rFonts w:cs="Times New Roman"/>
        </w:rPr>
        <w:instrText xml:space="preserve"> ADDIN EN.CITE </w:instrText>
      </w:r>
      <w:r w:rsidR="00D07067" w:rsidRPr="00EA0C6E">
        <w:rPr>
          <w:rFonts w:cs="Times New Roman"/>
        </w:rPr>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a2g8L0F1dGhvcj48WWVhcj4yMDIwPC9ZZWFyPjxSZWNOdW0+MTQ8L1JlY051bT48cmVjb3JkPjxy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</w:fldData>
        </w:fldChar>
      </w:r>
      <w:r w:rsidR="00D07067" w:rsidRPr="00EA0C6E">
        <w:rPr>
          <w:rFonts w:cs="Times New Roman"/>
        </w:rPr>
        <w:instrText xml:space="preserve"> ADDIN EN.CITE.DATA </w:instrText>
      </w:r>
      <w:r w:rsidR="00D07067" w:rsidRPr="00EA0C6E">
        <w:rPr>
          <w:rFonts w:cs="Times New Roman"/>
        </w:rPr>
      </w:r>
      <w:r w:rsidR="00D07067" w:rsidRPr="00EA0C6E">
        <w:rPr>
          <w:rFonts w:cs="Times New Roman"/>
        </w:rPr>
        <w:fldChar w:fldCharType="end"/>
      </w:r>
      <w:r w:rsidR="00E87615" w:rsidRPr="00EA0C6E">
        <w:rPr>
          <w:rFonts w:cs="Times New Roman"/>
        </w:rPr>
      </w:r>
      <w:r w:rsidR="00E87615" w:rsidRPr="00EA0C6E">
        <w:rPr>
          <w:rFonts w:cs="Times New Roman"/>
        </w:rPr>
        <w:fldChar w:fldCharType="separate"/>
      </w:r>
      <w:r w:rsidR="00D07067" w:rsidRPr="00EA0C6E">
        <w:rPr>
          <w:rFonts w:cs="Times New Roman"/>
          <w:noProof/>
        </w:rPr>
        <w:t>(</w:t>
      </w:r>
      <w:hyperlink w:anchor="_ENREF_1" w:tooltip="Aldahlawi, 2024 #13" w:history="1">
        <w:r w:rsidR="007E65F5" w:rsidRPr="00EA0C6E">
          <w:rPr>
            <w:rStyle w:val="Hyperlink"/>
            <w:rFonts w:cs="Times New Roman"/>
          </w:rPr>
          <w:t>Aldahlawi et al., 2024</w:t>
        </w:r>
      </w:hyperlink>
      <w:r w:rsidR="00D07067" w:rsidRPr="00EA0C6E">
        <w:rPr>
          <w:rFonts w:cs="Times New Roman"/>
          <w:noProof/>
        </w:rPr>
        <w:t xml:space="preserve">, </w:t>
      </w:r>
      <w:hyperlink w:anchor="_ENREF_65" w:tooltip="Shaikh, 2020 #14" w:history="1">
        <w:r w:rsidR="007E65F5" w:rsidRPr="00EA0C6E">
          <w:rPr>
            <w:rStyle w:val="Hyperlink"/>
            <w:rFonts w:cs="Times New Roman"/>
          </w:rPr>
          <w:t>Shaikh et al., 2020</w:t>
        </w:r>
      </w:hyperlink>
      <w:r w:rsidR="00D07067" w:rsidRPr="00EA0C6E">
        <w:rPr>
          <w:rFonts w:cs="Times New Roman"/>
          <w:noProof/>
        </w:rPr>
        <w:t>)</w:t>
      </w:r>
      <w:r w:rsidR="00E87615" w:rsidRPr="00EA0C6E">
        <w:rPr>
          <w:rFonts w:cs="Times New Roman"/>
        </w:rPr>
        <w:fldChar w:fldCharType="end"/>
      </w:r>
      <w:r w:rsidR="00E644D1" w:rsidRPr="00EA0C6E">
        <w:rPr>
          <w:rFonts w:cs="Times New Roman"/>
        </w:rPr>
        <w:t>. Η πρώτη διαφορά είναι ο τρόπος με τον οποίο προσομοιώνονται τα πλήθη</w:t>
      </w:r>
      <w:r w:rsidR="00534E45" w:rsidRPr="00EA0C6E">
        <w:rPr>
          <w:rFonts w:cs="Times New Roman"/>
        </w:rPr>
        <w:t xml:space="preserve">. Για παράδειγμα, στα μοντέλα συνεχούς μέσου οι εμπλεκόμενοι προσομοιώνονται ως ένα σύνολο, το οποίο ενδεχομένως να μην μπορεί να προβλέψει τη συμπεριφορά τους για </w:t>
      </w:r>
      <w:r w:rsidR="009811B4" w:rsidRPr="00EA0C6E">
        <w:rPr>
          <w:rFonts w:cs="Times New Roman"/>
        </w:rPr>
        <w:t>πλήθη χαμηλής πυκνότητας</w:t>
      </w:r>
      <w:r w:rsidR="00534E45" w:rsidRPr="00EA0C6E">
        <w:rPr>
          <w:rFonts w:cs="Times New Roman"/>
        </w:rPr>
        <w:t>. Σε αντίθεση, τ</w:t>
      </w:r>
      <w:r w:rsidR="00A25139" w:rsidRPr="00EA0C6E">
        <w:rPr>
          <w:rFonts w:cs="Times New Roman"/>
        </w:rPr>
        <w:t>ο</w:t>
      </w:r>
      <w:r w:rsidR="00534E45" w:rsidRPr="00EA0C6E">
        <w:rPr>
          <w:rFonts w:cs="Times New Roman"/>
        </w:rPr>
        <w:t xml:space="preserve"> </w:t>
      </w:r>
      <w:r w:rsidR="00A25139" w:rsidRPr="00EA0C6E">
        <w:rPr>
          <w:rFonts w:cs="Times New Roman"/>
          <w:lang w:val="en-US"/>
        </w:rPr>
        <w:t>ABM</w:t>
      </w:r>
      <w:r w:rsidR="00534E45" w:rsidRPr="00EA0C6E">
        <w:rPr>
          <w:rFonts w:cs="Times New Roman"/>
        </w:rPr>
        <w:t xml:space="preserve"> αντιμετωπίζ</w:t>
      </w:r>
      <w:r w:rsidR="00A25139" w:rsidRPr="00EA0C6E">
        <w:rPr>
          <w:rFonts w:cs="Times New Roman"/>
        </w:rPr>
        <w:t>ει</w:t>
      </w:r>
      <w:r w:rsidR="00534E45" w:rsidRPr="00EA0C6E">
        <w:rPr>
          <w:rFonts w:cs="Times New Roman"/>
        </w:rPr>
        <w:t xml:space="preserve"> κάθε οντότητα ξεχωριστά</w:t>
      </w:r>
      <w:r w:rsidR="00D07067" w:rsidRPr="00EA0C6E">
        <w:rPr>
          <w:rFonts w:cs="Times New Roman"/>
        </w:rPr>
        <w:t xml:space="preserve"> </w:t>
      </w:r>
      <w:r w:rsidR="00D07067" w:rsidRPr="00EA0C6E">
        <w:rPr>
          <w:rFonts w:cs="Times New Roman"/>
          <w:lang w:val="en-US"/>
        </w:rPr>
        <w:fldChar w:fldCharType="begin"/>
      </w:r>
      <w:r w:rsidR="00D07067" w:rsidRPr="00EA0C6E">
        <w:rPr>
          <w:rFonts w:cs="Times New Roman"/>
        </w:rPr>
        <w:instrText xml:space="preserve"> </w:instrText>
      </w:r>
      <w:r w:rsidR="00D07067" w:rsidRPr="00EA0C6E">
        <w:rPr>
          <w:rFonts w:cs="Times New Roman"/>
          <w:lang w:val="en-US"/>
        </w:rPr>
        <w:instrText>ADDIN</w:instrText>
      </w:r>
      <w:r w:rsidR="00D07067" w:rsidRPr="00EA0C6E">
        <w:rPr>
          <w:rFonts w:cs="Times New Roman"/>
        </w:rPr>
        <w:instrText xml:space="preserve"> </w:instrText>
      </w:r>
      <w:r w:rsidR="00D07067" w:rsidRPr="00EA0C6E">
        <w:rPr>
          <w:rFonts w:cs="Times New Roman"/>
          <w:lang w:val="en-US"/>
        </w:rPr>
        <w:instrText>EN</w:instrText>
      </w:r>
      <w:r w:rsidR="00D07067" w:rsidRPr="00EA0C6E">
        <w:rPr>
          <w:rFonts w:cs="Times New Roman"/>
        </w:rPr>
        <w:instrText>.</w:instrText>
      </w:r>
      <w:r w:rsidR="00D07067" w:rsidRPr="00EA0C6E">
        <w:rPr>
          <w:rFonts w:cs="Times New Roman"/>
          <w:lang w:val="en-US"/>
        </w:rPr>
        <w:instrText>CITE</w:instrText>
      </w:r>
      <w:r w:rsidR="00D07067" w:rsidRPr="00EA0C6E">
        <w:rPr>
          <w:rFonts w:cs="Times New Roman"/>
        </w:rPr>
        <w:instrText xml:space="preserve"> &lt;</w:instrText>
      </w:r>
      <w:r w:rsidR="00D07067" w:rsidRPr="00EA0C6E">
        <w:rPr>
          <w:rFonts w:cs="Times New Roman"/>
          <w:lang w:val="en-US"/>
        </w:rPr>
        <w:instrText>EndNote</w:instrText>
      </w:r>
      <w:r w:rsidR="00D07067" w:rsidRPr="00EA0C6E">
        <w:rPr>
          <w:rFonts w:cs="Times New Roman"/>
        </w:rPr>
        <w:instrText>&gt;&lt;</w:instrText>
      </w:r>
      <w:r w:rsidR="00D07067" w:rsidRPr="00EA0C6E">
        <w:rPr>
          <w:rFonts w:cs="Times New Roman"/>
          <w:lang w:val="en-US"/>
        </w:rPr>
        <w:instrText>Cite</w:instrText>
      </w:r>
      <w:r w:rsidR="00D07067" w:rsidRPr="00EA0C6E">
        <w:rPr>
          <w:rFonts w:cs="Times New Roman"/>
        </w:rPr>
        <w:instrText>&gt;&lt;</w:instrText>
      </w:r>
      <w:r w:rsidR="00D07067" w:rsidRPr="00EA0C6E">
        <w:rPr>
          <w:rFonts w:cs="Times New Roman"/>
          <w:lang w:val="en-US"/>
        </w:rPr>
        <w:instrText>Author</w:instrText>
      </w:r>
      <w:r w:rsidR="00D07067" w:rsidRPr="00EA0C6E">
        <w:rPr>
          <w:rFonts w:cs="Times New Roman"/>
        </w:rPr>
        <w:instrText>&gt;</w:instrText>
      </w:r>
      <w:r w:rsidR="00D07067" w:rsidRPr="00EA0C6E">
        <w:rPr>
          <w:rFonts w:cs="Times New Roman"/>
          <w:lang w:val="en-US"/>
        </w:rPr>
        <w:instrText>Shaikh</w:instrText>
      </w:r>
      <w:r w:rsidR="00D07067" w:rsidRPr="00EA0C6E">
        <w:rPr>
          <w:rFonts w:cs="Times New Roman"/>
        </w:rPr>
        <w:instrText>&lt;/</w:instrText>
      </w:r>
      <w:r w:rsidR="00D07067" w:rsidRPr="00EA0C6E">
        <w:rPr>
          <w:rFonts w:cs="Times New Roman"/>
          <w:lang w:val="en-US"/>
        </w:rPr>
        <w:instrText>Author</w:instrText>
      </w:r>
      <w:r w:rsidR="00D07067" w:rsidRPr="00EA0C6E">
        <w:rPr>
          <w:rFonts w:cs="Times New Roman"/>
        </w:rPr>
        <w:instrText>&gt;&lt;</w:instrText>
      </w:r>
      <w:r w:rsidR="00D07067" w:rsidRPr="00EA0C6E">
        <w:rPr>
          <w:rFonts w:cs="Times New Roman"/>
          <w:lang w:val="en-US"/>
        </w:rPr>
        <w:instrText>Year</w:instrText>
      </w:r>
      <w:r w:rsidR="00D07067" w:rsidRPr="00EA0C6E">
        <w:rPr>
          <w:rFonts w:cs="Times New Roman"/>
        </w:rPr>
        <w:instrText>&gt;2020&lt;/</w:instrText>
      </w:r>
      <w:r w:rsidR="00D07067" w:rsidRPr="00EA0C6E">
        <w:rPr>
          <w:rFonts w:cs="Times New Roman"/>
          <w:lang w:val="en-US"/>
        </w:rPr>
        <w:instrText>Year</w:instrText>
      </w:r>
      <w:r w:rsidR="00D07067" w:rsidRPr="00EA0C6E">
        <w:rPr>
          <w:rFonts w:cs="Times New Roman"/>
        </w:rPr>
        <w:instrText>&gt;&lt;</w:instrText>
      </w:r>
      <w:r w:rsidR="00D07067" w:rsidRPr="00EA0C6E">
        <w:rPr>
          <w:rFonts w:cs="Times New Roman"/>
          <w:lang w:val="en-US"/>
        </w:rPr>
        <w:instrText>RecNum</w:instrText>
      </w:r>
      <w:r w:rsidR="00D07067" w:rsidRPr="00EA0C6E">
        <w:rPr>
          <w:rFonts w:cs="Times New Roman"/>
        </w:rPr>
        <w:instrText>&gt;14&lt;/</w:instrText>
      </w:r>
      <w:r w:rsidR="00D07067" w:rsidRPr="00EA0C6E">
        <w:rPr>
          <w:rFonts w:cs="Times New Roman"/>
          <w:lang w:val="en-US"/>
        </w:rPr>
        <w:instrText>RecNum</w:instrText>
      </w:r>
      <w:r w:rsidR="00D07067" w:rsidRPr="00EA0C6E">
        <w:rPr>
          <w:rFonts w:cs="Times New Roman"/>
        </w:rPr>
        <w:instrText>&gt;&lt;</w:instrText>
      </w:r>
      <w:r w:rsidR="00D07067" w:rsidRPr="00EA0C6E">
        <w:rPr>
          <w:rFonts w:cs="Times New Roman"/>
          <w:lang w:val="en-US"/>
        </w:rPr>
        <w:instrText>DisplayText</w:instrText>
      </w:r>
      <w:r w:rsidR="00D07067" w:rsidRPr="00EA0C6E">
        <w:rPr>
          <w:rFonts w:cs="Times New Roman"/>
        </w:rPr>
        <w:instrText>&gt;(</w:instrText>
      </w:r>
      <w:r w:rsidR="00D07067" w:rsidRPr="00EA0C6E">
        <w:rPr>
          <w:rFonts w:cs="Times New Roman"/>
          <w:lang w:val="en-US"/>
        </w:rPr>
        <w:instrText>Shaikh</w:instrText>
      </w:r>
      <w:r w:rsidR="00D07067" w:rsidRPr="00EA0C6E">
        <w:rPr>
          <w:rFonts w:cs="Times New Roman"/>
        </w:rPr>
        <w:instrText xml:space="preserve"> </w:instrText>
      </w:r>
      <w:r w:rsidR="00D07067" w:rsidRPr="00EA0C6E">
        <w:rPr>
          <w:rFonts w:cs="Times New Roman"/>
          <w:lang w:val="en-US"/>
        </w:rPr>
        <w:instrText>et</w:instrText>
      </w:r>
      <w:r w:rsidR="00D07067" w:rsidRPr="00EA0C6E">
        <w:rPr>
          <w:rFonts w:cs="Times New Roman"/>
        </w:rPr>
        <w:instrText xml:space="preserve"> </w:instrText>
      </w:r>
      <w:r w:rsidR="00D07067" w:rsidRPr="00EA0C6E">
        <w:rPr>
          <w:rFonts w:cs="Times New Roman"/>
          <w:lang w:val="en-US"/>
        </w:rPr>
        <w:instrText>al</w:instrText>
      </w:r>
      <w:r w:rsidR="00D07067" w:rsidRPr="00EA0C6E">
        <w:rPr>
          <w:rFonts w:cs="Times New Roman"/>
        </w:rPr>
        <w:instrText>., 2020)&lt;/</w:instrText>
      </w:r>
      <w:r w:rsidR="00D07067" w:rsidRPr="00EA0C6E">
        <w:rPr>
          <w:rFonts w:cs="Times New Roman"/>
          <w:lang w:val="en-US"/>
        </w:rPr>
        <w:instrText>DisplayText</w:instrText>
      </w:r>
      <w:r w:rsidR="00D07067" w:rsidRPr="00EA0C6E">
        <w:rPr>
          <w:rFonts w:cs="Times New Roman"/>
        </w:rPr>
        <w:instrText>&gt;&lt;</w:instrText>
      </w:r>
      <w:r w:rsidR="00D07067" w:rsidRPr="00EA0C6E">
        <w:rPr>
          <w:rFonts w:cs="Times New Roman"/>
          <w:lang w:val="en-US"/>
        </w:rPr>
        <w:instrText>record</w:instrText>
      </w:r>
      <w:r w:rsidR="00D07067" w:rsidRPr="00EA0C6E">
        <w:rPr>
          <w:rFonts w:cs="Times New Roman"/>
        </w:rPr>
        <w:instrText>&gt;&lt;</w:instrText>
      </w:r>
      <w:r w:rsidR="00D07067" w:rsidRPr="00EA0C6E">
        <w:rPr>
          <w:rFonts w:cs="Times New Roman"/>
          <w:lang w:val="en-US"/>
        </w:rPr>
        <w:instrText>rec</w:instrText>
      </w:r>
      <w:r w:rsidR="00D07067" w:rsidRPr="00EA0C6E">
        <w:rPr>
          <w:rFonts w:cs="Times New Roman"/>
        </w:rPr>
        <w:instrText>-</w:instrText>
      </w:r>
      <w:r w:rsidR="00D07067" w:rsidRPr="00EA0C6E">
        <w:rPr>
          <w:rFonts w:cs="Times New Roman"/>
          <w:lang w:val="en-US"/>
        </w:rPr>
        <w:instrText>number</w:instrText>
      </w:r>
      <w:r w:rsidR="00D07067" w:rsidRPr="00EA0C6E">
        <w:rPr>
          <w:rFonts w:cs="Times New Roman"/>
        </w:rPr>
        <w:instrText>&gt;14&lt;/</w:instrText>
      </w:r>
      <w:r w:rsidR="00D07067" w:rsidRPr="00EA0C6E">
        <w:rPr>
          <w:rFonts w:cs="Times New Roman"/>
          <w:lang w:val="en-US"/>
        </w:rPr>
        <w:instrText>rec</w:instrText>
      </w:r>
      <w:r w:rsidR="00D07067" w:rsidRPr="00EA0C6E">
        <w:rPr>
          <w:rFonts w:cs="Times New Roman"/>
        </w:rPr>
        <w:instrText>-</w:instrText>
      </w:r>
      <w:r w:rsidR="00D07067" w:rsidRPr="00EA0C6E">
        <w:rPr>
          <w:rFonts w:cs="Times New Roman"/>
          <w:lang w:val="en-US"/>
        </w:rPr>
        <w:instrText>number</w:instrText>
      </w:r>
      <w:r w:rsidR="00D07067" w:rsidRPr="00EA0C6E">
        <w:rPr>
          <w:rFonts w:cs="Times New Roman"/>
        </w:rPr>
        <w:instrText>&gt;&lt;</w:instrText>
      </w:r>
      <w:r w:rsidR="00D07067" w:rsidRPr="00EA0C6E">
        <w:rPr>
          <w:rFonts w:cs="Times New Roman"/>
          <w:lang w:val="en-US"/>
        </w:rPr>
        <w:instrText>foreign</w:instrText>
      </w:r>
      <w:r w:rsidR="00D07067" w:rsidRPr="00EA0C6E">
        <w:rPr>
          <w:rFonts w:cs="Times New Roman"/>
        </w:rPr>
        <w:instrText>-</w:instrText>
      </w:r>
      <w:r w:rsidR="00D07067" w:rsidRPr="00EA0C6E">
        <w:rPr>
          <w:rFonts w:cs="Times New Roman"/>
          <w:lang w:val="en-US"/>
        </w:rPr>
        <w:instrText>keys</w:instrText>
      </w:r>
      <w:r w:rsidR="00D07067" w:rsidRPr="00EA0C6E">
        <w:rPr>
          <w:rFonts w:cs="Times New Roman"/>
        </w:rPr>
        <w:instrText>&gt;&lt;</w:instrText>
      </w:r>
      <w:r w:rsidR="00D07067" w:rsidRPr="00EA0C6E">
        <w:rPr>
          <w:rFonts w:cs="Times New Roman"/>
          <w:lang w:val="en-US"/>
        </w:rPr>
        <w:instrText>key</w:instrText>
      </w:r>
      <w:r w:rsidR="00D07067" w:rsidRPr="00EA0C6E">
        <w:rPr>
          <w:rFonts w:cs="Times New Roman"/>
        </w:rPr>
        <w:instrText xml:space="preserve"> </w:instrText>
      </w:r>
      <w:r w:rsidR="00D07067" w:rsidRPr="00EA0C6E">
        <w:rPr>
          <w:rFonts w:cs="Times New Roman"/>
          <w:lang w:val="en-US"/>
        </w:rPr>
        <w:instrText>app</w:instrText>
      </w:r>
      <w:r w:rsidR="00D07067" w:rsidRPr="00EA0C6E">
        <w:rPr>
          <w:rFonts w:cs="Times New Roman"/>
        </w:rPr>
        <w:instrText>="</w:instrText>
      </w:r>
      <w:r w:rsidR="00D07067" w:rsidRPr="00EA0C6E">
        <w:rPr>
          <w:rFonts w:cs="Times New Roman"/>
          <w:lang w:val="en-US"/>
        </w:rPr>
        <w:instrText>EN</w:instrText>
      </w:r>
      <w:r w:rsidR="00D07067" w:rsidRPr="00EA0C6E">
        <w:rPr>
          <w:rFonts w:cs="Times New Roman"/>
        </w:rPr>
        <w:instrText xml:space="preserve">" </w:instrText>
      </w:r>
      <w:r w:rsidR="00D07067" w:rsidRPr="00EA0C6E">
        <w:rPr>
          <w:rFonts w:cs="Times New Roman"/>
          <w:lang w:val="en-US"/>
        </w:rPr>
        <w:instrText>db</w:instrText>
      </w:r>
      <w:r w:rsidR="00D07067" w:rsidRPr="00EA0C6E">
        <w:rPr>
          <w:rFonts w:cs="Times New Roman"/>
        </w:rPr>
        <w:instrText>-</w:instrText>
      </w:r>
      <w:r w:rsidR="00D07067" w:rsidRPr="00EA0C6E">
        <w:rPr>
          <w:rFonts w:cs="Times New Roman"/>
          <w:lang w:val="en-US"/>
        </w:rPr>
        <w:instrText>id</w:instrText>
      </w:r>
      <w:r w:rsidR="00D07067" w:rsidRPr="00EA0C6E">
        <w:rPr>
          <w:rFonts w:cs="Times New Roman"/>
        </w:rPr>
        <w:instrText>="</w:instrText>
      </w:r>
      <w:r w:rsidR="00D07067" w:rsidRPr="00EA0C6E">
        <w:rPr>
          <w:rFonts w:cs="Times New Roman"/>
          <w:lang w:val="en-US"/>
        </w:rPr>
        <w:instrText>dxs</w:instrText>
      </w:r>
      <w:r w:rsidR="00D07067" w:rsidRPr="00EA0C6E">
        <w:rPr>
          <w:rFonts w:cs="Times New Roman"/>
        </w:rPr>
        <w:instrText>5</w:instrText>
      </w:r>
      <w:r w:rsidR="00D07067" w:rsidRPr="00EA0C6E">
        <w:rPr>
          <w:rFonts w:cs="Times New Roman"/>
          <w:lang w:val="en-US"/>
        </w:rPr>
        <w:instrText>p</w:instrText>
      </w:r>
      <w:r w:rsidR="00D07067" w:rsidRPr="00EA0C6E">
        <w:rPr>
          <w:rFonts w:cs="Times New Roman"/>
        </w:rPr>
        <w:instrText>5</w:instrText>
      </w:r>
      <w:r w:rsidR="00D07067" w:rsidRPr="00EA0C6E">
        <w:rPr>
          <w:rFonts w:cs="Times New Roman"/>
          <w:lang w:val="en-US"/>
        </w:rPr>
        <w:instrText>de</w:instrText>
      </w:r>
      <w:r w:rsidR="00D07067" w:rsidRPr="00EA0C6E">
        <w:rPr>
          <w:rFonts w:cs="Times New Roman"/>
        </w:rPr>
        <w:instrText>0</w:instrText>
      </w:r>
      <w:r w:rsidR="00D07067" w:rsidRPr="00EA0C6E">
        <w:rPr>
          <w:rFonts w:cs="Times New Roman"/>
          <w:lang w:val="en-US"/>
        </w:rPr>
        <w:instrText>w</w:instrText>
      </w:r>
      <w:r w:rsidR="00D07067" w:rsidRPr="00EA0C6E">
        <w:rPr>
          <w:rFonts w:cs="Times New Roman"/>
        </w:rPr>
        <w:instrText>55</w:instrText>
      </w:r>
      <w:r w:rsidR="00D07067" w:rsidRPr="00EA0C6E">
        <w:rPr>
          <w:rFonts w:cs="Times New Roman"/>
          <w:lang w:val="en-US"/>
        </w:rPr>
        <w:instrText>t</w:instrText>
      </w:r>
      <w:r w:rsidR="00D07067" w:rsidRPr="00EA0C6E">
        <w:rPr>
          <w:rFonts w:cs="Times New Roman"/>
        </w:rPr>
        <w:instrText>0</w:instrText>
      </w:r>
      <w:r w:rsidR="00D07067" w:rsidRPr="00EA0C6E">
        <w:rPr>
          <w:rFonts w:cs="Times New Roman"/>
          <w:lang w:val="en-US"/>
        </w:rPr>
        <w:instrText>erd</w:instrText>
      </w:r>
      <w:r w:rsidR="00D07067" w:rsidRPr="00EA0C6E">
        <w:rPr>
          <w:rFonts w:cs="Times New Roman"/>
        </w:rPr>
        <w:instrText>255</w:instrText>
      </w:r>
      <w:r w:rsidR="00D07067" w:rsidRPr="00EA0C6E">
        <w:rPr>
          <w:rFonts w:cs="Times New Roman"/>
          <w:lang w:val="en-US"/>
        </w:rPr>
        <w:instrText>s</w:instrText>
      </w:r>
      <w:r w:rsidR="00D07067" w:rsidRPr="00EA0C6E">
        <w:rPr>
          <w:rFonts w:cs="Times New Roman"/>
        </w:rPr>
        <w:instrText>0</w:instrText>
      </w:r>
      <w:r w:rsidR="00D07067" w:rsidRPr="00EA0C6E">
        <w:rPr>
          <w:rFonts w:cs="Times New Roman"/>
          <w:lang w:val="en-US"/>
        </w:rPr>
        <w:instrText>tbrzsd</w:instrText>
      </w:r>
      <w:r w:rsidR="00D07067" w:rsidRPr="00EA0C6E">
        <w:rPr>
          <w:rFonts w:cs="Times New Roman"/>
        </w:rPr>
        <w:instrText>22</w:instrText>
      </w:r>
      <w:r w:rsidR="00D07067" w:rsidRPr="00EA0C6E">
        <w:rPr>
          <w:rFonts w:cs="Times New Roman"/>
          <w:lang w:val="en-US"/>
        </w:rPr>
        <w:instrText>z</w:instrText>
      </w:r>
      <w:r w:rsidR="00D07067" w:rsidRPr="00EA0C6E">
        <w:rPr>
          <w:rFonts w:cs="Times New Roman"/>
        </w:rPr>
        <w:instrText>0</w:instrText>
      </w:r>
      <w:r w:rsidR="00D07067" w:rsidRPr="00EA0C6E">
        <w:rPr>
          <w:rFonts w:cs="Times New Roman"/>
          <w:lang w:val="en-US"/>
        </w:rPr>
        <w:instrText>ts</w:instrText>
      </w:r>
      <w:r w:rsidR="00D07067" w:rsidRPr="00EA0C6E">
        <w:rPr>
          <w:rFonts w:cs="Times New Roman"/>
        </w:rPr>
        <w:instrText>0</w:instrText>
      </w:r>
      <w:r w:rsidR="00D07067" w:rsidRPr="00EA0C6E">
        <w:rPr>
          <w:rFonts w:cs="Times New Roman"/>
          <w:lang w:val="en-US"/>
        </w:rPr>
        <w:instrText>d</w:instrText>
      </w:r>
      <w:r w:rsidR="00D07067" w:rsidRPr="00EA0C6E">
        <w:rPr>
          <w:rFonts w:cs="Times New Roman"/>
        </w:rPr>
        <w:instrText xml:space="preserve">" </w:instrText>
      </w:r>
      <w:r w:rsidR="00D07067" w:rsidRPr="00EA0C6E">
        <w:rPr>
          <w:rFonts w:cs="Times New Roman"/>
          <w:lang w:val="en-US"/>
        </w:rPr>
        <w:instrText>timestamp</w:instrText>
      </w:r>
      <w:r w:rsidR="00D07067" w:rsidRPr="00EA0C6E">
        <w:rPr>
          <w:rFonts w:cs="Times New Roman"/>
        </w:rPr>
        <w:instrText>="1766921470"&gt;14&lt;/</w:instrText>
      </w:r>
      <w:r w:rsidR="00D07067" w:rsidRPr="00EA0C6E">
        <w:rPr>
          <w:rFonts w:cs="Times New Roman"/>
          <w:lang w:val="en-US"/>
        </w:rPr>
        <w:instrText>key</w:instrText>
      </w:r>
      <w:r w:rsidR="00D07067" w:rsidRPr="00EA0C6E">
        <w:rPr>
          <w:rFonts w:cs="Times New Roman"/>
        </w:rPr>
        <w:instrText>&gt;&lt;/</w:instrText>
      </w:r>
      <w:r w:rsidR="00D07067" w:rsidRPr="00EA0C6E">
        <w:rPr>
          <w:rFonts w:cs="Times New Roman"/>
          <w:lang w:val="en-US"/>
        </w:rPr>
        <w:instrText>foreign</w:instrText>
      </w:r>
      <w:r w:rsidR="00D07067" w:rsidRPr="00EA0C6E">
        <w:rPr>
          <w:rFonts w:cs="Times New Roman"/>
        </w:rPr>
        <w:instrText>-</w:instrText>
      </w:r>
      <w:r w:rsidR="00D07067" w:rsidRPr="00EA0C6E">
        <w:rPr>
          <w:rFonts w:cs="Times New Roman"/>
          <w:lang w:val="en-US"/>
        </w:rPr>
        <w:instrText>keys</w:instrText>
      </w:r>
      <w:r w:rsidR="00D07067" w:rsidRPr="00EA0C6E">
        <w:rPr>
          <w:rFonts w:cs="Times New Roman"/>
        </w:rPr>
        <w:instrText>&gt;&lt;</w:instrText>
      </w:r>
      <w:r w:rsidR="00D07067" w:rsidRPr="00EA0C6E">
        <w:rPr>
          <w:rFonts w:cs="Times New Roman"/>
          <w:lang w:val="en-US"/>
        </w:rPr>
        <w:instrText>ref</w:instrText>
      </w:r>
      <w:r w:rsidR="00D07067" w:rsidRPr="00EA0C6E">
        <w:rPr>
          <w:rFonts w:cs="Times New Roman"/>
        </w:rPr>
        <w:instrText>-</w:instrText>
      </w:r>
      <w:r w:rsidR="00D07067" w:rsidRPr="00EA0C6E">
        <w:rPr>
          <w:rFonts w:cs="Times New Roman"/>
          <w:lang w:val="en-US"/>
        </w:rPr>
        <w:instrText>type</w:instrText>
      </w:r>
      <w:r w:rsidR="00D07067" w:rsidRPr="00EA0C6E">
        <w:rPr>
          <w:rFonts w:cs="Times New Roman"/>
        </w:rPr>
        <w:instrText xml:space="preserve"> </w:instrText>
      </w:r>
      <w:r w:rsidR="00D07067" w:rsidRPr="00EA0C6E">
        <w:rPr>
          <w:rFonts w:cs="Times New Roman"/>
          <w:lang w:val="en-US"/>
        </w:rPr>
        <w:instrText>name</w:instrText>
      </w:r>
      <w:r w:rsidR="00D07067" w:rsidRPr="00EA0C6E">
        <w:rPr>
          <w:rFonts w:cs="Times New Roman"/>
        </w:rPr>
        <w:instrText>="</w:instrText>
      </w:r>
      <w:r w:rsidR="00D07067" w:rsidRPr="00EA0C6E">
        <w:rPr>
          <w:rFonts w:cs="Times New Roman"/>
          <w:lang w:val="en-US"/>
        </w:rPr>
        <w:instrText>Journal</w:instrText>
      </w:r>
      <w:r w:rsidR="00D07067" w:rsidRPr="00EA0C6E">
        <w:rPr>
          <w:rFonts w:cs="Times New Roman"/>
        </w:rPr>
        <w:instrText xml:space="preserve"> </w:instrText>
      </w:r>
      <w:r w:rsidR="00D07067" w:rsidRPr="00EA0C6E">
        <w:rPr>
          <w:rFonts w:cs="Times New Roman"/>
          <w:lang w:val="en-US"/>
        </w:rPr>
        <w:instrText>Article</w:instrText>
      </w:r>
      <w:r w:rsidR="00D07067" w:rsidRPr="00EA0C6E">
        <w:rPr>
          <w:rFonts w:cs="Times New Roman"/>
        </w:rPr>
        <w:instrText>"&gt;17&lt;/</w:instrText>
      </w:r>
      <w:r w:rsidR="00D07067" w:rsidRPr="00EA0C6E">
        <w:rPr>
          <w:rFonts w:cs="Times New Roman"/>
          <w:lang w:val="en-US"/>
        </w:rPr>
        <w:instrText>ref</w:instrText>
      </w:r>
      <w:r w:rsidR="00D07067" w:rsidRPr="00EA0C6E">
        <w:rPr>
          <w:rFonts w:cs="Times New Roman"/>
        </w:rPr>
        <w:instrText>-</w:instrText>
      </w:r>
      <w:r w:rsidR="00D07067" w:rsidRPr="00EA0C6E">
        <w:rPr>
          <w:rFonts w:cs="Times New Roman"/>
          <w:lang w:val="en-US"/>
        </w:rPr>
        <w:instrText>type</w:instrText>
      </w:r>
      <w:r w:rsidR="00D07067" w:rsidRPr="00EA0C6E">
        <w:rPr>
          <w:rFonts w:cs="Times New Roman"/>
        </w:rPr>
        <w:instrText>&gt;&lt;</w:instrText>
      </w:r>
      <w:r w:rsidR="00D07067" w:rsidRPr="00EA0C6E">
        <w:rPr>
          <w:rFonts w:cs="Times New Roman"/>
          <w:lang w:val="en-US"/>
        </w:rPr>
        <w:instrText>contributors</w:instrText>
      </w:r>
      <w:r w:rsidR="00D07067" w:rsidRPr="00EA0C6E">
        <w:rPr>
          <w:rFonts w:cs="Times New Roman"/>
        </w:rPr>
        <w:instrText>&gt;&lt;</w:instrText>
      </w:r>
      <w:r w:rsidR="00D07067" w:rsidRPr="00EA0C6E">
        <w:rPr>
          <w:rFonts w:cs="Times New Roman"/>
          <w:lang w:val="en-US"/>
        </w:rPr>
        <w:instrText>authors</w:instrText>
      </w:r>
      <w:r w:rsidR="00D07067" w:rsidRPr="00EA0C6E">
        <w:rPr>
          <w:rFonts w:cs="Times New Roman"/>
        </w:rPr>
        <w:instrText>&gt;&lt;</w:instrText>
      </w:r>
      <w:r w:rsidR="00D07067" w:rsidRPr="00EA0C6E">
        <w:rPr>
          <w:rFonts w:cs="Times New Roman"/>
          <w:lang w:val="en-US"/>
        </w:rPr>
        <w:instrText>author</w:instrText>
      </w:r>
      <w:r w:rsidR="00D07067" w:rsidRPr="00EA0C6E">
        <w:rPr>
          <w:rFonts w:cs="Times New Roman"/>
        </w:rPr>
        <w:instrText>&gt;</w:instrText>
      </w:r>
      <w:r w:rsidR="00D07067" w:rsidRPr="00EA0C6E">
        <w:rPr>
          <w:rFonts w:cs="Times New Roman"/>
          <w:lang w:val="en-US"/>
        </w:rPr>
        <w:instrText>Shaikh</w:instrText>
      </w:r>
      <w:r w:rsidR="00D07067" w:rsidRPr="00EA0C6E">
        <w:rPr>
          <w:rFonts w:cs="Times New Roman"/>
        </w:rPr>
        <w:instrText xml:space="preserve">, </w:instrText>
      </w:r>
      <w:r w:rsidR="00D07067" w:rsidRPr="00EA0C6E">
        <w:rPr>
          <w:rFonts w:cs="Times New Roman"/>
          <w:lang w:val="en-US"/>
        </w:rPr>
        <w:instrText>N</w:instrText>
      </w:r>
      <w:r w:rsidR="00D07067" w:rsidRPr="00EA0C6E">
        <w:rPr>
          <w:rFonts w:cs="Times New Roman"/>
        </w:rPr>
        <w:instrText>.&lt;/</w:instrText>
      </w:r>
      <w:r w:rsidR="00D07067" w:rsidRPr="00EA0C6E">
        <w:rPr>
          <w:rFonts w:cs="Times New Roman"/>
          <w:lang w:val="en-US"/>
        </w:rPr>
        <w:instrText>author</w:instrText>
      </w:r>
      <w:r w:rsidR="00D07067" w:rsidRPr="00EA0C6E">
        <w:rPr>
          <w:rFonts w:cs="Times New Roman"/>
        </w:rPr>
        <w:instrText>&gt;&lt;</w:instrText>
      </w:r>
      <w:r w:rsidR="00D07067" w:rsidRPr="00EA0C6E">
        <w:rPr>
          <w:rFonts w:cs="Times New Roman"/>
          <w:lang w:val="en-US"/>
        </w:rPr>
        <w:instrText>author</w:instrText>
      </w:r>
      <w:r w:rsidR="00D07067" w:rsidRPr="00EA0C6E">
        <w:rPr>
          <w:rFonts w:cs="Times New Roman"/>
        </w:rPr>
        <w:instrText>&gt;</w:instrText>
      </w:r>
      <w:r w:rsidR="00D07067" w:rsidRPr="00EA0C6E">
        <w:rPr>
          <w:rFonts w:cs="Times New Roman"/>
          <w:lang w:val="en-US"/>
        </w:rPr>
        <w:instrText>Kakosimos</w:instrText>
      </w:r>
      <w:r w:rsidR="00D07067" w:rsidRPr="00EA0C6E">
        <w:rPr>
          <w:rFonts w:cs="Times New Roman"/>
        </w:rPr>
        <w:instrText xml:space="preserve">, </w:instrText>
      </w:r>
      <w:r w:rsidR="00D07067" w:rsidRPr="00EA0C6E">
        <w:rPr>
          <w:rFonts w:cs="Times New Roman"/>
          <w:lang w:val="en-US"/>
        </w:rPr>
        <w:instrText>K</w:instrText>
      </w:r>
      <w:r w:rsidR="00D07067" w:rsidRPr="00EA0C6E">
        <w:rPr>
          <w:rFonts w:cs="Times New Roman"/>
        </w:rPr>
        <w:instrText xml:space="preserve">. </w:instrText>
      </w:r>
      <w:r w:rsidR="00D07067" w:rsidRPr="00EA0C6E">
        <w:rPr>
          <w:rFonts w:cs="Times New Roman"/>
          <w:lang w:val="en-US"/>
        </w:rPr>
        <w:instrText>E</w:instrText>
      </w:r>
      <w:r w:rsidR="00D07067" w:rsidRPr="00EA0C6E">
        <w:rPr>
          <w:rFonts w:cs="Times New Roman"/>
        </w:rPr>
        <w:instrText>.&lt;/</w:instrText>
      </w:r>
      <w:r w:rsidR="00D07067" w:rsidRPr="00EA0C6E">
        <w:rPr>
          <w:rFonts w:cs="Times New Roman"/>
          <w:lang w:val="en-US"/>
        </w:rPr>
        <w:instrText>author</w:instrText>
      </w:r>
      <w:r w:rsidR="00D07067" w:rsidRPr="00EA0C6E">
        <w:rPr>
          <w:rFonts w:cs="Times New Roman"/>
        </w:rPr>
        <w:instrText>&gt;&lt;</w:instrText>
      </w:r>
      <w:r w:rsidR="00D07067" w:rsidRPr="00EA0C6E">
        <w:rPr>
          <w:rFonts w:cs="Times New Roman"/>
          <w:lang w:val="en-US"/>
        </w:rPr>
        <w:instrText>author</w:instrText>
      </w:r>
      <w:r w:rsidR="00D07067" w:rsidRPr="00EA0C6E">
        <w:rPr>
          <w:rFonts w:cs="Times New Roman"/>
        </w:rPr>
        <w:instrText>&gt;</w:instrText>
      </w:r>
      <w:r w:rsidR="00D07067" w:rsidRPr="00EA0C6E">
        <w:rPr>
          <w:rFonts w:cs="Times New Roman"/>
          <w:lang w:val="en-US"/>
        </w:rPr>
        <w:instrText>Adia</w:instrText>
      </w:r>
      <w:r w:rsidR="00D07067" w:rsidRPr="00EA0C6E">
        <w:rPr>
          <w:rFonts w:cs="Times New Roman"/>
        </w:rPr>
        <w:instrText xml:space="preserve">, </w:instrText>
      </w:r>
      <w:r w:rsidR="00D07067" w:rsidRPr="00EA0C6E">
        <w:rPr>
          <w:rFonts w:cs="Times New Roman"/>
          <w:lang w:val="en-US"/>
        </w:rPr>
        <w:instrText>N</w:instrText>
      </w:r>
      <w:r w:rsidR="00D07067" w:rsidRPr="00EA0C6E">
        <w:rPr>
          <w:rFonts w:cs="Times New Roman"/>
        </w:rPr>
        <w:instrText>.&lt;/</w:instrText>
      </w:r>
      <w:r w:rsidR="00D07067" w:rsidRPr="00EA0C6E">
        <w:rPr>
          <w:rFonts w:cs="Times New Roman"/>
          <w:lang w:val="en-US"/>
        </w:rPr>
        <w:instrText>author</w:instrText>
      </w:r>
      <w:r w:rsidR="00D07067" w:rsidRPr="00EA0C6E">
        <w:rPr>
          <w:rFonts w:cs="Times New Roman"/>
        </w:rPr>
        <w:instrText>&gt;&lt;</w:instrText>
      </w:r>
      <w:r w:rsidR="00D07067" w:rsidRPr="00EA0C6E">
        <w:rPr>
          <w:rFonts w:cs="Times New Roman"/>
          <w:lang w:val="en-US"/>
        </w:rPr>
        <w:instrText>author</w:instrText>
      </w:r>
      <w:r w:rsidR="00D07067" w:rsidRPr="00EA0C6E">
        <w:rPr>
          <w:rFonts w:cs="Times New Roman"/>
        </w:rPr>
        <w:instrText>&gt;</w:instrText>
      </w:r>
      <w:r w:rsidR="00D07067" w:rsidRPr="00EA0C6E">
        <w:rPr>
          <w:rFonts w:cs="Times New Roman"/>
          <w:lang w:val="en-US"/>
        </w:rPr>
        <w:instrText>Vechot</w:instrText>
      </w:r>
      <w:r w:rsidR="00D07067" w:rsidRPr="00EA0C6E">
        <w:rPr>
          <w:rFonts w:cs="Times New Roman"/>
        </w:rPr>
        <w:instrText xml:space="preserve">, </w:instrText>
      </w:r>
      <w:r w:rsidR="00D07067" w:rsidRPr="00EA0C6E">
        <w:rPr>
          <w:rFonts w:cs="Times New Roman"/>
          <w:lang w:val="en-US"/>
        </w:rPr>
        <w:instrText>L</w:instrText>
      </w:r>
      <w:r w:rsidR="00D07067" w:rsidRPr="00EA0C6E">
        <w:rPr>
          <w:rFonts w:cs="Times New Roman"/>
        </w:rPr>
        <w:instrText>.&lt;/</w:instrText>
      </w:r>
      <w:r w:rsidR="00D07067" w:rsidRPr="00EA0C6E">
        <w:rPr>
          <w:rFonts w:cs="Times New Roman"/>
          <w:lang w:val="en-US"/>
        </w:rPr>
        <w:instrText>author</w:instrText>
      </w:r>
      <w:r w:rsidR="00D07067" w:rsidRPr="00EA0C6E">
        <w:rPr>
          <w:rFonts w:cs="Times New Roman"/>
        </w:rPr>
        <w:instrText>&gt;&lt;/</w:instrText>
      </w:r>
      <w:r w:rsidR="00D07067" w:rsidRPr="00EA0C6E">
        <w:rPr>
          <w:rFonts w:cs="Times New Roman"/>
          <w:lang w:val="en-US"/>
        </w:rPr>
        <w:instrText>authors</w:instrText>
      </w:r>
      <w:r w:rsidR="00D07067" w:rsidRPr="00EA0C6E">
        <w:rPr>
          <w:rFonts w:cs="Times New Roman"/>
        </w:rPr>
        <w:instrText>&gt;&lt;/</w:instrText>
      </w:r>
      <w:r w:rsidR="00D07067" w:rsidRPr="00EA0C6E">
        <w:rPr>
          <w:rFonts w:cs="Times New Roman"/>
          <w:lang w:val="en-US"/>
        </w:rPr>
        <w:instrText>contributors</w:instrText>
      </w:r>
      <w:r w:rsidR="00D07067" w:rsidRPr="00EA0C6E">
        <w:rPr>
          <w:rFonts w:cs="Times New Roman"/>
        </w:rPr>
        <w:instrText>&gt;&lt;</w:instrText>
      </w:r>
      <w:r w:rsidR="00D07067" w:rsidRPr="00EA0C6E">
        <w:rPr>
          <w:rFonts w:cs="Times New Roman"/>
          <w:lang w:val="en-US"/>
        </w:rPr>
        <w:instrText>auth</w:instrText>
      </w:r>
      <w:r w:rsidR="00D07067" w:rsidRPr="00EA0C6E">
        <w:rPr>
          <w:rFonts w:cs="Times New Roman"/>
        </w:rPr>
        <w:instrText>-</w:instrText>
      </w:r>
      <w:r w:rsidR="00D07067" w:rsidRPr="00EA0C6E">
        <w:rPr>
          <w:rFonts w:cs="Times New Roman"/>
          <w:lang w:val="en-US"/>
        </w:rPr>
        <w:instrText>address</w:instrText>
      </w:r>
      <w:r w:rsidR="00D07067" w:rsidRPr="00EA0C6E">
        <w:rPr>
          <w:rFonts w:cs="Times New Roman"/>
        </w:rPr>
        <w:instrText>&gt;</w:instrText>
      </w:r>
      <w:r w:rsidR="00D07067" w:rsidRPr="00EA0C6E">
        <w:rPr>
          <w:rFonts w:cs="Times New Roman"/>
          <w:lang w:val="en-US"/>
        </w:rPr>
        <w:instrText>Department</w:instrText>
      </w:r>
      <w:r w:rsidR="00D07067" w:rsidRPr="00EA0C6E">
        <w:rPr>
          <w:rFonts w:cs="Times New Roman"/>
        </w:rPr>
        <w:instrText xml:space="preserve"> </w:instrText>
      </w:r>
      <w:r w:rsidR="00D07067" w:rsidRPr="00EA0C6E">
        <w:rPr>
          <w:rFonts w:cs="Times New Roman"/>
          <w:lang w:val="en-US"/>
        </w:rPr>
        <w:instrText>of</w:instrText>
      </w:r>
      <w:r w:rsidR="00D07067" w:rsidRPr="00EA0C6E">
        <w:rPr>
          <w:rFonts w:cs="Times New Roman"/>
        </w:rPr>
        <w:instrText xml:space="preserve"> </w:instrText>
      </w:r>
      <w:r w:rsidR="00D07067" w:rsidRPr="00EA0C6E">
        <w:rPr>
          <w:rFonts w:cs="Times New Roman"/>
          <w:lang w:val="en-US"/>
        </w:rPr>
        <w:instrText>Chemical</w:instrText>
      </w:r>
      <w:r w:rsidR="00D07067" w:rsidRPr="00EA0C6E">
        <w:rPr>
          <w:rFonts w:cs="Times New Roman"/>
        </w:rPr>
        <w:instrText xml:space="preserve"> </w:instrText>
      </w:r>
      <w:r w:rsidR="00D07067" w:rsidRPr="00EA0C6E">
        <w:rPr>
          <w:rFonts w:cs="Times New Roman"/>
          <w:lang w:val="en-US"/>
        </w:rPr>
        <w:instrText>Engineering</w:instrText>
      </w:r>
      <w:r w:rsidR="00D07067" w:rsidRPr="00EA0C6E">
        <w:rPr>
          <w:rFonts w:cs="Times New Roman"/>
        </w:rPr>
        <w:instrText xml:space="preserve"> </w:instrText>
      </w:r>
      <w:r w:rsidR="00D07067" w:rsidRPr="00EA0C6E">
        <w:rPr>
          <w:rFonts w:cs="Times New Roman"/>
          <w:lang w:val="en-US"/>
        </w:rPr>
        <w:instrText>and</w:instrText>
      </w:r>
      <w:r w:rsidR="00D07067" w:rsidRPr="00EA0C6E">
        <w:rPr>
          <w:rFonts w:cs="Times New Roman"/>
        </w:rPr>
        <w:instrText xml:space="preserve"> </w:instrText>
      </w:r>
      <w:r w:rsidR="00D07067" w:rsidRPr="00EA0C6E">
        <w:rPr>
          <w:rFonts w:cs="Times New Roman"/>
          <w:lang w:val="en-US"/>
        </w:rPr>
        <w:instrText>Mary</w:instrText>
      </w:r>
      <w:r w:rsidR="00D07067" w:rsidRPr="00EA0C6E">
        <w:rPr>
          <w:rFonts w:cs="Times New Roman"/>
        </w:rPr>
        <w:instrText xml:space="preserve"> </w:instrText>
      </w:r>
      <w:r w:rsidR="00D07067" w:rsidRPr="00EA0C6E">
        <w:rPr>
          <w:rFonts w:cs="Times New Roman"/>
          <w:lang w:val="en-US"/>
        </w:rPr>
        <w:instrText>Kay</w:instrText>
      </w:r>
      <w:r w:rsidR="00D07067" w:rsidRPr="00EA0C6E">
        <w:rPr>
          <w:rFonts w:cs="Times New Roman"/>
        </w:rPr>
        <w:instrText xml:space="preserve"> </w:instrText>
      </w:r>
      <w:r w:rsidR="00D07067" w:rsidRPr="00EA0C6E">
        <w:rPr>
          <w:rFonts w:cs="Times New Roman"/>
          <w:lang w:val="en-US"/>
        </w:rPr>
        <w:instrText>O</w:instrText>
      </w:r>
      <w:r w:rsidR="00D07067" w:rsidRPr="00EA0C6E">
        <w:rPr>
          <w:rFonts w:cs="Times New Roman"/>
        </w:rPr>
        <w:instrText>&amp;</w:instrText>
      </w:r>
      <w:r w:rsidR="00D07067" w:rsidRPr="00EA0C6E">
        <w:rPr>
          <w:rFonts w:cs="Times New Roman"/>
          <w:lang w:val="en-US"/>
        </w:rPr>
        <w:instrText>apos</w:instrText>
      </w:r>
      <w:r w:rsidR="00D07067" w:rsidRPr="00EA0C6E">
        <w:rPr>
          <w:rFonts w:cs="Times New Roman"/>
        </w:rPr>
        <w:instrText>;</w:instrText>
      </w:r>
      <w:r w:rsidR="00D07067" w:rsidRPr="00EA0C6E">
        <w:rPr>
          <w:rFonts w:cs="Times New Roman"/>
          <w:lang w:val="en-US"/>
        </w:rPr>
        <w:instrText>Connor</w:instrText>
      </w:r>
      <w:r w:rsidR="00D07067" w:rsidRPr="00EA0C6E">
        <w:rPr>
          <w:rFonts w:cs="Times New Roman"/>
        </w:rPr>
        <w:instrText xml:space="preserve"> </w:instrText>
      </w:r>
      <w:r w:rsidR="00D07067" w:rsidRPr="00EA0C6E">
        <w:rPr>
          <w:rFonts w:cs="Times New Roman"/>
          <w:lang w:val="en-US"/>
        </w:rPr>
        <w:instrText>Process</w:instrText>
      </w:r>
      <w:r w:rsidR="00D07067" w:rsidRPr="00EA0C6E">
        <w:rPr>
          <w:rFonts w:cs="Times New Roman"/>
        </w:rPr>
        <w:instrText xml:space="preserve"> </w:instrText>
      </w:r>
      <w:r w:rsidR="00D07067" w:rsidRPr="00EA0C6E">
        <w:rPr>
          <w:rFonts w:cs="Times New Roman"/>
          <w:lang w:val="en-US"/>
        </w:rPr>
        <w:instrText>Safety</w:instrText>
      </w:r>
      <w:r w:rsidR="00D07067" w:rsidRPr="00EA0C6E">
        <w:rPr>
          <w:rFonts w:cs="Times New Roman"/>
        </w:rPr>
        <w:instrText xml:space="preserve"> </w:instrText>
      </w:r>
      <w:r w:rsidR="00D07067" w:rsidRPr="00EA0C6E">
        <w:rPr>
          <w:rFonts w:cs="Times New Roman"/>
          <w:lang w:val="en-US"/>
        </w:rPr>
        <w:instrText>Center</w:instrText>
      </w:r>
      <w:r w:rsidR="00D07067" w:rsidRPr="00EA0C6E">
        <w:rPr>
          <w:rFonts w:cs="Times New Roman"/>
        </w:rPr>
        <w:instrText xml:space="preserve"> </w:instrText>
      </w:r>
      <w:r w:rsidR="00D07067" w:rsidRPr="00EA0C6E">
        <w:rPr>
          <w:rFonts w:cs="Times New Roman"/>
          <w:lang w:val="en-US"/>
        </w:rPr>
        <w:instrText>Qatar</w:instrText>
      </w:r>
      <w:r w:rsidR="00D07067" w:rsidRPr="00EA0C6E">
        <w:rPr>
          <w:rFonts w:cs="Times New Roman"/>
        </w:rPr>
        <w:instrText xml:space="preserve">, </w:instrText>
      </w:r>
      <w:r w:rsidR="00D07067" w:rsidRPr="00EA0C6E">
        <w:rPr>
          <w:rFonts w:cs="Times New Roman"/>
          <w:lang w:val="en-US"/>
        </w:rPr>
        <w:instrText>Texas</w:instrText>
      </w:r>
      <w:r w:rsidR="00D07067" w:rsidRPr="00EA0C6E">
        <w:rPr>
          <w:rFonts w:cs="Times New Roman"/>
        </w:rPr>
        <w:instrText xml:space="preserve"> </w:instrText>
      </w:r>
      <w:r w:rsidR="00D07067" w:rsidRPr="00EA0C6E">
        <w:rPr>
          <w:rFonts w:cs="Times New Roman"/>
          <w:lang w:val="en-US"/>
        </w:rPr>
        <w:instrText>A</w:instrText>
      </w:r>
      <w:r w:rsidR="00D07067" w:rsidRPr="00EA0C6E">
        <w:rPr>
          <w:rFonts w:cs="Times New Roman"/>
        </w:rPr>
        <w:instrText>&amp;</w:instrText>
      </w:r>
      <w:r w:rsidR="00D07067" w:rsidRPr="00EA0C6E">
        <w:rPr>
          <w:rFonts w:cs="Times New Roman"/>
          <w:lang w:val="en-US"/>
        </w:rPr>
        <w:instrText>amp</w:instrText>
      </w:r>
      <w:r w:rsidR="00D07067" w:rsidRPr="00EA0C6E">
        <w:rPr>
          <w:rFonts w:cs="Times New Roman"/>
        </w:rPr>
        <w:instrText>;</w:instrText>
      </w:r>
      <w:r w:rsidR="00D07067" w:rsidRPr="00EA0C6E">
        <w:rPr>
          <w:rFonts w:cs="Times New Roman"/>
          <w:lang w:val="en-US"/>
        </w:rPr>
        <w:instrText>M</w:instrText>
      </w:r>
      <w:r w:rsidR="00D07067" w:rsidRPr="00EA0C6E">
        <w:rPr>
          <w:rFonts w:cs="Times New Roman"/>
        </w:rPr>
        <w:instrText xml:space="preserve"> </w:instrText>
      </w:r>
      <w:r w:rsidR="00D07067" w:rsidRPr="00EA0C6E">
        <w:rPr>
          <w:rFonts w:cs="Times New Roman"/>
          <w:lang w:val="en-US"/>
        </w:rPr>
        <w:instrText>University</w:instrText>
      </w:r>
      <w:r w:rsidR="00D07067" w:rsidRPr="00EA0C6E">
        <w:rPr>
          <w:rFonts w:cs="Times New Roman"/>
        </w:rPr>
        <w:instrText xml:space="preserve"> </w:instrText>
      </w:r>
      <w:r w:rsidR="00D07067" w:rsidRPr="00EA0C6E">
        <w:rPr>
          <w:rFonts w:cs="Times New Roman"/>
          <w:lang w:val="en-US"/>
        </w:rPr>
        <w:instrText>at</w:instrText>
      </w:r>
      <w:r w:rsidR="00D07067" w:rsidRPr="00EA0C6E">
        <w:rPr>
          <w:rFonts w:cs="Times New Roman"/>
        </w:rPr>
        <w:instrText xml:space="preserve"> </w:instrText>
      </w:r>
      <w:r w:rsidR="00D07067" w:rsidRPr="00EA0C6E">
        <w:rPr>
          <w:rFonts w:cs="Times New Roman"/>
          <w:lang w:val="en-US"/>
        </w:rPr>
        <w:instrText>Qatar</w:instrText>
      </w:r>
      <w:r w:rsidR="00D07067" w:rsidRPr="00EA0C6E">
        <w:rPr>
          <w:rFonts w:cs="Times New Roman"/>
        </w:rPr>
        <w:instrText xml:space="preserve">, </w:instrText>
      </w:r>
      <w:r w:rsidR="00D07067" w:rsidRPr="00EA0C6E">
        <w:rPr>
          <w:rFonts w:cs="Times New Roman"/>
          <w:lang w:val="en-US"/>
        </w:rPr>
        <w:instrText>Qatar</w:instrText>
      </w:r>
      <w:r w:rsidR="00D07067" w:rsidRPr="00EA0C6E">
        <w:rPr>
          <w:rFonts w:cs="Times New Roman"/>
        </w:rPr>
        <w:instrText xml:space="preserve">. </w:instrText>
      </w:r>
      <w:r w:rsidR="00D07067" w:rsidRPr="00EA0C6E">
        <w:rPr>
          <w:rFonts w:cs="Times New Roman"/>
          <w:lang w:val="en-US"/>
        </w:rPr>
        <w:instrText>Electronic</w:instrText>
      </w:r>
      <w:r w:rsidR="00D07067" w:rsidRPr="00EA0C6E">
        <w:rPr>
          <w:rFonts w:cs="Times New Roman"/>
        </w:rPr>
        <w:instrText xml:space="preserve"> </w:instrText>
      </w:r>
      <w:r w:rsidR="00D07067" w:rsidRPr="00EA0C6E">
        <w:rPr>
          <w:rFonts w:cs="Times New Roman"/>
          <w:lang w:val="en-US"/>
        </w:rPr>
        <w:instrText>address</w:instrText>
      </w:r>
      <w:r w:rsidR="00D07067" w:rsidRPr="00EA0C6E">
        <w:rPr>
          <w:rFonts w:cs="Times New Roman"/>
        </w:rPr>
        <w:instrText xml:space="preserve">: </w:instrText>
      </w:r>
      <w:r w:rsidR="00D07067" w:rsidRPr="00EA0C6E">
        <w:rPr>
          <w:rFonts w:cs="Times New Roman"/>
          <w:lang w:val="en-US"/>
        </w:rPr>
        <w:instrText>nawaydshaikh</w:instrText>
      </w:r>
      <w:r w:rsidR="00D07067" w:rsidRPr="00EA0C6E">
        <w:rPr>
          <w:rFonts w:cs="Times New Roman"/>
        </w:rPr>
        <w:instrText>@</w:instrText>
      </w:r>
      <w:r w:rsidR="00D07067" w:rsidRPr="00EA0C6E">
        <w:rPr>
          <w:rFonts w:cs="Times New Roman"/>
          <w:lang w:val="en-US"/>
        </w:rPr>
        <w:instrText>tamu</w:instrText>
      </w:r>
      <w:r w:rsidR="00D07067" w:rsidRPr="00EA0C6E">
        <w:rPr>
          <w:rFonts w:cs="Times New Roman"/>
        </w:rPr>
        <w:instrText>.</w:instrText>
      </w:r>
      <w:r w:rsidR="00D07067" w:rsidRPr="00EA0C6E">
        <w:rPr>
          <w:rFonts w:cs="Times New Roman"/>
          <w:lang w:val="en-US"/>
        </w:rPr>
        <w:instrText>edu</w:instrText>
      </w:r>
      <w:r w:rsidR="00D07067" w:rsidRPr="00EA0C6E">
        <w:rPr>
          <w:rFonts w:cs="Times New Roman"/>
        </w:rPr>
        <w:instrText>.&amp;#</w:instrText>
      </w:r>
      <w:r w:rsidR="00D07067" w:rsidRPr="00EA0C6E">
        <w:rPr>
          <w:rFonts w:cs="Times New Roman"/>
          <w:lang w:val="en-US"/>
        </w:rPr>
        <w:instrText>xD</w:instrText>
      </w:r>
      <w:r w:rsidR="00D07067" w:rsidRPr="00EA0C6E">
        <w:rPr>
          <w:rFonts w:cs="Times New Roman"/>
        </w:rPr>
        <w:instrText>;</w:instrText>
      </w:r>
      <w:r w:rsidR="00D07067" w:rsidRPr="00EA0C6E">
        <w:rPr>
          <w:rFonts w:cs="Times New Roman"/>
          <w:lang w:val="en-US"/>
        </w:rPr>
        <w:instrText>Department</w:instrText>
      </w:r>
      <w:r w:rsidR="00D07067" w:rsidRPr="00EA0C6E">
        <w:rPr>
          <w:rFonts w:cs="Times New Roman"/>
        </w:rPr>
        <w:instrText xml:space="preserve"> </w:instrText>
      </w:r>
      <w:r w:rsidR="00D07067" w:rsidRPr="00EA0C6E">
        <w:rPr>
          <w:rFonts w:cs="Times New Roman"/>
          <w:lang w:val="en-US"/>
        </w:rPr>
        <w:instrText>of</w:instrText>
      </w:r>
      <w:r w:rsidR="00D07067" w:rsidRPr="00EA0C6E">
        <w:rPr>
          <w:rFonts w:cs="Times New Roman"/>
        </w:rPr>
        <w:instrText xml:space="preserve"> </w:instrText>
      </w:r>
      <w:r w:rsidR="00D07067" w:rsidRPr="00EA0C6E">
        <w:rPr>
          <w:rFonts w:cs="Times New Roman"/>
          <w:lang w:val="en-US"/>
        </w:rPr>
        <w:instrText>Chemical</w:instrText>
      </w:r>
      <w:r w:rsidR="00D07067" w:rsidRPr="00EA0C6E">
        <w:rPr>
          <w:rFonts w:cs="Times New Roman"/>
        </w:rPr>
        <w:instrText xml:space="preserve"> </w:instrText>
      </w:r>
      <w:r w:rsidR="00D07067" w:rsidRPr="00EA0C6E">
        <w:rPr>
          <w:rFonts w:cs="Times New Roman"/>
          <w:lang w:val="en-US"/>
        </w:rPr>
        <w:instrText>Engineering</w:instrText>
      </w:r>
      <w:r w:rsidR="00D07067" w:rsidRPr="00EA0C6E">
        <w:rPr>
          <w:rFonts w:cs="Times New Roman"/>
        </w:rPr>
        <w:instrText xml:space="preserve"> </w:instrText>
      </w:r>
      <w:r w:rsidR="00D07067" w:rsidRPr="00EA0C6E">
        <w:rPr>
          <w:rFonts w:cs="Times New Roman"/>
          <w:lang w:val="en-US"/>
        </w:rPr>
        <w:instrText>and</w:instrText>
      </w:r>
      <w:r w:rsidR="00D07067" w:rsidRPr="00EA0C6E">
        <w:rPr>
          <w:rFonts w:cs="Times New Roman"/>
        </w:rPr>
        <w:instrText xml:space="preserve"> </w:instrText>
      </w:r>
      <w:r w:rsidR="00D07067" w:rsidRPr="00EA0C6E">
        <w:rPr>
          <w:rFonts w:cs="Times New Roman"/>
          <w:lang w:val="en-US"/>
        </w:rPr>
        <w:instrText>Mary</w:instrText>
      </w:r>
      <w:r w:rsidR="00D07067" w:rsidRPr="00EA0C6E">
        <w:rPr>
          <w:rFonts w:cs="Times New Roman"/>
        </w:rPr>
        <w:instrText xml:space="preserve"> </w:instrText>
      </w:r>
      <w:r w:rsidR="00D07067" w:rsidRPr="00EA0C6E">
        <w:rPr>
          <w:rFonts w:cs="Times New Roman"/>
          <w:lang w:val="en-US"/>
        </w:rPr>
        <w:instrText>Kay</w:instrText>
      </w:r>
      <w:r w:rsidR="00D07067" w:rsidRPr="00EA0C6E">
        <w:rPr>
          <w:rFonts w:cs="Times New Roman"/>
        </w:rPr>
        <w:instrText xml:space="preserve"> </w:instrText>
      </w:r>
      <w:r w:rsidR="00D07067" w:rsidRPr="00EA0C6E">
        <w:rPr>
          <w:rFonts w:cs="Times New Roman"/>
          <w:lang w:val="en-US"/>
        </w:rPr>
        <w:instrText>O</w:instrText>
      </w:r>
      <w:r w:rsidR="00D07067" w:rsidRPr="00EA0C6E">
        <w:rPr>
          <w:rFonts w:cs="Times New Roman"/>
        </w:rPr>
        <w:instrText>&amp;</w:instrText>
      </w:r>
      <w:r w:rsidR="00D07067" w:rsidRPr="00EA0C6E">
        <w:rPr>
          <w:rFonts w:cs="Times New Roman"/>
          <w:lang w:val="en-US"/>
        </w:rPr>
        <w:instrText>apos</w:instrText>
      </w:r>
      <w:r w:rsidR="00D07067" w:rsidRPr="00EA0C6E">
        <w:rPr>
          <w:rFonts w:cs="Times New Roman"/>
        </w:rPr>
        <w:instrText>;</w:instrText>
      </w:r>
      <w:r w:rsidR="00D07067" w:rsidRPr="00EA0C6E">
        <w:rPr>
          <w:rFonts w:cs="Times New Roman"/>
          <w:lang w:val="en-US"/>
        </w:rPr>
        <w:instrText>Connor</w:instrText>
      </w:r>
      <w:r w:rsidR="00D07067" w:rsidRPr="00EA0C6E">
        <w:rPr>
          <w:rFonts w:cs="Times New Roman"/>
        </w:rPr>
        <w:instrText xml:space="preserve"> </w:instrText>
      </w:r>
      <w:r w:rsidR="00D07067" w:rsidRPr="00EA0C6E">
        <w:rPr>
          <w:rFonts w:cs="Times New Roman"/>
          <w:lang w:val="en-US"/>
        </w:rPr>
        <w:instrText>Process</w:instrText>
      </w:r>
      <w:r w:rsidR="00D07067" w:rsidRPr="00EA0C6E">
        <w:rPr>
          <w:rFonts w:cs="Times New Roman"/>
        </w:rPr>
        <w:instrText xml:space="preserve"> </w:instrText>
      </w:r>
      <w:r w:rsidR="00D07067" w:rsidRPr="00EA0C6E">
        <w:rPr>
          <w:rFonts w:cs="Times New Roman"/>
          <w:lang w:val="en-US"/>
        </w:rPr>
        <w:instrText>Safety</w:instrText>
      </w:r>
      <w:r w:rsidR="00D07067" w:rsidRPr="00EA0C6E">
        <w:rPr>
          <w:rFonts w:cs="Times New Roman"/>
        </w:rPr>
        <w:instrText xml:space="preserve"> </w:instrText>
      </w:r>
      <w:r w:rsidR="00D07067" w:rsidRPr="00EA0C6E">
        <w:rPr>
          <w:rFonts w:cs="Times New Roman"/>
          <w:lang w:val="en-US"/>
        </w:rPr>
        <w:instrText>Center</w:instrText>
      </w:r>
      <w:r w:rsidR="00D07067" w:rsidRPr="00EA0C6E">
        <w:rPr>
          <w:rFonts w:cs="Times New Roman"/>
        </w:rPr>
        <w:instrText xml:space="preserve"> </w:instrText>
      </w:r>
      <w:r w:rsidR="00D07067" w:rsidRPr="00EA0C6E">
        <w:rPr>
          <w:rFonts w:cs="Times New Roman"/>
          <w:lang w:val="en-US"/>
        </w:rPr>
        <w:instrText>Qatar</w:instrText>
      </w:r>
      <w:r w:rsidR="00D07067" w:rsidRPr="00EA0C6E">
        <w:rPr>
          <w:rFonts w:cs="Times New Roman"/>
        </w:rPr>
        <w:instrText xml:space="preserve">, </w:instrText>
      </w:r>
      <w:r w:rsidR="00D07067" w:rsidRPr="00EA0C6E">
        <w:rPr>
          <w:rFonts w:cs="Times New Roman"/>
          <w:lang w:val="en-US"/>
        </w:rPr>
        <w:instrText>Texas</w:instrText>
      </w:r>
      <w:r w:rsidR="00D07067" w:rsidRPr="00EA0C6E">
        <w:rPr>
          <w:rFonts w:cs="Times New Roman"/>
        </w:rPr>
        <w:instrText xml:space="preserve"> </w:instrText>
      </w:r>
      <w:r w:rsidR="00D07067" w:rsidRPr="00EA0C6E">
        <w:rPr>
          <w:rFonts w:cs="Times New Roman"/>
          <w:lang w:val="en-US"/>
        </w:rPr>
        <w:instrText>A</w:instrText>
      </w:r>
      <w:r w:rsidR="00D07067" w:rsidRPr="00EA0C6E">
        <w:rPr>
          <w:rFonts w:cs="Times New Roman"/>
        </w:rPr>
        <w:instrText>&amp;</w:instrText>
      </w:r>
      <w:r w:rsidR="00D07067" w:rsidRPr="00EA0C6E">
        <w:rPr>
          <w:rFonts w:cs="Times New Roman"/>
          <w:lang w:val="en-US"/>
        </w:rPr>
        <w:instrText>amp</w:instrText>
      </w:r>
      <w:r w:rsidR="00D07067" w:rsidRPr="00EA0C6E">
        <w:rPr>
          <w:rFonts w:cs="Times New Roman"/>
        </w:rPr>
        <w:instrText>;</w:instrText>
      </w:r>
      <w:r w:rsidR="00D07067" w:rsidRPr="00EA0C6E">
        <w:rPr>
          <w:rFonts w:cs="Times New Roman"/>
          <w:lang w:val="en-US"/>
        </w:rPr>
        <w:instrText>M</w:instrText>
      </w:r>
      <w:r w:rsidR="00D07067" w:rsidRPr="00EA0C6E">
        <w:rPr>
          <w:rFonts w:cs="Times New Roman"/>
        </w:rPr>
        <w:instrText xml:space="preserve"> </w:instrText>
      </w:r>
      <w:r w:rsidR="00D07067" w:rsidRPr="00EA0C6E">
        <w:rPr>
          <w:rFonts w:cs="Times New Roman"/>
          <w:lang w:val="en-US"/>
        </w:rPr>
        <w:instrText>University</w:instrText>
      </w:r>
      <w:r w:rsidR="00D07067" w:rsidRPr="00EA0C6E">
        <w:rPr>
          <w:rFonts w:cs="Times New Roman"/>
        </w:rPr>
        <w:instrText xml:space="preserve"> </w:instrText>
      </w:r>
      <w:r w:rsidR="00D07067" w:rsidRPr="00EA0C6E">
        <w:rPr>
          <w:rFonts w:cs="Times New Roman"/>
          <w:lang w:val="en-US"/>
        </w:rPr>
        <w:instrText>at</w:instrText>
      </w:r>
      <w:r w:rsidR="00D07067" w:rsidRPr="00EA0C6E">
        <w:rPr>
          <w:rFonts w:cs="Times New Roman"/>
        </w:rPr>
        <w:instrText xml:space="preserve"> </w:instrText>
      </w:r>
      <w:r w:rsidR="00D07067" w:rsidRPr="00EA0C6E">
        <w:rPr>
          <w:rFonts w:cs="Times New Roman"/>
          <w:lang w:val="en-US"/>
        </w:rPr>
        <w:instrText>Qatar</w:instrText>
      </w:r>
      <w:r w:rsidR="00D07067" w:rsidRPr="00EA0C6E">
        <w:rPr>
          <w:rFonts w:cs="Times New Roman"/>
        </w:rPr>
        <w:instrText xml:space="preserve">, </w:instrText>
      </w:r>
      <w:r w:rsidR="00D07067" w:rsidRPr="00EA0C6E">
        <w:rPr>
          <w:rFonts w:cs="Times New Roman"/>
          <w:lang w:val="en-US"/>
        </w:rPr>
        <w:instrText>Qatar</w:instrText>
      </w:r>
      <w:r w:rsidR="00D07067" w:rsidRPr="00EA0C6E">
        <w:rPr>
          <w:rFonts w:cs="Times New Roman"/>
        </w:rPr>
        <w:instrText xml:space="preserve">. </w:instrText>
      </w:r>
      <w:r w:rsidR="00D07067" w:rsidRPr="00EA0C6E">
        <w:rPr>
          <w:rFonts w:cs="Times New Roman"/>
          <w:lang w:val="en-US"/>
        </w:rPr>
        <w:instrText>Electronic</w:instrText>
      </w:r>
      <w:r w:rsidR="00D07067" w:rsidRPr="00EA0C6E">
        <w:rPr>
          <w:rFonts w:cs="Times New Roman"/>
        </w:rPr>
        <w:instrText xml:space="preserve"> </w:instrText>
      </w:r>
      <w:r w:rsidR="00D07067" w:rsidRPr="00EA0C6E">
        <w:rPr>
          <w:rFonts w:cs="Times New Roman"/>
          <w:lang w:val="en-US"/>
        </w:rPr>
        <w:instrText>address</w:instrText>
      </w:r>
      <w:r w:rsidR="00D07067" w:rsidRPr="00EA0C6E">
        <w:rPr>
          <w:rFonts w:cs="Times New Roman"/>
        </w:rPr>
        <w:instrText xml:space="preserve">: </w:instrText>
      </w:r>
      <w:r w:rsidR="00D07067" w:rsidRPr="00EA0C6E">
        <w:rPr>
          <w:rFonts w:cs="Times New Roman"/>
          <w:lang w:val="en-US"/>
        </w:rPr>
        <w:instrText>k</w:instrText>
      </w:r>
      <w:r w:rsidR="00D07067" w:rsidRPr="00EA0C6E">
        <w:rPr>
          <w:rFonts w:cs="Times New Roman"/>
        </w:rPr>
        <w:instrText>.</w:instrText>
      </w:r>
      <w:r w:rsidR="00D07067" w:rsidRPr="00EA0C6E">
        <w:rPr>
          <w:rFonts w:cs="Times New Roman"/>
          <w:lang w:val="en-US"/>
        </w:rPr>
        <w:instrText>kakosimos</w:instrText>
      </w:r>
      <w:r w:rsidR="00D07067" w:rsidRPr="00EA0C6E">
        <w:rPr>
          <w:rFonts w:cs="Times New Roman"/>
        </w:rPr>
        <w:instrText>@</w:instrText>
      </w:r>
      <w:r w:rsidR="00D07067" w:rsidRPr="00EA0C6E">
        <w:rPr>
          <w:rFonts w:cs="Times New Roman"/>
          <w:lang w:val="en-US"/>
        </w:rPr>
        <w:instrText>qatar</w:instrText>
      </w:r>
      <w:r w:rsidR="00D07067" w:rsidRPr="00EA0C6E">
        <w:rPr>
          <w:rFonts w:cs="Times New Roman"/>
        </w:rPr>
        <w:instrText>.</w:instrText>
      </w:r>
      <w:r w:rsidR="00D07067" w:rsidRPr="00EA0C6E">
        <w:rPr>
          <w:rFonts w:cs="Times New Roman"/>
          <w:lang w:val="en-US"/>
        </w:rPr>
        <w:instrText>tamu</w:instrText>
      </w:r>
      <w:r w:rsidR="00D07067" w:rsidRPr="00EA0C6E">
        <w:rPr>
          <w:rFonts w:cs="Times New Roman"/>
        </w:rPr>
        <w:instrText>.</w:instrText>
      </w:r>
      <w:r w:rsidR="00D07067" w:rsidRPr="00EA0C6E">
        <w:rPr>
          <w:rFonts w:cs="Times New Roman"/>
          <w:lang w:val="en-US"/>
        </w:rPr>
        <w:instrText>edu</w:instrText>
      </w:r>
      <w:r w:rsidR="00D07067" w:rsidRPr="00EA0C6E">
        <w:rPr>
          <w:rFonts w:cs="Times New Roman"/>
        </w:rPr>
        <w:instrText>.&amp;#</w:instrText>
      </w:r>
      <w:r w:rsidR="00D07067" w:rsidRPr="00EA0C6E">
        <w:rPr>
          <w:rFonts w:cs="Times New Roman"/>
          <w:lang w:val="en-US"/>
        </w:rPr>
        <w:instrText>xD</w:instrText>
      </w:r>
      <w:r w:rsidR="00D07067" w:rsidRPr="00EA0C6E">
        <w:rPr>
          <w:rFonts w:cs="Times New Roman"/>
        </w:rPr>
        <w:instrText>;</w:instrText>
      </w:r>
      <w:r w:rsidR="00D07067" w:rsidRPr="00EA0C6E">
        <w:rPr>
          <w:rFonts w:cs="Times New Roman"/>
          <w:lang w:val="en-US"/>
        </w:rPr>
        <w:instrText>Department</w:instrText>
      </w:r>
      <w:r w:rsidR="00D07067" w:rsidRPr="00EA0C6E">
        <w:rPr>
          <w:rFonts w:cs="Times New Roman"/>
        </w:rPr>
        <w:instrText xml:space="preserve"> </w:instrText>
      </w:r>
      <w:r w:rsidR="00D07067" w:rsidRPr="00EA0C6E">
        <w:rPr>
          <w:rFonts w:cs="Times New Roman"/>
          <w:lang w:val="en-US"/>
        </w:rPr>
        <w:instrText>of</w:instrText>
      </w:r>
      <w:r w:rsidR="00D07067" w:rsidRPr="00EA0C6E">
        <w:rPr>
          <w:rFonts w:cs="Times New Roman"/>
        </w:rPr>
        <w:instrText xml:space="preserve"> </w:instrText>
      </w:r>
      <w:r w:rsidR="00D07067" w:rsidRPr="00EA0C6E">
        <w:rPr>
          <w:rFonts w:cs="Times New Roman"/>
          <w:lang w:val="en-US"/>
        </w:rPr>
        <w:instrText>Chemical</w:instrText>
      </w:r>
      <w:r w:rsidR="00D07067" w:rsidRPr="00EA0C6E">
        <w:rPr>
          <w:rFonts w:cs="Times New Roman"/>
        </w:rPr>
        <w:instrText xml:space="preserve"> </w:instrText>
      </w:r>
      <w:r w:rsidR="00D07067" w:rsidRPr="00EA0C6E">
        <w:rPr>
          <w:rFonts w:cs="Times New Roman"/>
          <w:lang w:val="en-US"/>
        </w:rPr>
        <w:instrText>Engineering</w:instrText>
      </w:r>
      <w:r w:rsidR="00D07067" w:rsidRPr="00EA0C6E">
        <w:rPr>
          <w:rFonts w:cs="Times New Roman"/>
        </w:rPr>
        <w:instrText xml:space="preserve"> </w:instrText>
      </w:r>
      <w:r w:rsidR="00D07067" w:rsidRPr="00EA0C6E">
        <w:rPr>
          <w:rFonts w:cs="Times New Roman"/>
          <w:lang w:val="en-US"/>
        </w:rPr>
        <w:instrText>and</w:instrText>
      </w:r>
      <w:r w:rsidR="00D07067" w:rsidRPr="00EA0C6E">
        <w:rPr>
          <w:rFonts w:cs="Times New Roman"/>
        </w:rPr>
        <w:instrText xml:space="preserve"> </w:instrText>
      </w:r>
      <w:r w:rsidR="00D07067" w:rsidRPr="00EA0C6E">
        <w:rPr>
          <w:rFonts w:cs="Times New Roman"/>
          <w:lang w:val="en-US"/>
        </w:rPr>
        <w:instrText>Mary</w:instrText>
      </w:r>
      <w:r w:rsidR="00D07067" w:rsidRPr="00EA0C6E">
        <w:rPr>
          <w:rFonts w:cs="Times New Roman"/>
        </w:rPr>
        <w:instrText xml:space="preserve"> </w:instrText>
      </w:r>
      <w:r w:rsidR="00D07067" w:rsidRPr="00EA0C6E">
        <w:rPr>
          <w:rFonts w:cs="Times New Roman"/>
          <w:lang w:val="en-US"/>
        </w:rPr>
        <w:instrText>Kay</w:instrText>
      </w:r>
      <w:r w:rsidR="00D07067" w:rsidRPr="00EA0C6E">
        <w:rPr>
          <w:rFonts w:cs="Times New Roman"/>
        </w:rPr>
        <w:instrText xml:space="preserve"> </w:instrText>
      </w:r>
      <w:r w:rsidR="00D07067" w:rsidRPr="00EA0C6E">
        <w:rPr>
          <w:rFonts w:cs="Times New Roman"/>
          <w:lang w:val="en-US"/>
        </w:rPr>
        <w:instrText>O</w:instrText>
      </w:r>
      <w:r w:rsidR="00D07067" w:rsidRPr="00EA0C6E">
        <w:rPr>
          <w:rFonts w:cs="Times New Roman"/>
        </w:rPr>
        <w:instrText>&amp;</w:instrText>
      </w:r>
      <w:r w:rsidR="00D07067" w:rsidRPr="00EA0C6E">
        <w:rPr>
          <w:rFonts w:cs="Times New Roman"/>
          <w:lang w:val="en-US"/>
        </w:rPr>
        <w:instrText>apos</w:instrText>
      </w:r>
      <w:r w:rsidR="00D07067" w:rsidRPr="00EA0C6E">
        <w:rPr>
          <w:rFonts w:cs="Times New Roman"/>
        </w:rPr>
        <w:instrText>;</w:instrText>
      </w:r>
      <w:r w:rsidR="00D07067" w:rsidRPr="00EA0C6E">
        <w:rPr>
          <w:rFonts w:cs="Times New Roman"/>
          <w:lang w:val="en-US"/>
        </w:rPr>
        <w:instrText>Connor</w:instrText>
      </w:r>
      <w:r w:rsidR="00D07067" w:rsidRPr="00EA0C6E">
        <w:rPr>
          <w:rFonts w:cs="Times New Roman"/>
        </w:rPr>
        <w:instrText xml:space="preserve"> </w:instrText>
      </w:r>
      <w:r w:rsidR="00D07067" w:rsidRPr="00EA0C6E">
        <w:rPr>
          <w:rFonts w:cs="Times New Roman"/>
          <w:lang w:val="en-US"/>
        </w:rPr>
        <w:instrText>Process</w:instrText>
      </w:r>
      <w:r w:rsidR="00D07067" w:rsidRPr="00EA0C6E">
        <w:rPr>
          <w:rFonts w:cs="Times New Roman"/>
        </w:rPr>
        <w:instrText xml:space="preserve"> </w:instrText>
      </w:r>
      <w:r w:rsidR="00D07067" w:rsidRPr="00EA0C6E">
        <w:rPr>
          <w:rFonts w:cs="Times New Roman"/>
          <w:lang w:val="en-US"/>
        </w:rPr>
        <w:instrText>Safety</w:instrText>
      </w:r>
      <w:r w:rsidR="00D07067" w:rsidRPr="00EA0C6E">
        <w:rPr>
          <w:rFonts w:cs="Times New Roman"/>
        </w:rPr>
        <w:instrText xml:space="preserve"> </w:instrText>
      </w:r>
      <w:r w:rsidR="00D07067" w:rsidRPr="00EA0C6E">
        <w:rPr>
          <w:rFonts w:cs="Times New Roman"/>
          <w:lang w:val="en-US"/>
        </w:rPr>
        <w:instrText>Center</w:instrText>
      </w:r>
      <w:r w:rsidR="00D07067" w:rsidRPr="00EA0C6E">
        <w:rPr>
          <w:rFonts w:cs="Times New Roman"/>
        </w:rPr>
        <w:instrText xml:space="preserve"> </w:instrText>
      </w:r>
      <w:r w:rsidR="00D07067" w:rsidRPr="00EA0C6E">
        <w:rPr>
          <w:rFonts w:cs="Times New Roman"/>
          <w:lang w:val="en-US"/>
        </w:rPr>
        <w:instrText>Qatar</w:instrText>
      </w:r>
      <w:r w:rsidR="00D07067" w:rsidRPr="00EA0C6E">
        <w:rPr>
          <w:rFonts w:cs="Times New Roman"/>
        </w:rPr>
        <w:instrText xml:space="preserve">, </w:instrText>
      </w:r>
      <w:r w:rsidR="00D07067" w:rsidRPr="00EA0C6E">
        <w:rPr>
          <w:rFonts w:cs="Times New Roman"/>
          <w:lang w:val="en-US"/>
        </w:rPr>
        <w:instrText>Texas</w:instrText>
      </w:r>
      <w:r w:rsidR="00D07067" w:rsidRPr="00EA0C6E">
        <w:rPr>
          <w:rFonts w:cs="Times New Roman"/>
        </w:rPr>
        <w:instrText xml:space="preserve"> </w:instrText>
      </w:r>
      <w:r w:rsidR="00D07067" w:rsidRPr="00EA0C6E">
        <w:rPr>
          <w:rFonts w:cs="Times New Roman"/>
          <w:lang w:val="en-US"/>
        </w:rPr>
        <w:instrText>A</w:instrText>
      </w:r>
      <w:r w:rsidR="00D07067" w:rsidRPr="00EA0C6E">
        <w:rPr>
          <w:rFonts w:cs="Times New Roman"/>
        </w:rPr>
        <w:instrText>&amp;</w:instrText>
      </w:r>
      <w:r w:rsidR="00D07067" w:rsidRPr="00EA0C6E">
        <w:rPr>
          <w:rFonts w:cs="Times New Roman"/>
          <w:lang w:val="en-US"/>
        </w:rPr>
        <w:instrText>amp</w:instrText>
      </w:r>
      <w:r w:rsidR="00D07067" w:rsidRPr="00EA0C6E">
        <w:rPr>
          <w:rFonts w:cs="Times New Roman"/>
        </w:rPr>
        <w:instrText>;</w:instrText>
      </w:r>
      <w:r w:rsidR="00D07067" w:rsidRPr="00EA0C6E">
        <w:rPr>
          <w:rFonts w:cs="Times New Roman"/>
          <w:lang w:val="en-US"/>
        </w:rPr>
        <w:instrText>M</w:instrText>
      </w:r>
      <w:r w:rsidR="00D07067" w:rsidRPr="00EA0C6E">
        <w:rPr>
          <w:rFonts w:cs="Times New Roman"/>
        </w:rPr>
        <w:instrText xml:space="preserve"> </w:instrText>
      </w:r>
      <w:r w:rsidR="00D07067" w:rsidRPr="00EA0C6E">
        <w:rPr>
          <w:rFonts w:cs="Times New Roman"/>
          <w:lang w:val="en-US"/>
        </w:rPr>
        <w:instrText>University</w:instrText>
      </w:r>
      <w:r w:rsidR="00D07067" w:rsidRPr="00EA0C6E">
        <w:rPr>
          <w:rFonts w:cs="Times New Roman"/>
        </w:rPr>
        <w:instrText xml:space="preserve"> </w:instrText>
      </w:r>
      <w:r w:rsidR="00D07067" w:rsidRPr="00EA0C6E">
        <w:rPr>
          <w:rFonts w:cs="Times New Roman"/>
          <w:lang w:val="en-US"/>
        </w:rPr>
        <w:instrText>at</w:instrText>
      </w:r>
      <w:r w:rsidR="00D07067" w:rsidRPr="00EA0C6E">
        <w:rPr>
          <w:rFonts w:cs="Times New Roman"/>
        </w:rPr>
        <w:instrText xml:space="preserve"> </w:instrText>
      </w:r>
      <w:r w:rsidR="00D07067" w:rsidRPr="00EA0C6E">
        <w:rPr>
          <w:rFonts w:cs="Times New Roman"/>
          <w:lang w:val="en-US"/>
        </w:rPr>
        <w:instrText>Qatar</w:instrText>
      </w:r>
      <w:r w:rsidR="00D07067" w:rsidRPr="00EA0C6E">
        <w:rPr>
          <w:rFonts w:cs="Times New Roman"/>
        </w:rPr>
        <w:instrText xml:space="preserve">, </w:instrText>
      </w:r>
      <w:r w:rsidR="00D07067" w:rsidRPr="00EA0C6E">
        <w:rPr>
          <w:rFonts w:cs="Times New Roman"/>
          <w:lang w:val="en-US"/>
        </w:rPr>
        <w:instrText>Qatar</w:instrText>
      </w:r>
      <w:r w:rsidR="00D07067" w:rsidRPr="00EA0C6E">
        <w:rPr>
          <w:rFonts w:cs="Times New Roman"/>
        </w:rPr>
        <w:instrText>.&lt;/</w:instrText>
      </w:r>
      <w:r w:rsidR="00D07067" w:rsidRPr="00EA0C6E">
        <w:rPr>
          <w:rFonts w:cs="Times New Roman"/>
          <w:lang w:val="en-US"/>
        </w:rPr>
        <w:instrText>auth</w:instrText>
      </w:r>
      <w:r w:rsidR="00D07067" w:rsidRPr="00EA0C6E">
        <w:rPr>
          <w:rFonts w:cs="Times New Roman"/>
        </w:rPr>
        <w:instrText>-</w:instrText>
      </w:r>
      <w:r w:rsidR="00D07067" w:rsidRPr="00EA0C6E">
        <w:rPr>
          <w:rFonts w:cs="Times New Roman"/>
          <w:lang w:val="en-US"/>
        </w:rPr>
        <w:instrText>address</w:instrText>
      </w:r>
      <w:r w:rsidR="00D07067" w:rsidRPr="00EA0C6E">
        <w:rPr>
          <w:rFonts w:cs="Times New Roman"/>
        </w:rPr>
        <w:instrText>&gt;&lt;</w:instrText>
      </w:r>
      <w:r w:rsidR="00D07067" w:rsidRPr="00EA0C6E">
        <w:rPr>
          <w:rFonts w:cs="Times New Roman"/>
          <w:lang w:val="en-US"/>
        </w:rPr>
        <w:instrText>titles</w:instrText>
      </w:r>
      <w:r w:rsidR="00D07067" w:rsidRPr="00EA0C6E">
        <w:rPr>
          <w:rFonts w:cs="Times New Roman"/>
        </w:rPr>
        <w:instrText>&gt;&lt;</w:instrText>
      </w:r>
      <w:r w:rsidR="00D07067" w:rsidRPr="00EA0C6E">
        <w:rPr>
          <w:rFonts w:cs="Times New Roman"/>
          <w:lang w:val="en-US"/>
        </w:rPr>
        <w:instrText>title</w:instrText>
      </w:r>
      <w:r w:rsidR="00D07067" w:rsidRPr="00EA0C6E">
        <w:rPr>
          <w:rFonts w:cs="Times New Roman"/>
        </w:rPr>
        <w:instrText>&gt;</w:instrText>
      </w:r>
      <w:r w:rsidR="00D07067" w:rsidRPr="00EA0C6E">
        <w:rPr>
          <w:rFonts w:cs="Times New Roman"/>
          <w:lang w:val="en-US"/>
        </w:rPr>
        <w:instrText>Concept</w:instrText>
      </w:r>
      <w:r w:rsidR="00D07067" w:rsidRPr="00EA0C6E">
        <w:rPr>
          <w:rFonts w:cs="Times New Roman"/>
        </w:rPr>
        <w:instrText xml:space="preserve"> </w:instrText>
      </w:r>
      <w:r w:rsidR="00D07067" w:rsidRPr="00EA0C6E">
        <w:rPr>
          <w:rFonts w:cs="Times New Roman"/>
          <w:lang w:val="en-US"/>
        </w:rPr>
        <w:instrText>and</w:instrText>
      </w:r>
      <w:r w:rsidR="00D07067" w:rsidRPr="00EA0C6E">
        <w:rPr>
          <w:rFonts w:cs="Times New Roman"/>
        </w:rPr>
        <w:instrText xml:space="preserve"> </w:instrText>
      </w:r>
      <w:r w:rsidR="00D07067" w:rsidRPr="00EA0C6E">
        <w:rPr>
          <w:rFonts w:cs="Times New Roman"/>
          <w:lang w:val="en-US"/>
        </w:rPr>
        <w:instrText>demonstration</w:instrText>
      </w:r>
      <w:r w:rsidR="00D07067" w:rsidRPr="00EA0C6E">
        <w:rPr>
          <w:rFonts w:cs="Times New Roman"/>
        </w:rPr>
        <w:instrText xml:space="preserve"> </w:instrText>
      </w:r>
      <w:r w:rsidR="00D07067" w:rsidRPr="00EA0C6E">
        <w:rPr>
          <w:rFonts w:cs="Times New Roman"/>
          <w:lang w:val="en-US"/>
        </w:rPr>
        <w:instrText>of</w:instrText>
      </w:r>
      <w:r w:rsidR="00D07067" w:rsidRPr="00EA0C6E">
        <w:rPr>
          <w:rFonts w:cs="Times New Roman"/>
        </w:rPr>
        <w:instrText xml:space="preserve"> </w:instrText>
      </w:r>
      <w:r w:rsidR="00D07067" w:rsidRPr="00EA0C6E">
        <w:rPr>
          <w:rFonts w:cs="Times New Roman"/>
          <w:lang w:val="en-US"/>
        </w:rPr>
        <w:instrText>a</w:instrText>
      </w:r>
      <w:r w:rsidR="00D07067" w:rsidRPr="00EA0C6E">
        <w:rPr>
          <w:rFonts w:cs="Times New Roman"/>
        </w:rPr>
        <w:instrText xml:space="preserve"> </w:instrText>
      </w:r>
      <w:r w:rsidR="00D07067" w:rsidRPr="00EA0C6E">
        <w:rPr>
          <w:rFonts w:cs="Times New Roman"/>
          <w:lang w:val="en-US"/>
        </w:rPr>
        <w:instrText>fully</w:instrText>
      </w:r>
      <w:r w:rsidR="00D07067" w:rsidRPr="00EA0C6E">
        <w:rPr>
          <w:rFonts w:cs="Times New Roman"/>
        </w:rPr>
        <w:instrText xml:space="preserve"> </w:instrText>
      </w:r>
      <w:r w:rsidR="00D07067" w:rsidRPr="00EA0C6E">
        <w:rPr>
          <w:rFonts w:cs="Times New Roman"/>
          <w:lang w:val="en-US"/>
        </w:rPr>
        <w:instrText>coupled</w:instrText>
      </w:r>
      <w:r w:rsidR="00D07067" w:rsidRPr="00EA0C6E">
        <w:rPr>
          <w:rFonts w:cs="Times New Roman"/>
        </w:rPr>
        <w:instrText xml:space="preserve"> </w:instrText>
      </w:r>
      <w:r w:rsidR="00D07067" w:rsidRPr="00EA0C6E">
        <w:rPr>
          <w:rFonts w:cs="Times New Roman"/>
          <w:lang w:val="en-US"/>
        </w:rPr>
        <w:instrText>and</w:instrText>
      </w:r>
      <w:r w:rsidR="00D07067" w:rsidRPr="00EA0C6E">
        <w:rPr>
          <w:rFonts w:cs="Times New Roman"/>
        </w:rPr>
        <w:instrText xml:space="preserve"> </w:instrText>
      </w:r>
      <w:r w:rsidR="00D07067" w:rsidRPr="00EA0C6E">
        <w:rPr>
          <w:rFonts w:cs="Times New Roman"/>
          <w:lang w:val="en-US"/>
        </w:rPr>
        <w:instrText>dynamic</w:instrText>
      </w:r>
      <w:r w:rsidR="00D07067" w:rsidRPr="00EA0C6E">
        <w:rPr>
          <w:rFonts w:cs="Times New Roman"/>
        </w:rPr>
        <w:instrText xml:space="preserve"> </w:instrText>
      </w:r>
      <w:r w:rsidR="00D07067" w:rsidRPr="00EA0C6E">
        <w:rPr>
          <w:rFonts w:cs="Times New Roman"/>
          <w:lang w:val="en-US"/>
        </w:rPr>
        <w:instrText>exposure</w:instrText>
      </w:r>
      <w:r w:rsidR="00D07067" w:rsidRPr="00EA0C6E">
        <w:rPr>
          <w:rFonts w:cs="Times New Roman"/>
        </w:rPr>
        <w:instrText>-</w:instrText>
      </w:r>
      <w:r w:rsidR="00D07067" w:rsidRPr="00EA0C6E">
        <w:rPr>
          <w:rFonts w:cs="Times New Roman"/>
          <w:lang w:val="en-US"/>
        </w:rPr>
        <w:instrText>response</w:instrText>
      </w:r>
      <w:r w:rsidR="00D07067" w:rsidRPr="00EA0C6E">
        <w:rPr>
          <w:rFonts w:cs="Times New Roman"/>
        </w:rPr>
        <w:instrText xml:space="preserve"> </w:instrText>
      </w:r>
      <w:r w:rsidR="00D07067" w:rsidRPr="00EA0C6E">
        <w:rPr>
          <w:rFonts w:cs="Times New Roman"/>
          <w:lang w:val="en-US"/>
        </w:rPr>
        <w:instrText>methodology</w:instrText>
      </w:r>
      <w:r w:rsidR="00D07067" w:rsidRPr="00EA0C6E">
        <w:rPr>
          <w:rFonts w:cs="Times New Roman"/>
        </w:rPr>
        <w:instrText xml:space="preserve"> </w:instrText>
      </w:r>
      <w:r w:rsidR="00D07067" w:rsidRPr="00EA0C6E">
        <w:rPr>
          <w:rFonts w:cs="Times New Roman"/>
          <w:lang w:val="en-US"/>
        </w:rPr>
        <w:instrText>for</w:instrText>
      </w:r>
      <w:r w:rsidR="00D07067" w:rsidRPr="00EA0C6E">
        <w:rPr>
          <w:rFonts w:cs="Times New Roman"/>
        </w:rPr>
        <w:instrText xml:space="preserve"> </w:instrText>
      </w:r>
      <w:r w:rsidR="00D07067" w:rsidRPr="00EA0C6E">
        <w:rPr>
          <w:rFonts w:cs="Times New Roman"/>
          <w:lang w:val="en-US"/>
        </w:rPr>
        <w:instrText>crowd</w:instrText>
      </w:r>
      <w:r w:rsidR="00D07067" w:rsidRPr="00EA0C6E">
        <w:rPr>
          <w:rFonts w:cs="Times New Roman"/>
        </w:rPr>
        <w:instrText xml:space="preserve"> </w:instrText>
      </w:r>
      <w:r w:rsidR="00D07067" w:rsidRPr="00EA0C6E">
        <w:rPr>
          <w:rFonts w:cs="Times New Roman"/>
          <w:lang w:val="en-US"/>
        </w:rPr>
        <w:instrText>evacuation</w:instrText>
      </w:r>
      <w:r w:rsidR="00D07067" w:rsidRPr="00EA0C6E">
        <w:rPr>
          <w:rFonts w:cs="Times New Roman"/>
        </w:rPr>
        <w:instrText xml:space="preserve"> </w:instrText>
      </w:r>
      <w:r w:rsidR="00D07067" w:rsidRPr="00EA0C6E">
        <w:rPr>
          <w:rFonts w:cs="Times New Roman"/>
          <w:lang w:val="en-US"/>
        </w:rPr>
        <w:instrText>numerical</w:instrText>
      </w:r>
      <w:r w:rsidR="00D07067" w:rsidRPr="00EA0C6E">
        <w:rPr>
          <w:rFonts w:cs="Times New Roman"/>
        </w:rPr>
        <w:instrText xml:space="preserve"> </w:instrText>
      </w:r>
      <w:r w:rsidR="00D07067" w:rsidRPr="00EA0C6E">
        <w:rPr>
          <w:rFonts w:cs="Times New Roman"/>
          <w:lang w:val="en-US"/>
        </w:rPr>
        <w:instrText>modelling</w:instrText>
      </w:r>
      <w:r w:rsidR="00D07067" w:rsidRPr="00EA0C6E">
        <w:rPr>
          <w:rFonts w:cs="Times New Roman"/>
        </w:rPr>
        <w:instrText xml:space="preserve"> </w:instrText>
      </w:r>
      <w:r w:rsidR="00D07067" w:rsidRPr="00EA0C6E">
        <w:rPr>
          <w:rFonts w:cs="Times New Roman"/>
          <w:lang w:val="en-US"/>
        </w:rPr>
        <w:instrText>in</w:instrText>
      </w:r>
      <w:r w:rsidR="00D07067" w:rsidRPr="00EA0C6E">
        <w:rPr>
          <w:rFonts w:cs="Times New Roman"/>
        </w:rPr>
        <w:instrText xml:space="preserve"> </w:instrText>
      </w:r>
      <w:r w:rsidR="00D07067" w:rsidRPr="00EA0C6E">
        <w:rPr>
          <w:rFonts w:cs="Times New Roman"/>
          <w:lang w:val="en-US"/>
        </w:rPr>
        <w:instrText>airborne</w:instrText>
      </w:r>
      <w:r w:rsidR="00D07067" w:rsidRPr="00EA0C6E">
        <w:rPr>
          <w:rFonts w:cs="Times New Roman"/>
        </w:rPr>
        <w:instrText>-</w:instrText>
      </w:r>
      <w:r w:rsidR="00D07067" w:rsidRPr="00EA0C6E">
        <w:rPr>
          <w:rFonts w:cs="Times New Roman"/>
          <w:lang w:val="en-US"/>
        </w:rPr>
        <w:instrText>toxic</w:instrText>
      </w:r>
      <w:r w:rsidR="00D07067" w:rsidRPr="00EA0C6E">
        <w:rPr>
          <w:rFonts w:cs="Times New Roman"/>
        </w:rPr>
        <w:instrText xml:space="preserve"> </w:instrText>
      </w:r>
      <w:r w:rsidR="00D07067" w:rsidRPr="00EA0C6E">
        <w:rPr>
          <w:rFonts w:cs="Times New Roman"/>
          <w:lang w:val="en-US"/>
        </w:rPr>
        <w:instrText>environments</w:instrText>
      </w:r>
      <w:r w:rsidR="00D07067" w:rsidRPr="00EA0C6E">
        <w:rPr>
          <w:rFonts w:cs="Times New Roman"/>
        </w:rPr>
        <w:instrText>&lt;/</w:instrText>
      </w:r>
      <w:r w:rsidR="00D07067" w:rsidRPr="00EA0C6E">
        <w:rPr>
          <w:rFonts w:cs="Times New Roman"/>
          <w:lang w:val="en-US"/>
        </w:rPr>
        <w:instrText>title</w:instrText>
      </w:r>
      <w:r w:rsidR="00D07067" w:rsidRPr="00EA0C6E">
        <w:rPr>
          <w:rFonts w:cs="Times New Roman"/>
        </w:rPr>
        <w:instrText>&gt;&lt;</w:instrText>
      </w:r>
      <w:r w:rsidR="00D07067" w:rsidRPr="00EA0C6E">
        <w:rPr>
          <w:rFonts w:cs="Times New Roman"/>
          <w:lang w:val="en-US"/>
        </w:rPr>
        <w:instrText>secondary</w:instrText>
      </w:r>
      <w:r w:rsidR="00D07067" w:rsidRPr="00EA0C6E">
        <w:rPr>
          <w:rFonts w:cs="Times New Roman"/>
        </w:rPr>
        <w:instrText>-</w:instrText>
      </w:r>
      <w:r w:rsidR="00D07067" w:rsidRPr="00EA0C6E">
        <w:rPr>
          <w:rFonts w:cs="Times New Roman"/>
          <w:lang w:val="en-US"/>
        </w:rPr>
        <w:instrText>title</w:instrText>
      </w:r>
      <w:r w:rsidR="00D07067" w:rsidRPr="00EA0C6E">
        <w:rPr>
          <w:rFonts w:cs="Times New Roman"/>
        </w:rPr>
        <w:instrText>&gt;</w:instrText>
      </w:r>
      <w:r w:rsidR="00D07067" w:rsidRPr="00EA0C6E">
        <w:rPr>
          <w:rFonts w:cs="Times New Roman"/>
          <w:lang w:val="en-US"/>
        </w:rPr>
        <w:instrText>J</w:instrText>
      </w:r>
      <w:r w:rsidR="00D07067" w:rsidRPr="00EA0C6E">
        <w:rPr>
          <w:rFonts w:cs="Times New Roman"/>
        </w:rPr>
        <w:instrText xml:space="preserve"> </w:instrText>
      </w:r>
      <w:r w:rsidR="00D07067" w:rsidRPr="00EA0C6E">
        <w:rPr>
          <w:rFonts w:cs="Times New Roman"/>
          <w:lang w:val="en-US"/>
        </w:rPr>
        <w:instrText>Hazard</w:instrText>
      </w:r>
      <w:r w:rsidR="00D07067" w:rsidRPr="00EA0C6E">
        <w:rPr>
          <w:rFonts w:cs="Times New Roman"/>
        </w:rPr>
        <w:instrText xml:space="preserve"> </w:instrText>
      </w:r>
      <w:r w:rsidR="00D07067" w:rsidRPr="00EA0C6E">
        <w:rPr>
          <w:rFonts w:cs="Times New Roman"/>
          <w:lang w:val="en-US"/>
        </w:rPr>
        <w:instrText>Mater</w:instrText>
      </w:r>
      <w:r w:rsidR="00D07067" w:rsidRPr="00EA0C6E">
        <w:rPr>
          <w:rFonts w:cs="Times New Roman"/>
        </w:rPr>
        <w:instrText>&lt;/</w:instrText>
      </w:r>
      <w:r w:rsidR="00D07067" w:rsidRPr="00EA0C6E">
        <w:rPr>
          <w:rFonts w:cs="Times New Roman"/>
          <w:lang w:val="en-US"/>
        </w:rPr>
        <w:instrText>secondary</w:instrText>
      </w:r>
      <w:r w:rsidR="00D07067" w:rsidRPr="00EA0C6E">
        <w:rPr>
          <w:rFonts w:cs="Times New Roman"/>
        </w:rPr>
        <w:instrText>-</w:instrText>
      </w:r>
      <w:r w:rsidR="00D07067" w:rsidRPr="00EA0C6E">
        <w:rPr>
          <w:rFonts w:cs="Times New Roman"/>
          <w:lang w:val="en-US"/>
        </w:rPr>
        <w:instrText>title</w:instrText>
      </w:r>
      <w:r w:rsidR="00D07067" w:rsidRPr="00EA0C6E">
        <w:rPr>
          <w:rFonts w:cs="Times New Roman"/>
        </w:rPr>
        <w:instrText>&gt;&lt;/</w:instrText>
      </w:r>
      <w:r w:rsidR="00D07067" w:rsidRPr="00EA0C6E">
        <w:rPr>
          <w:rFonts w:cs="Times New Roman"/>
          <w:lang w:val="en-US"/>
        </w:rPr>
        <w:instrText>titles</w:instrText>
      </w:r>
      <w:r w:rsidR="00D07067" w:rsidRPr="00EA0C6E">
        <w:rPr>
          <w:rFonts w:cs="Times New Roman"/>
        </w:rPr>
        <w:instrText>&gt;&lt;</w:instrText>
      </w:r>
      <w:r w:rsidR="00D07067" w:rsidRPr="00EA0C6E">
        <w:rPr>
          <w:rFonts w:cs="Times New Roman"/>
          <w:lang w:val="en-US"/>
        </w:rPr>
        <w:instrText>periodical</w:instrText>
      </w:r>
      <w:r w:rsidR="00D07067" w:rsidRPr="00EA0C6E">
        <w:rPr>
          <w:rFonts w:cs="Times New Roman"/>
        </w:rPr>
        <w:instrText>&gt;&lt;</w:instrText>
      </w:r>
      <w:r w:rsidR="00D07067" w:rsidRPr="00EA0C6E">
        <w:rPr>
          <w:rFonts w:cs="Times New Roman"/>
          <w:lang w:val="en-US"/>
        </w:rPr>
        <w:instrText>full</w:instrText>
      </w:r>
      <w:r w:rsidR="00D07067" w:rsidRPr="00EA0C6E">
        <w:rPr>
          <w:rFonts w:cs="Times New Roman"/>
        </w:rPr>
        <w:instrText>-</w:instrText>
      </w:r>
      <w:r w:rsidR="00D07067" w:rsidRPr="00EA0C6E">
        <w:rPr>
          <w:rFonts w:cs="Times New Roman"/>
          <w:lang w:val="en-US"/>
        </w:rPr>
        <w:instrText>title</w:instrText>
      </w:r>
      <w:r w:rsidR="00D07067" w:rsidRPr="00EA0C6E">
        <w:rPr>
          <w:rFonts w:cs="Times New Roman"/>
        </w:rPr>
        <w:instrText>&gt;</w:instrText>
      </w:r>
      <w:r w:rsidR="00D07067" w:rsidRPr="00EA0C6E">
        <w:rPr>
          <w:rFonts w:cs="Times New Roman"/>
          <w:lang w:val="en-US"/>
        </w:rPr>
        <w:instrText>Journal</w:instrText>
      </w:r>
      <w:r w:rsidR="00D07067" w:rsidRPr="00EA0C6E">
        <w:rPr>
          <w:rFonts w:cs="Times New Roman"/>
        </w:rPr>
        <w:instrText xml:space="preserve"> </w:instrText>
      </w:r>
      <w:r w:rsidR="00D07067" w:rsidRPr="00EA0C6E">
        <w:rPr>
          <w:rFonts w:cs="Times New Roman"/>
          <w:lang w:val="en-US"/>
        </w:rPr>
        <w:instrText>of</w:instrText>
      </w:r>
      <w:r w:rsidR="00D07067" w:rsidRPr="00EA0C6E">
        <w:rPr>
          <w:rFonts w:cs="Times New Roman"/>
        </w:rPr>
        <w:instrText xml:space="preserve"> </w:instrText>
      </w:r>
      <w:r w:rsidR="00D07067" w:rsidRPr="00EA0C6E">
        <w:rPr>
          <w:rFonts w:cs="Times New Roman"/>
          <w:lang w:val="en-US"/>
        </w:rPr>
        <w:instrText>Hazardous</w:instrText>
      </w:r>
      <w:r w:rsidR="00D07067" w:rsidRPr="00EA0C6E">
        <w:rPr>
          <w:rFonts w:cs="Times New Roman"/>
        </w:rPr>
        <w:instrText xml:space="preserve"> </w:instrText>
      </w:r>
      <w:r w:rsidR="00D07067" w:rsidRPr="00EA0C6E">
        <w:rPr>
          <w:rFonts w:cs="Times New Roman"/>
          <w:lang w:val="en-US"/>
        </w:rPr>
        <w:instrText>Materials</w:instrText>
      </w:r>
      <w:r w:rsidR="00D07067" w:rsidRPr="00EA0C6E">
        <w:rPr>
          <w:rFonts w:cs="Times New Roman"/>
        </w:rPr>
        <w:instrText>&lt;/</w:instrText>
      </w:r>
      <w:r w:rsidR="00D07067" w:rsidRPr="00EA0C6E">
        <w:rPr>
          <w:rFonts w:cs="Times New Roman"/>
          <w:lang w:val="en-US"/>
        </w:rPr>
        <w:instrText>full</w:instrText>
      </w:r>
      <w:r w:rsidR="00D07067" w:rsidRPr="00EA0C6E">
        <w:rPr>
          <w:rFonts w:cs="Times New Roman"/>
        </w:rPr>
        <w:instrText>-</w:instrText>
      </w:r>
      <w:r w:rsidR="00D07067" w:rsidRPr="00EA0C6E">
        <w:rPr>
          <w:rFonts w:cs="Times New Roman"/>
          <w:lang w:val="en-US"/>
        </w:rPr>
        <w:instrText>title</w:instrText>
      </w:r>
      <w:r w:rsidR="00D07067" w:rsidRPr="00EA0C6E">
        <w:rPr>
          <w:rFonts w:cs="Times New Roman"/>
        </w:rPr>
        <w:instrText>&gt;&lt;</w:instrText>
      </w:r>
      <w:r w:rsidR="00D07067" w:rsidRPr="00EA0C6E">
        <w:rPr>
          <w:rFonts w:cs="Times New Roman"/>
          <w:lang w:val="en-US"/>
        </w:rPr>
        <w:instrText>abbr</w:instrText>
      </w:r>
      <w:r w:rsidR="00D07067" w:rsidRPr="00EA0C6E">
        <w:rPr>
          <w:rFonts w:cs="Times New Roman"/>
        </w:rPr>
        <w:instrText>-1&gt;</w:instrText>
      </w:r>
      <w:r w:rsidR="00D07067" w:rsidRPr="00EA0C6E">
        <w:rPr>
          <w:rFonts w:cs="Times New Roman"/>
          <w:lang w:val="en-US"/>
        </w:rPr>
        <w:instrText>J</w:instrText>
      </w:r>
      <w:r w:rsidR="00D07067" w:rsidRPr="00EA0C6E">
        <w:rPr>
          <w:rFonts w:cs="Times New Roman"/>
        </w:rPr>
        <w:instrText xml:space="preserve"> </w:instrText>
      </w:r>
      <w:r w:rsidR="00D07067" w:rsidRPr="00EA0C6E">
        <w:rPr>
          <w:rFonts w:cs="Times New Roman"/>
          <w:lang w:val="en-US"/>
        </w:rPr>
        <w:instrText>Hazard</w:instrText>
      </w:r>
      <w:r w:rsidR="00D07067" w:rsidRPr="00EA0C6E">
        <w:rPr>
          <w:rFonts w:cs="Times New Roman"/>
        </w:rPr>
        <w:instrText xml:space="preserve"> </w:instrText>
      </w:r>
      <w:r w:rsidR="00D07067" w:rsidRPr="00EA0C6E">
        <w:rPr>
          <w:rFonts w:cs="Times New Roman"/>
          <w:lang w:val="en-US"/>
        </w:rPr>
        <w:instrText>Mater</w:instrText>
      </w:r>
      <w:r w:rsidR="00D07067" w:rsidRPr="00EA0C6E">
        <w:rPr>
          <w:rFonts w:cs="Times New Roman"/>
        </w:rPr>
        <w:instrText>&lt;/</w:instrText>
      </w:r>
      <w:r w:rsidR="00D07067" w:rsidRPr="00EA0C6E">
        <w:rPr>
          <w:rFonts w:cs="Times New Roman"/>
          <w:lang w:val="en-US"/>
        </w:rPr>
        <w:instrText>abbr</w:instrText>
      </w:r>
      <w:r w:rsidR="00D07067" w:rsidRPr="00EA0C6E">
        <w:rPr>
          <w:rFonts w:cs="Times New Roman"/>
        </w:rPr>
        <w:instrText>-1&gt;&lt;/</w:instrText>
      </w:r>
      <w:r w:rsidR="00D07067" w:rsidRPr="00EA0C6E">
        <w:rPr>
          <w:rFonts w:cs="Times New Roman"/>
          <w:lang w:val="en-US"/>
        </w:rPr>
        <w:instrText>periodical</w:instrText>
      </w:r>
      <w:r w:rsidR="00D07067" w:rsidRPr="00EA0C6E">
        <w:rPr>
          <w:rFonts w:cs="Times New Roman"/>
        </w:rPr>
        <w:instrText>&gt;&lt;</w:instrText>
      </w:r>
      <w:r w:rsidR="00D07067" w:rsidRPr="00EA0C6E">
        <w:rPr>
          <w:rFonts w:cs="Times New Roman"/>
          <w:lang w:val="en-US"/>
        </w:rPr>
        <w:instrText>pages</w:instrText>
      </w:r>
      <w:r w:rsidR="00D07067" w:rsidRPr="00EA0C6E">
        <w:rPr>
          <w:rFonts w:cs="Times New Roman"/>
        </w:rPr>
        <w:instrText>&gt;123093&lt;/</w:instrText>
      </w:r>
      <w:r w:rsidR="00D07067" w:rsidRPr="00EA0C6E">
        <w:rPr>
          <w:rFonts w:cs="Times New Roman"/>
          <w:lang w:val="en-US"/>
        </w:rPr>
        <w:instrText>pages</w:instrText>
      </w:r>
      <w:r w:rsidR="00D07067" w:rsidRPr="00EA0C6E">
        <w:rPr>
          <w:rFonts w:cs="Times New Roman"/>
        </w:rPr>
        <w:instrText>&gt;&lt;</w:instrText>
      </w:r>
      <w:r w:rsidR="00D07067" w:rsidRPr="00EA0C6E">
        <w:rPr>
          <w:rFonts w:cs="Times New Roman"/>
          <w:lang w:val="en-US"/>
        </w:rPr>
        <w:instrText>volume</w:instrText>
      </w:r>
      <w:r w:rsidR="00D07067" w:rsidRPr="00EA0C6E">
        <w:rPr>
          <w:rFonts w:cs="Times New Roman"/>
        </w:rPr>
        <w:instrText>&gt;399&lt;/</w:instrText>
      </w:r>
      <w:r w:rsidR="00D07067" w:rsidRPr="00EA0C6E">
        <w:rPr>
          <w:rFonts w:cs="Times New Roman"/>
          <w:lang w:val="en-US"/>
        </w:rPr>
        <w:instrText>volume</w:instrText>
      </w:r>
      <w:r w:rsidR="00D07067" w:rsidRPr="00EA0C6E">
        <w:rPr>
          <w:rFonts w:cs="Times New Roman"/>
        </w:rPr>
        <w:instrText>&gt;&lt;</w:instrText>
      </w:r>
      <w:r w:rsidR="00D07067" w:rsidRPr="00EA0C6E">
        <w:rPr>
          <w:rFonts w:cs="Times New Roman"/>
          <w:lang w:val="en-US"/>
        </w:rPr>
        <w:instrText>edition</w:instrText>
      </w:r>
      <w:r w:rsidR="00D07067" w:rsidRPr="00EA0C6E">
        <w:rPr>
          <w:rFonts w:cs="Times New Roman"/>
        </w:rPr>
        <w:instrText>&gt;2020/06/13&lt;/</w:instrText>
      </w:r>
      <w:r w:rsidR="00D07067" w:rsidRPr="00EA0C6E">
        <w:rPr>
          <w:rFonts w:cs="Times New Roman"/>
          <w:lang w:val="en-US"/>
        </w:rPr>
        <w:instrText>edition</w:instrText>
      </w:r>
      <w:r w:rsidR="00D07067" w:rsidRPr="00EA0C6E">
        <w:rPr>
          <w:rFonts w:cs="Times New Roman"/>
        </w:rPr>
        <w:instrText>&gt;&lt;</w:instrText>
      </w:r>
      <w:r w:rsidR="00D07067" w:rsidRPr="00EA0C6E">
        <w:rPr>
          <w:rFonts w:cs="Times New Roman"/>
          <w:lang w:val="en-US"/>
        </w:rPr>
        <w:instrText>keywords</w:instrText>
      </w:r>
      <w:r w:rsidR="00D07067" w:rsidRPr="00EA0C6E">
        <w:rPr>
          <w:rFonts w:cs="Times New Roman"/>
        </w:rPr>
        <w:instrText>&gt;&lt;</w:instrText>
      </w:r>
      <w:r w:rsidR="00D07067" w:rsidRPr="00EA0C6E">
        <w:rPr>
          <w:rFonts w:cs="Times New Roman"/>
          <w:lang w:val="en-US"/>
        </w:rPr>
        <w:instrText>keyword</w:instrText>
      </w:r>
      <w:r w:rsidR="00D07067" w:rsidRPr="00EA0C6E">
        <w:rPr>
          <w:rFonts w:cs="Times New Roman"/>
        </w:rPr>
        <w:instrText>&gt;</w:instrText>
      </w:r>
      <w:r w:rsidR="00D07067" w:rsidRPr="00EA0C6E">
        <w:rPr>
          <w:rFonts w:cs="Times New Roman"/>
          <w:lang w:val="en-US"/>
        </w:rPr>
        <w:instrText>Emergency</w:instrText>
      </w:r>
      <w:r w:rsidR="00D07067" w:rsidRPr="00EA0C6E">
        <w:rPr>
          <w:rFonts w:cs="Times New Roman"/>
        </w:rPr>
        <w:instrText xml:space="preserve"> </w:instrText>
      </w:r>
      <w:r w:rsidR="00D07067" w:rsidRPr="00EA0C6E">
        <w:rPr>
          <w:rFonts w:cs="Times New Roman"/>
          <w:lang w:val="en-US"/>
        </w:rPr>
        <w:instrText>response</w:instrText>
      </w:r>
      <w:r w:rsidR="00D07067" w:rsidRPr="00EA0C6E">
        <w:rPr>
          <w:rFonts w:cs="Times New Roman"/>
        </w:rPr>
        <w:instrText>&lt;/</w:instrText>
      </w:r>
      <w:r w:rsidR="00D07067" w:rsidRPr="00EA0C6E">
        <w:rPr>
          <w:rFonts w:cs="Times New Roman"/>
          <w:lang w:val="en-US"/>
        </w:rPr>
        <w:instrText>keyword</w:instrText>
      </w:r>
      <w:r w:rsidR="00D07067" w:rsidRPr="00EA0C6E">
        <w:rPr>
          <w:rFonts w:cs="Times New Roman"/>
        </w:rPr>
        <w:instrText>&gt;&lt;</w:instrText>
      </w:r>
      <w:r w:rsidR="00D07067" w:rsidRPr="00EA0C6E">
        <w:rPr>
          <w:rFonts w:cs="Times New Roman"/>
          <w:lang w:val="en-US"/>
        </w:rPr>
        <w:instrText>keyword</w:instrText>
      </w:r>
      <w:r w:rsidR="00D07067" w:rsidRPr="00EA0C6E">
        <w:rPr>
          <w:rFonts w:cs="Times New Roman"/>
        </w:rPr>
        <w:instrText>&gt;</w:instrText>
      </w:r>
      <w:r w:rsidR="00D07067" w:rsidRPr="00EA0C6E">
        <w:rPr>
          <w:rFonts w:cs="Times New Roman"/>
          <w:lang w:val="en-US"/>
        </w:rPr>
        <w:instrText>Evacuation</w:instrText>
      </w:r>
      <w:r w:rsidR="00D07067" w:rsidRPr="00EA0C6E">
        <w:rPr>
          <w:rFonts w:cs="Times New Roman"/>
        </w:rPr>
        <w:instrText xml:space="preserve"> </w:instrText>
      </w:r>
      <w:r w:rsidR="00D07067" w:rsidRPr="00EA0C6E">
        <w:rPr>
          <w:rFonts w:cs="Times New Roman"/>
          <w:lang w:val="en-US"/>
        </w:rPr>
        <w:instrText>modelling</w:instrText>
      </w:r>
      <w:r w:rsidR="00D07067" w:rsidRPr="00EA0C6E">
        <w:rPr>
          <w:rFonts w:cs="Times New Roman"/>
        </w:rPr>
        <w:instrText>&lt;/</w:instrText>
      </w:r>
      <w:r w:rsidR="00D07067" w:rsidRPr="00EA0C6E">
        <w:rPr>
          <w:rFonts w:cs="Times New Roman"/>
          <w:lang w:val="en-US"/>
        </w:rPr>
        <w:instrText>keyword</w:instrText>
      </w:r>
      <w:r w:rsidR="00D07067" w:rsidRPr="00EA0C6E">
        <w:rPr>
          <w:rFonts w:cs="Times New Roman"/>
        </w:rPr>
        <w:instrText>&gt;&lt;</w:instrText>
      </w:r>
      <w:r w:rsidR="00D07067" w:rsidRPr="00EA0C6E">
        <w:rPr>
          <w:rFonts w:cs="Times New Roman"/>
          <w:lang w:val="en-US"/>
        </w:rPr>
        <w:instrText>keyword</w:instrText>
      </w:r>
      <w:r w:rsidR="00D07067" w:rsidRPr="00EA0C6E">
        <w:rPr>
          <w:rFonts w:cs="Times New Roman"/>
        </w:rPr>
        <w:instrText>&gt;</w:instrText>
      </w:r>
      <w:r w:rsidR="00D07067" w:rsidRPr="00EA0C6E">
        <w:rPr>
          <w:rFonts w:cs="Times New Roman"/>
          <w:lang w:val="en-US"/>
        </w:rPr>
        <w:instrText>Hydrogen</w:instrText>
      </w:r>
      <w:r w:rsidR="00D07067" w:rsidRPr="00EA0C6E">
        <w:rPr>
          <w:rFonts w:cs="Times New Roman"/>
        </w:rPr>
        <w:instrText xml:space="preserve"> </w:instrText>
      </w:r>
      <w:r w:rsidR="00D07067" w:rsidRPr="00EA0C6E">
        <w:rPr>
          <w:rFonts w:cs="Times New Roman"/>
          <w:lang w:val="en-US"/>
        </w:rPr>
        <w:instrText>sulphide</w:instrText>
      </w:r>
      <w:r w:rsidR="00D07067" w:rsidRPr="00EA0C6E">
        <w:rPr>
          <w:rFonts w:cs="Times New Roman"/>
        </w:rPr>
        <w:instrText>&lt;/</w:instrText>
      </w:r>
      <w:r w:rsidR="00D07067" w:rsidRPr="00EA0C6E">
        <w:rPr>
          <w:rFonts w:cs="Times New Roman"/>
          <w:lang w:val="en-US"/>
        </w:rPr>
        <w:instrText>keyword</w:instrText>
      </w:r>
      <w:r w:rsidR="00D07067" w:rsidRPr="00EA0C6E">
        <w:rPr>
          <w:rFonts w:cs="Times New Roman"/>
        </w:rPr>
        <w:instrText>&gt;&lt;</w:instrText>
      </w:r>
      <w:r w:rsidR="00D07067" w:rsidRPr="00EA0C6E">
        <w:rPr>
          <w:rFonts w:cs="Times New Roman"/>
          <w:lang w:val="en-US"/>
        </w:rPr>
        <w:instrText>keyword</w:instrText>
      </w:r>
      <w:r w:rsidR="00D07067" w:rsidRPr="00EA0C6E">
        <w:rPr>
          <w:rFonts w:cs="Times New Roman"/>
        </w:rPr>
        <w:instrText>&gt;</w:instrText>
      </w:r>
      <w:r w:rsidR="00D07067" w:rsidRPr="00EA0C6E">
        <w:rPr>
          <w:rFonts w:cs="Times New Roman"/>
          <w:lang w:val="en-US"/>
        </w:rPr>
        <w:instrText>Risk</w:instrText>
      </w:r>
      <w:r w:rsidR="00D07067" w:rsidRPr="00EA0C6E">
        <w:rPr>
          <w:rFonts w:cs="Times New Roman"/>
        </w:rPr>
        <w:instrText>&lt;/</w:instrText>
      </w:r>
      <w:r w:rsidR="00D07067" w:rsidRPr="00EA0C6E">
        <w:rPr>
          <w:rFonts w:cs="Times New Roman"/>
          <w:lang w:val="en-US"/>
        </w:rPr>
        <w:instrText>keyword</w:instrText>
      </w:r>
      <w:r w:rsidR="00D07067" w:rsidRPr="00EA0C6E">
        <w:rPr>
          <w:rFonts w:cs="Times New Roman"/>
        </w:rPr>
        <w:instrText>&gt;&lt;</w:instrText>
      </w:r>
      <w:r w:rsidR="00D07067" w:rsidRPr="00EA0C6E">
        <w:rPr>
          <w:rFonts w:cs="Times New Roman"/>
          <w:lang w:val="en-US"/>
        </w:rPr>
        <w:instrText>keyword</w:instrText>
      </w:r>
      <w:r w:rsidR="00D07067" w:rsidRPr="00EA0C6E">
        <w:rPr>
          <w:rFonts w:cs="Times New Roman"/>
        </w:rPr>
        <w:instrText>&gt;</w:instrText>
      </w:r>
      <w:r w:rsidR="00D07067" w:rsidRPr="00EA0C6E">
        <w:rPr>
          <w:rFonts w:cs="Times New Roman"/>
          <w:lang w:val="en-US"/>
        </w:rPr>
        <w:instrText>Social</w:instrText>
      </w:r>
      <w:r w:rsidR="00D07067" w:rsidRPr="00EA0C6E">
        <w:rPr>
          <w:rFonts w:cs="Times New Roman"/>
        </w:rPr>
        <w:instrText>-</w:instrText>
      </w:r>
      <w:r w:rsidR="00D07067" w:rsidRPr="00EA0C6E">
        <w:rPr>
          <w:rFonts w:cs="Times New Roman"/>
          <w:lang w:val="en-US"/>
        </w:rPr>
        <w:instrText>force</w:instrText>
      </w:r>
      <w:r w:rsidR="00D07067" w:rsidRPr="00EA0C6E">
        <w:rPr>
          <w:rFonts w:cs="Times New Roman"/>
        </w:rPr>
        <w:instrText>&lt;/</w:instrText>
      </w:r>
      <w:r w:rsidR="00D07067" w:rsidRPr="00EA0C6E">
        <w:rPr>
          <w:rFonts w:cs="Times New Roman"/>
          <w:lang w:val="en-US"/>
        </w:rPr>
        <w:instrText>keyword</w:instrText>
      </w:r>
      <w:r w:rsidR="00D07067" w:rsidRPr="00EA0C6E">
        <w:rPr>
          <w:rFonts w:cs="Times New Roman"/>
        </w:rPr>
        <w:instrText>&gt;&lt;/</w:instrText>
      </w:r>
      <w:r w:rsidR="00D07067" w:rsidRPr="00EA0C6E">
        <w:rPr>
          <w:rFonts w:cs="Times New Roman"/>
          <w:lang w:val="en-US"/>
        </w:rPr>
        <w:instrText>keywords</w:instrText>
      </w:r>
      <w:r w:rsidR="00D07067" w:rsidRPr="00EA0C6E">
        <w:rPr>
          <w:rFonts w:cs="Times New Roman"/>
        </w:rPr>
        <w:instrText>&gt;&lt;</w:instrText>
      </w:r>
      <w:r w:rsidR="00D07067" w:rsidRPr="00EA0C6E">
        <w:rPr>
          <w:rFonts w:cs="Times New Roman"/>
          <w:lang w:val="en-US"/>
        </w:rPr>
        <w:instrText>dates</w:instrText>
      </w:r>
      <w:r w:rsidR="00D07067" w:rsidRPr="00EA0C6E">
        <w:rPr>
          <w:rFonts w:cs="Times New Roman"/>
        </w:rPr>
        <w:instrText>&gt;&lt;</w:instrText>
      </w:r>
      <w:r w:rsidR="00D07067" w:rsidRPr="00EA0C6E">
        <w:rPr>
          <w:rFonts w:cs="Times New Roman"/>
          <w:lang w:val="en-US"/>
        </w:rPr>
        <w:instrText>year</w:instrText>
      </w:r>
      <w:r w:rsidR="00D07067" w:rsidRPr="00EA0C6E">
        <w:rPr>
          <w:rFonts w:cs="Times New Roman"/>
        </w:rPr>
        <w:instrText>&gt;2020&lt;/</w:instrText>
      </w:r>
      <w:r w:rsidR="00D07067" w:rsidRPr="00EA0C6E">
        <w:rPr>
          <w:rFonts w:cs="Times New Roman"/>
          <w:lang w:val="en-US"/>
        </w:rPr>
        <w:instrText>year</w:instrText>
      </w:r>
      <w:r w:rsidR="00D07067" w:rsidRPr="00EA0C6E">
        <w:rPr>
          <w:rFonts w:cs="Times New Roman"/>
        </w:rPr>
        <w:instrText>&gt;&lt;</w:instrText>
      </w:r>
      <w:r w:rsidR="00D07067" w:rsidRPr="00EA0C6E">
        <w:rPr>
          <w:rFonts w:cs="Times New Roman"/>
          <w:lang w:val="en-US"/>
        </w:rPr>
        <w:instrText>pub</w:instrText>
      </w:r>
      <w:r w:rsidR="00D07067" w:rsidRPr="00EA0C6E">
        <w:rPr>
          <w:rFonts w:cs="Times New Roman"/>
        </w:rPr>
        <w:instrText>-</w:instrText>
      </w:r>
      <w:r w:rsidR="00D07067" w:rsidRPr="00EA0C6E">
        <w:rPr>
          <w:rFonts w:cs="Times New Roman"/>
          <w:lang w:val="en-US"/>
        </w:rPr>
        <w:instrText>dates</w:instrText>
      </w:r>
      <w:r w:rsidR="00D07067" w:rsidRPr="00EA0C6E">
        <w:rPr>
          <w:rFonts w:cs="Times New Roman"/>
        </w:rPr>
        <w:instrText>&gt;&lt;</w:instrText>
      </w:r>
      <w:r w:rsidR="00D07067" w:rsidRPr="00EA0C6E">
        <w:rPr>
          <w:rFonts w:cs="Times New Roman"/>
          <w:lang w:val="en-US"/>
        </w:rPr>
        <w:instrText>date</w:instrText>
      </w:r>
      <w:r w:rsidR="00D07067" w:rsidRPr="00EA0C6E">
        <w:rPr>
          <w:rFonts w:cs="Times New Roman"/>
        </w:rPr>
        <w:instrText>&gt;</w:instrText>
      </w:r>
      <w:r w:rsidR="00D07067" w:rsidRPr="00EA0C6E">
        <w:rPr>
          <w:rFonts w:cs="Times New Roman"/>
          <w:lang w:val="en-US"/>
        </w:rPr>
        <w:instrText>Nov</w:instrText>
      </w:r>
      <w:r w:rsidR="00D07067" w:rsidRPr="00EA0C6E">
        <w:rPr>
          <w:rFonts w:cs="Times New Roman"/>
        </w:rPr>
        <w:instrText xml:space="preserve"> 15&lt;/</w:instrText>
      </w:r>
      <w:r w:rsidR="00D07067" w:rsidRPr="00EA0C6E">
        <w:rPr>
          <w:rFonts w:cs="Times New Roman"/>
          <w:lang w:val="en-US"/>
        </w:rPr>
        <w:instrText>date</w:instrText>
      </w:r>
      <w:r w:rsidR="00D07067" w:rsidRPr="00EA0C6E">
        <w:rPr>
          <w:rFonts w:cs="Times New Roman"/>
        </w:rPr>
        <w:instrText>&gt;&lt;/</w:instrText>
      </w:r>
      <w:r w:rsidR="00D07067" w:rsidRPr="00EA0C6E">
        <w:rPr>
          <w:rFonts w:cs="Times New Roman"/>
          <w:lang w:val="en-US"/>
        </w:rPr>
        <w:instrText>pub</w:instrText>
      </w:r>
      <w:r w:rsidR="00D07067" w:rsidRPr="00EA0C6E">
        <w:rPr>
          <w:rFonts w:cs="Times New Roman"/>
        </w:rPr>
        <w:instrText>-</w:instrText>
      </w:r>
      <w:r w:rsidR="00D07067" w:rsidRPr="00EA0C6E">
        <w:rPr>
          <w:rFonts w:cs="Times New Roman"/>
          <w:lang w:val="en-US"/>
        </w:rPr>
        <w:instrText>dates</w:instrText>
      </w:r>
      <w:r w:rsidR="00D07067" w:rsidRPr="00EA0C6E">
        <w:rPr>
          <w:rFonts w:cs="Times New Roman"/>
        </w:rPr>
        <w:instrText>&gt;&lt;/</w:instrText>
      </w:r>
      <w:r w:rsidR="00D07067" w:rsidRPr="00EA0C6E">
        <w:rPr>
          <w:rFonts w:cs="Times New Roman"/>
          <w:lang w:val="en-US"/>
        </w:rPr>
        <w:instrText>dates</w:instrText>
      </w:r>
      <w:r w:rsidR="00D07067" w:rsidRPr="00EA0C6E">
        <w:rPr>
          <w:rFonts w:cs="Times New Roman"/>
        </w:rPr>
        <w:instrText>&gt;&lt;</w:instrText>
      </w:r>
      <w:r w:rsidR="00D07067" w:rsidRPr="00EA0C6E">
        <w:rPr>
          <w:rFonts w:cs="Times New Roman"/>
          <w:lang w:val="en-US"/>
        </w:rPr>
        <w:instrText>isbn</w:instrText>
      </w:r>
      <w:r w:rsidR="00D07067" w:rsidRPr="00EA0C6E">
        <w:rPr>
          <w:rFonts w:cs="Times New Roman"/>
        </w:rPr>
        <w:instrText>&gt;1873-3336 (</w:instrText>
      </w:r>
      <w:r w:rsidR="00D07067" w:rsidRPr="00EA0C6E">
        <w:rPr>
          <w:rFonts w:cs="Times New Roman"/>
          <w:lang w:val="en-US"/>
        </w:rPr>
        <w:instrText>Electronic</w:instrText>
      </w:r>
      <w:r w:rsidR="00D07067" w:rsidRPr="00EA0C6E">
        <w:rPr>
          <w:rFonts w:cs="Times New Roman"/>
        </w:rPr>
        <w:instrText>)&amp;#</w:instrText>
      </w:r>
      <w:r w:rsidR="00D07067" w:rsidRPr="00EA0C6E">
        <w:rPr>
          <w:rFonts w:cs="Times New Roman"/>
          <w:lang w:val="en-US"/>
        </w:rPr>
        <w:instrText>xD</w:instrText>
      </w:r>
      <w:r w:rsidR="00D07067" w:rsidRPr="00EA0C6E">
        <w:rPr>
          <w:rFonts w:cs="Times New Roman"/>
        </w:rPr>
        <w:instrText>;0304-3894 (</w:instrText>
      </w:r>
      <w:r w:rsidR="00D07067" w:rsidRPr="00EA0C6E">
        <w:rPr>
          <w:rFonts w:cs="Times New Roman"/>
          <w:lang w:val="en-US"/>
        </w:rPr>
        <w:instrText>Linking</w:instrText>
      </w:r>
      <w:r w:rsidR="00D07067" w:rsidRPr="00EA0C6E">
        <w:rPr>
          <w:rFonts w:cs="Times New Roman"/>
        </w:rPr>
        <w:instrText>)&lt;/</w:instrText>
      </w:r>
      <w:r w:rsidR="00D07067" w:rsidRPr="00EA0C6E">
        <w:rPr>
          <w:rFonts w:cs="Times New Roman"/>
          <w:lang w:val="en-US"/>
        </w:rPr>
        <w:instrText>isbn</w:instrText>
      </w:r>
      <w:r w:rsidR="00D07067" w:rsidRPr="00EA0C6E">
        <w:rPr>
          <w:rFonts w:cs="Times New Roman"/>
        </w:rPr>
        <w:instrText>&gt;&lt;</w:instrText>
      </w:r>
      <w:r w:rsidR="00D07067" w:rsidRPr="00EA0C6E">
        <w:rPr>
          <w:rFonts w:cs="Times New Roman"/>
          <w:lang w:val="en-US"/>
        </w:rPr>
        <w:instrText>accession</w:instrText>
      </w:r>
      <w:r w:rsidR="00D07067" w:rsidRPr="00EA0C6E">
        <w:rPr>
          <w:rFonts w:cs="Times New Roman"/>
        </w:rPr>
        <w:instrText>-</w:instrText>
      </w:r>
      <w:r w:rsidR="00D07067" w:rsidRPr="00EA0C6E">
        <w:rPr>
          <w:rFonts w:cs="Times New Roman"/>
          <w:lang w:val="en-US"/>
        </w:rPr>
        <w:instrText>num</w:instrText>
      </w:r>
      <w:r w:rsidR="00D07067" w:rsidRPr="00EA0C6E">
        <w:rPr>
          <w:rFonts w:cs="Times New Roman"/>
        </w:rPr>
        <w:instrText>&gt;32531670&lt;/</w:instrText>
      </w:r>
      <w:r w:rsidR="00D07067" w:rsidRPr="00EA0C6E">
        <w:rPr>
          <w:rFonts w:cs="Times New Roman"/>
          <w:lang w:val="en-US"/>
        </w:rPr>
        <w:instrText>accession</w:instrText>
      </w:r>
      <w:r w:rsidR="00D07067" w:rsidRPr="00EA0C6E">
        <w:rPr>
          <w:rFonts w:cs="Times New Roman"/>
        </w:rPr>
        <w:instrText>-</w:instrText>
      </w:r>
      <w:r w:rsidR="00D07067" w:rsidRPr="00EA0C6E">
        <w:rPr>
          <w:rFonts w:cs="Times New Roman"/>
          <w:lang w:val="en-US"/>
        </w:rPr>
        <w:instrText>num</w:instrText>
      </w:r>
      <w:r w:rsidR="00D07067" w:rsidRPr="00EA0C6E">
        <w:rPr>
          <w:rFonts w:cs="Times New Roman"/>
        </w:rPr>
        <w:instrText>&gt;&lt;</w:instrText>
      </w:r>
      <w:r w:rsidR="00D07067" w:rsidRPr="00EA0C6E">
        <w:rPr>
          <w:rFonts w:cs="Times New Roman"/>
          <w:lang w:val="en-US"/>
        </w:rPr>
        <w:instrText>urls</w:instrText>
      </w:r>
      <w:r w:rsidR="00D07067" w:rsidRPr="00EA0C6E">
        <w:rPr>
          <w:rFonts w:cs="Times New Roman"/>
        </w:rPr>
        <w:instrText>&gt;&lt;</w:instrText>
      </w:r>
      <w:r w:rsidR="00D07067" w:rsidRPr="00EA0C6E">
        <w:rPr>
          <w:rFonts w:cs="Times New Roman"/>
          <w:lang w:val="en-US"/>
        </w:rPr>
        <w:instrText>related</w:instrText>
      </w:r>
      <w:r w:rsidR="00D07067" w:rsidRPr="00EA0C6E">
        <w:rPr>
          <w:rFonts w:cs="Times New Roman"/>
        </w:rPr>
        <w:instrText>-</w:instrText>
      </w:r>
      <w:r w:rsidR="00D07067" w:rsidRPr="00EA0C6E">
        <w:rPr>
          <w:rFonts w:cs="Times New Roman"/>
          <w:lang w:val="en-US"/>
        </w:rPr>
        <w:instrText>urls</w:instrText>
      </w:r>
      <w:r w:rsidR="00D07067" w:rsidRPr="00EA0C6E">
        <w:rPr>
          <w:rFonts w:cs="Times New Roman"/>
        </w:rPr>
        <w:instrText>&gt;&lt;</w:instrText>
      </w:r>
      <w:r w:rsidR="00D07067" w:rsidRPr="00EA0C6E">
        <w:rPr>
          <w:rFonts w:cs="Times New Roman"/>
          <w:lang w:val="en-US"/>
        </w:rPr>
        <w:instrText>url</w:instrText>
      </w:r>
      <w:r w:rsidR="00D07067" w:rsidRPr="00EA0C6E">
        <w:rPr>
          <w:rFonts w:cs="Times New Roman"/>
        </w:rPr>
        <w:instrText>&gt;</w:instrText>
      </w:r>
      <w:r w:rsidR="00D07067" w:rsidRPr="00EA0C6E">
        <w:rPr>
          <w:rFonts w:cs="Times New Roman"/>
          <w:lang w:val="en-US"/>
        </w:rPr>
        <w:instrText>https</w:instrText>
      </w:r>
      <w:r w:rsidR="00D07067" w:rsidRPr="00EA0C6E">
        <w:rPr>
          <w:rFonts w:cs="Times New Roman"/>
        </w:rPr>
        <w:instrText>://</w:instrText>
      </w:r>
      <w:r w:rsidR="00D07067" w:rsidRPr="00EA0C6E">
        <w:rPr>
          <w:rFonts w:cs="Times New Roman"/>
          <w:lang w:val="en-US"/>
        </w:rPr>
        <w:instrText>www</w:instrText>
      </w:r>
      <w:r w:rsidR="00D07067" w:rsidRPr="00EA0C6E">
        <w:rPr>
          <w:rFonts w:cs="Times New Roman"/>
        </w:rPr>
        <w:instrText>.</w:instrText>
      </w:r>
      <w:r w:rsidR="00D07067" w:rsidRPr="00EA0C6E">
        <w:rPr>
          <w:rFonts w:cs="Times New Roman"/>
          <w:lang w:val="en-US"/>
        </w:rPr>
        <w:instrText>ncbi</w:instrText>
      </w:r>
      <w:r w:rsidR="00D07067" w:rsidRPr="00EA0C6E">
        <w:rPr>
          <w:rFonts w:cs="Times New Roman"/>
        </w:rPr>
        <w:instrText>.</w:instrText>
      </w:r>
      <w:r w:rsidR="00D07067" w:rsidRPr="00EA0C6E">
        <w:rPr>
          <w:rFonts w:cs="Times New Roman"/>
          <w:lang w:val="en-US"/>
        </w:rPr>
        <w:instrText>nlm</w:instrText>
      </w:r>
      <w:r w:rsidR="00D07067" w:rsidRPr="00EA0C6E">
        <w:rPr>
          <w:rFonts w:cs="Times New Roman"/>
        </w:rPr>
        <w:instrText>.</w:instrText>
      </w:r>
      <w:r w:rsidR="00D07067" w:rsidRPr="00EA0C6E">
        <w:rPr>
          <w:rFonts w:cs="Times New Roman"/>
          <w:lang w:val="en-US"/>
        </w:rPr>
        <w:instrText>nih</w:instrText>
      </w:r>
      <w:r w:rsidR="00D07067" w:rsidRPr="00EA0C6E">
        <w:rPr>
          <w:rFonts w:cs="Times New Roman"/>
        </w:rPr>
        <w:instrText>.</w:instrText>
      </w:r>
      <w:r w:rsidR="00D07067" w:rsidRPr="00EA0C6E">
        <w:rPr>
          <w:rFonts w:cs="Times New Roman"/>
          <w:lang w:val="en-US"/>
        </w:rPr>
        <w:instrText>gov</w:instrText>
      </w:r>
      <w:r w:rsidR="00D07067" w:rsidRPr="00EA0C6E">
        <w:rPr>
          <w:rFonts w:cs="Times New Roman"/>
        </w:rPr>
        <w:instrText>/</w:instrText>
      </w:r>
      <w:r w:rsidR="00D07067" w:rsidRPr="00EA0C6E">
        <w:rPr>
          <w:rFonts w:cs="Times New Roman"/>
          <w:lang w:val="en-US"/>
        </w:rPr>
        <w:instrText>pubmed</w:instrText>
      </w:r>
      <w:r w:rsidR="00D07067" w:rsidRPr="00EA0C6E">
        <w:rPr>
          <w:rFonts w:cs="Times New Roman"/>
        </w:rPr>
        <w:instrText>/32531670&lt;/</w:instrText>
      </w:r>
      <w:r w:rsidR="00D07067" w:rsidRPr="00EA0C6E">
        <w:rPr>
          <w:rFonts w:cs="Times New Roman"/>
          <w:lang w:val="en-US"/>
        </w:rPr>
        <w:instrText>url</w:instrText>
      </w:r>
      <w:r w:rsidR="00D07067" w:rsidRPr="00EA0C6E">
        <w:rPr>
          <w:rFonts w:cs="Times New Roman"/>
        </w:rPr>
        <w:instrText>&gt;&lt;/</w:instrText>
      </w:r>
      <w:r w:rsidR="00D07067" w:rsidRPr="00EA0C6E">
        <w:rPr>
          <w:rFonts w:cs="Times New Roman"/>
          <w:lang w:val="en-US"/>
        </w:rPr>
        <w:instrText>related</w:instrText>
      </w:r>
      <w:r w:rsidR="00D07067" w:rsidRPr="00EA0C6E">
        <w:rPr>
          <w:rFonts w:cs="Times New Roman"/>
        </w:rPr>
        <w:instrText>-</w:instrText>
      </w:r>
      <w:r w:rsidR="00D07067" w:rsidRPr="00EA0C6E">
        <w:rPr>
          <w:rFonts w:cs="Times New Roman"/>
          <w:lang w:val="en-US"/>
        </w:rPr>
        <w:instrText>urls</w:instrText>
      </w:r>
      <w:r w:rsidR="00D07067" w:rsidRPr="00EA0C6E">
        <w:rPr>
          <w:rFonts w:cs="Times New Roman"/>
        </w:rPr>
        <w:instrText>&gt;&lt;/</w:instrText>
      </w:r>
      <w:r w:rsidR="00D07067" w:rsidRPr="00EA0C6E">
        <w:rPr>
          <w:rFonts w:cs="Times New Roman"/>
          <w:lang w:val="en-US"/>
        </w:rPr>
        <w:instrText>urls</w:instrText>
      </w:r>
      <w:r w:rsidR="00D07067" w:rsidRPr="00EA0C6E">
        <w:rPr>
          <w:rFonts w:cs="Times New Roman"/>
        </w:rPr>
        <w:instrText>&gt;&lt;</w:instrText>
      </w:r>
      <w:r w:rsidR="00D07067" w:rsidRPr="00EA0C6E">
        <w:rPr>
          <w:rFonts w:cs="Times New Roman"/>
          <w:lang w:val="en-US"/>
        </w:rPr>
        <w:instrText>electronic</w:instrText>
      </w:r>
      <w:r w:rsidR="00D07067" w:rsidRPr="00EA0C6E">
        <w:rPr>
          <w:rFonts w:cs="Times New Roman"/>
        </w:rPr>
        <w:instrText>-</w:instrText>
      </w:r>
      <w:r w:rsidR="00D07067" w:rsidRPr="00EA0C6E">
        <w:rPr>
          <w:rFonts w:cs="Times New Roman"/>
          <w:lang w:val="en-US"/>
        </w:rPr>
        <w:instrText>resource</w:instrText>
      </w:r>
      <w:r w:rsidR="00D07067" w:rsidRPr="00EA0C6E">
        <w:rPr>
          <w:rFonts w:cs="Times New Roman"/>
        </w:rPr>
        <w:instrText>-</w:instrText>
      </w:r>
      <w:r w:rsidR="00D07067" w:rsidRPr="00EA0C6E">
        <w:rPr>
          <w:rFonts w:cs="Times New Roman"/>
          <w:lang w:val="en-US"/>
        </w:rPr>
        <w:instrText>num</w:instrText>
      </w:r>
      <w:r w:rsidR="00D07067" w:rsidRPr="00EA0C6E">
        <w:rPr>
          <w:rFonts w:cs="Times New Roman"/>
        </w:rPr>
        <w:instrText>&gt;10.1016/</w:instrText>
      </w:r>
      <w:r w:rsidR="00D07067" w:rsidRPr="00EA0C6E">
        <w:rPr>
          <w:rFonts w:cs="Times New Roman"/>
          <w:lang w:val="en-US"/>
        </w:rPr>
        <w:instrText>j</w:instrText>
      </w:r>
      <w:r w:rsidR="00D07067" w:rsidRPr="00EA0C6E">
        <w:rPr>
          <w:rFonts w:cs="Times New Roman"/>
        </w:rPr>
        <w:instrText>.</w:instrText>
      </w:r>
      <w:r w:rsidR="00D07067" w:rsidRPr="00EA0C6E">
        <w:rPr>
          <w:rFonts w:cs="Times New Roman"/>
          <w:lang w:val="en-US"/>
        </w:rPr>
        <w:instrText>jhazmat</w:instrText>
      </w:r>
      <w:r w:rsidR="00D07067" w:rsidRPr="00EA0C6E">
        <w:rPr>
          <w:rFonts w:cs="Times New Roman"/>
        </w:rPr>
        <w:instrText>.2020.123093&lt;/</w:instrText>
      </w:r>
      <w:r w:rsidR="00D07067" w:rsidRPr="00EA0C6E">
        <w:rPr>
          <w:rFonts w:cs="Times New Roman"/>
          <w:lang w:val="en-US"/>
        </w:rPr>
        <w:instrText>electronic</w:instrText>
      </w:r>
      <w:r w:rsidR="00D07067" w:rsidRPr="00EA0C6E">
        <w:rPr>
          <w:rFonts w:cs="Times New Roman"/>
        </w:rPr>
        <w:instrText>-</w:instrText>
      </w:r>
      <w:r w:rsidR="00D07067" w:rsidRPr="00EA0C6E">
        <w:rPr>
          <w:rFonts w:cs="Times New Roman"/>
          <w:lang w:val="en-US"/>
        </w:rPr>
        <w:instrText>resource</w:instrText>
      </w:r>
      <w:r w:rsidR="00D07067" w:rsidRPr="00EA0C6E">
        <w:rPr>
          <w:rFonts w:cs="Times New Roman"/>
        </w:rPr>
        <w:instrText>-</w:instrText>
      </w:r>
      <w:r w:rsidR="00D07067" w:rsidRPr="00EA0C6E">
        <w:rPr>
          <w:rFonts w:cs="Times New Roman"/>
          <w:lang w:val="en-US"/>
        </w:rPr>
        <w:instrText>num</w:instrText>
      </w:r>
      <w:r w:rsidR="00D07067" w:rsidRPr="00EA0C6E">
        <w:rPr>
          <w:rFonts w:cs="Times New Roman"/>
        </w:rPr>
        <w:instrText>&gt;&lt;/</w:instrText>
      </w:r>
      <w:r w:rsidR="00D07067" w:rsidRPr="00EA0C6E">
        <w:rPr>
          <w:rFonts w:cs="Times New Roman"/>
          <w:lang w:val="en-US"/>
        </w:rPr>
        <w:instrText>record</w:instrText>
      </w:r>
      <w:r w:rsidR="00D07067" w:rsidRPr="00EA0C6E">
        <w:rPr>
          <w:rFonts w:cs="Times New Roman"/>
        </w:rPr>
        <w:instrText>&gt;&lt;/</w:instrText>
      </w:r>
      <w:r w:rsidR="00D07067" w:rsidRPr="00EA0C6E">
        <w:rPr>
          <w:rFonts w:cs="Times New Roman"/>
          <w:lang w:val="en-US"/>
        </w:rPr>
        <w:instrText>Cite</w:instrText>
      </w:r>
      <w:r w:rsidR="00D07067" w:rsidRPr="00EA0C6E">
        <w:rPr>
          <w:rFonts w:cs="Times New Roman"/>
        </w:rPr>
        <w:instrText>&gt;&lt;/</w:instrText>
      </w:r>
      <w:r w:rsidR="00D07067" w:rsidRPr="00EA0C6E">
        <w:rPr>
          <w:rFonts w:cs="Times New Roman"/>
          <w:lang w:val="en-US"/>
        </w:rPr>
        <w:instrText>EndNote</w:instrText>
      </w:r>
      <w:r w:rsidR="00D07067" w:rsidRPr="00EA0C6E">
        <w:rPr>
          <w:rFonts w:cs="Times New Roman"/>
        </w:rPr>
        <w:instrText>&gt;</w:instrText>
      </w:r>
      <w:r w:rsidR="00D07067" w:rsidRPr="00EA0C6E">
        <w:rPr>
          <w:rFonts w:cs="Times New Roman"/>
          <w:lang w:val="en-US"/>
        </w:rPr>
        <w:fldChar w:fldCharType="separate"/>
      </w:r>
      <w:r w:rsidR="00D07067" w:rsidRPr="00EA0C6E">
        <w:rPr>
          <w:rFonts w:cs="Times New Roman"/>
          <w:noProof/>
        </w:rPr>
        <w:t>(</w:t>
      </w:r>
      <w:hyperlink w:anchor="_ENREF_65" w:tooltip="Shaikh, 2020 #14" w:history="1">
        <w:r w:rsidR="007E65F5" w:rsidRPr="00EA0C6E">
          <w:rPr>
            <w:rStyle w:val="Hyperlink"/>
            <w:rFonts w:cs="Times New Roman"/>
          </w:rPr>
          <w:t>Shaikh et al., 2020</w:t>
        </w:r>
      </w:hyperlink>
      <w:r w:rsidR="00D07067" w:rsidRPr="00EA0C6E">
        <w:rPr>
          <w:rFonts w:cs="Times New Roman"/>
          <w:noProof/>
        </w:rPr>
        <w:t>)</w:t>
      </w:r>
      <w:r w:rsidR="00D07067" w:rsidRPr="00EA0C6E">
        <w:rPr>
          <w:rFonts w:cs="Times New Roman"/>
          <w:lang w:val="en-US"/>
        </w:rPr>
        <w:fldChar w:fldCharType="end"/>
      </w:r>
      <w:r w:rsidR="00534E45" w:rsidRPr="00EA0C6E">
        <w:rPr>
          <w:rFonts w:cs="Times New Roman"/>
        </w:rPr>
        <w:t xml:space="preserve">. Η δεύτερη διαφορά είναι </w:t>
      </w:r>
      <w:r w:rsidR="00E87615" w:rsidRPr="00EA0C6E">
        <w:rPr>
          <w:rFonts w:cs="Times New Roman"/>
        </w:rPr>
        <w:t>ο βαθμός συμβιβασμού που γίνεται ανάμεσα στην πολυπλοκότητα του μοντέλου και τον ρεαλισμό</w:t>
      </w:r>
      <w:r w:rsidR="00DB2B9A" w:rsidRPr="00EA0C6E">
        <w:rPr>
          <w:rFonts w:cs="Times New Roman"/>
        </w:rPr>
        <w:t xml:space="preserve"> </w:t>
      </w:r>
      <w:r w:rsidR="00DB2B9A" w:rsidRPr="00EA0C6E">
        <w:rPr>
          <w:rFonts w:cs="Times New Roman"/>
        </w:rPr>
        <w:fldChar w:fldCharType="begin"/>
      </w:r>
      <w:r w:rsidR="00DB2B9A"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rsidRPr="00EA0C6E">
        <w:rPr>
          <w:rFonts w:cs="Times New Roman"/>
        </w:rPr>
        <w:fldChar w:fldCharType="separate"/>
      </w:r>
      <w:r w:rsidR="00DB2B9A" w:rsidRPr="00EA0C6E">
        <w:rPr>
          <w:rFonts w:cs="Times New Roman"/>
          <w:noProof/>
        </w:rPr>
        <w:t>(</w:t>
      </w:r>
      <w:hyperlink w:anchor="_ENREF_1" w:tooltip="Aldahlawi, 2024 #13" w:history="1">
        <w:r w:rsidR="007E65F5" w:rsidRPr="00EA0C6E">
          <w:rPr>
            <w:rStyle w:val="Hyperlink"/>
            <w:rFonts w:cs="Times New Roman"/>
          </w:rPr>
          <w:t>Aldahlawi et al., 2024</w:t>
        </w:r>
      </w:hyperlink>
      <w:r w:rsidR="00DB2B9A" w:rsidRPr="00EA0C6E">
        <w:rPr>
          <w:rFonts w:cs="Times New Roman"/>
          <w:noProof/>
        </w:rPr>
        <w:t>)</w:t>
      </w:r>
      <w:r w:rsidR="00DB2B9A" w:rsidRPr="00EA0C6E">
        <w:rPr>
          <w:rFonts w:cs="Times New Roman"/>
        </w:rPr>
        <w:fldChar w:fldCharType="end"/>
      </w:r>
      <w:r w:rsidR="00E87615" w:rsidRPr="00EA0C6E">
        <w:rPr>
          <w:rFonts w:cs="Times New Roman"/>
        </w:rPr>
        <w:t xml:space="preserve">. </w:t>
      </w:r>
      <w:r w:rsidR="00A0431F" w:rsidRPr="00EA0C6E">
        <w:rPr>
          <w:rFonts w:cs="Times New Roman"/>
        </w:rPr>
        <w:t xml:space="preserve">Για παράδειγμα, τα μοντέλα κοινωνικών δυνάμεων </w:t>
      </w:r>
      <w:r w:rsidR="004547AA" w:rsidRPr="00EA0C6E">
        <w:rPr>
          <w:rFonts w:cs="Times New Roman"/>
        </w:rPr>
        <w:t>υποθέτουν</w:t>
      </w:r>
      <w:r w:rsidR="00A0431F" w:rsidRPr="00EA0C6E">
        <w:rPr>
          <w:rFonts w:cs="Times New Roman"/>
        </w:rPr>
        <w:t xml:space="preserve"> κοινή συμπεριφορά για όλες τις οντότητες, </w:t>
      </w:r>
      <w:r w:rsidR="00D741FA" w:rsidRPr="00EA0C6E">
        <w:rPr>
          <w:rFonts w:cs="Times New Roman"/>
        </w:rPr>
        <w:t>η</w:t>
      </w:r>
      <w:r w:rsidR="00A0431F" w:rsidRPr="00EA0C6E">
        <w:rPr>
          <w:rFonts w:cs="Times New Roman"/>
        </w:rPr>
        <w:t xml:space="preserve"> οποί</w:t>
      </w:r>
      <w:r w:rsidR="00D741FA" w:rsidRPr="00EA0C6E">
        <w:rPr>
          <w:rFonts w:cs="Times New Roman"/>
        </w:rPr>
        <w:t>α</w:t>
      </w:r>
      <w:r w:rsidR="00A0431F" w:rsidRPr="00EA0C6E">
        <w:rPr>
          <w:rFonts w:cs="Times New Roman"/>
        </w:rPr>
        <w:t xml:space="preserve"> δεν είναι ρεαλιστική προσέγγιση σε ανθρώπους</w:t>
      </w:r>
      <w:r w:rsidR="00A26F89" w:rsidRPr="00EA0C6E">
        <w:rPr>
          <w:rFonts w:cs="Times New Roman"/>
        </w:rPr>
        <w:t xml:space="preserve">. Αντιθέτως, </w:t>
      </w:r>
      <w:r w:rsidR="00A25139" w:rsidRPr="00EA0C6E">
        <w:rPr>
          <w:rFonts w:cs="Times New Roman"/>
        </w:rPr>
        <w:t xml:space="preserve">το </w:t>
      </w:r>
      <w:r w:rsidR="00A25139" w:rsidRPr="00EA0C6E">
        <w:rPr>
          <w:rFonts w:cs="Times New Roman"/>
          <w:lang w:val="en-US"/>
        </w:rPr>
        <w:t>ABM</w:t>
      </w:r>
      <w:r w:rsidR="00A26F89" w:rsidRPr="00EA0C6E">
        <w:rPr>
          <w:rFonts w:cs="Times New Roman"/>
        </w:rPr>
        <w:t xml:space="preserve"> προβλέπ</w:t>
      </w:r>
      <w:r w:rsidR="00A25139" w:rsidRPr="00EA0C6E">
        <w:rPr>
          <w:rFonts w:cs="Times New Roman"/>
        </w:rPr>
        <w:t>ει</w:t>
      </w:r>
      <w:r w:rsidR="00A26F89" w:rsidRPr="00EA0C6E">
        <w:rPr>
          <w:rFonts w:cs="Times New Roman"/>
        </w:rPr>
        <w:t xml:space="preserve"> διαφορετική συμπεριφορά για την κάθε οντότητα, γεγονός που</w:t>
      </w:r>
      <w:r w:rsidR="00D741FA" w:rsidRPr="00EA0C6E">
        <w:rPr>
          <w:rFonts w:cs="Times New Roman"/>
        </w:rPr>
        <w:t xml:space="preserve"> τα καθιστά</w:t>
      </w:r>
      <w:r w:rsidR="00A26F89" w:rsidRPr="00EA0C6E">
        <w:rPr>
          <w:rFonts w:cs="Times New Roman"/>
        </w:rPr>
        <w:t xml:space="preserve"> πιο ρεαλιστικ</w:t>
      </w:r>
      <w:r w:rsidR="00D741FA" w:rsidRPr="00EA0C6E">
        <w:rPr>
          <w:rFonts w:cs="Times New Roman"/>
        </w:rPr>
        <w:t>ά</w:t>
      </w:r>
      <w:r w:rsidR="00A26F89" w:rsidRPr="00EA0C6E">
        <w:rPr>
          <w:rFonts w:cs="Times New Roman"/>
        </w:rPr>
        <w:t>, αλλά ταυτόχρονα και πιο πολύπλοκ</w:t>
      </w:r>
      <w:r w:rsidR="00D741FA" w:rsidRPr="00EA0C6E">
        <w:rPr>
          <w:rFonts w:cs="Times New Roman"/>
        </w:rPr>
        <w:t>α</w:t>
      </w:r>
      <w:r w:rsidR="00D07067" w:rsidRPr="00EA0C6E">
        <w:rPr>
          <w:rFonts w:cs="Times New Roman"/>
        </w:rPr>
        <w:t xml:space="preserve"> </w:t>
      </w:r>
      <w:r w:rsidR="00D07067" w:rsidRPr="00EA0C6E">
        <w:rPr>
          <w:rFonts w:cs="Times New Roman"/>
        </w:rPr>
        <w:fldChar w:fldCharType="begin"/>
      </w:r>
      <w:r w:rsidR="00D07067" w:rsidRPr="00EA0C6E">
        <w:rPr>
          <w:rFonts w:cs="Times New Roman"/>
        </w:rPr>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D07067" w:rsidRPr="00EA0C6E">
        <w:rPr>
          <w:rFonts w:cs="Times New Roman"/>
        </w:rPr>
        <w:fldChar w:fldCharType="separate"/>
      </w:r>
      <w:r w:rsidR="00D07067" w:rsidRPr="00EA0C6E">
        <w:rPr>
          <w:rFonts w:cs="Times New Roman"/>
          <w:noProof/>
        </w:rPr>
        <w:t>(</w:t>
      </w:r>
      <w:hyperlink w:anchor="_ENREF_65" w:tooltip="Shaikh, 2020 #14" w:history="1">
        <w:r w:rsidR="007E65F5" w:rsidRPr="00EA0C6E">
          <w:rPr>
            <w:rStyle w:val="Hyperlink"/>
            <w:rFonts w:cs="Times New Roman"/>
          </w:rPr>
          <w:t>Shaikh et al., 2020</w:t>
        </w:r>
      </w:hyperlink>
      <w:r w:rsidR="00D07067" w:rsidRPr="00EA0C6E">
        <w:rPr>
          <w:rFonts w:cs="Times New Roman"/>
          <w:noProof/>
        </w:rPr>
        <w:t>)</w:t>
      </w:r>
      <w:r w:rsidR="00D07067" w:rsidRPr="00EA0C6E">
        <w:rPr>
          <w:rFonts w:cs="Times New Roman"/>
        </w:rPr>
        <w:fldChar w:fldCharType="end"/>
      </w:r>
      <w:r w:rsidR="00A26F89" w:rsidRPr="00EA0C6E">
        <w:rPr>
          <w:rFonts w:cs="Times New Roman"/>
        </w:rPr>
        <w:t>.</w:t>
      </w:r>
      <w:r w:rsidR="00671BCF" w:rsidRPr="00EA0C6E">
        <w:rPr>
          <w:rFonts w:cs="Times New Roman"/>
        </w:rPr>
        <w:t xml:space="preserve"> Από το έτος 2012 έως το 2024, σε ένα σύνολο δημοσιεύσεων άνω των 100, το 43%</w:t>
      </w:r>
      <w:r w:rsidR="00143EC0" w:rsidRPr="00EA0C6E">
        <w:rPr>
          <w:rFonts w:cs="Times New Roman"/>
        </w:rPr>
        <w:t xml:space="preserve"> χρησιμοποίησε </w:t>
      </w:r>
      <w:r w:rsidR="00A25139" w:rsidRPr="00EA0C6E">
        <w:rPr>
          <w:rFonts w:cs="Times New Roman"/>
          <w:lang w:val="en-US"/>
        </w:rPr>
        <w:t>ABM</w:t>
      </w:r>
      <w:r w:rsidR="00A25139" w:rsidRPr="00EA0C6E">
        <w:rPr>
          <w:rFonts w:cs="Times New Roman"/>
        </w:rPr>
        <w:t xml:space="preserve"> για την πρόβλεψη και μοντελοποίηση της ανθρώπινης συμπεριφοράς και παραγόντων για την προσομοίωση </w:t>
      </w:r>
      <w:r w:rsidR="00C7214B" w:rsidRPr="00EA0C6E">
        <w:rPr>
          <w:rFonts w:cs="Times New Roman"/>
        </w:rPr>
        <w:t xml:space="preserve">έκτακτων </w:t>
      </w:r>
      <w:r w:rsidR="00A25139" w:rsidRPr="00EA0C6E">
        <w:rPr>
          <w:rFonts w:cs="Times New Roman"/>
        </w:rPr>
        <w:t xml:space="preserve">περιστατικών. </w:t>
      </w:r>
      <w:r w:rsidR="00160494" w:rsidRPr="00EA0C6E">
        <w:rPr>
          <w:rFonts w:cs="Times New Roman"/>
        </w:rPr>
        <w:t xml:space="preserve">Στο </w:t>
      </w:r>
      <w:r w:rsidR="00160494" w:rsidRPr="00EA0C6E">
        <w:rPr>
          <w:rFonts w:cs="Times New Roman"/>
          <w:lang w:val="en-US"/>
        </w:rPr>
        <w:t>ABM</w:t>
      </w:r>
      <w:r w:rsidR="00160494" w:rsidRPr="00EA0C6E">
        <w:rPr>
          <w:rFonts w:cs="Times New Roman"/>
        </w:rPr>
        <w:t xml:space="preserve"> ο κάθε εμπλεκόμενος αναπαρίσταται ως ένας πράκτορας, δηλαδή μια οντότητα με την ικανότητα να κινείται ελεύθερα και να λαμβάνει </w:t>
      </w:r>
      <w:r w:rsidR="00C7214B" w:rsidRPr="00EA0C6E">
        <w:rPr>
          <w:rFonts w:cs="Times New Roman"/>
        </w:rPr>
        <w:t>αυτόνομα</w:t>
      </w:r>
      <w:r w:rsidR="00160494" w:rsidRPr="00EA0C6E">
        <w:rPr>
          <w:rFonts w:cs="Times New Roman"/>
        </w:rPr>
        <w:t xml:space="preserve"> αποφάσεις χρησιμοποιώντας τα δεδομένα που ο ίδιος λαμβάνει από την παρατήρηση του περιβάλλοντός του, σε συνδυασμό με διάφορους κανόνες που μπορούν να του επιβληθούν (από τον παρατηρητή) ανάλογα με την </w:t>
      </w:r>
      <w:r w:rsidR="00FD0E97" w:rsidRPr="00EA0C6E">
        <w:rPr>
          <w:rFonts w:cs="Times New Roman"/>
        </w:rPr>
        <w:t>πληθυσμιακή ομάδα</w:t>
      </w:r>
      <w:r w:rsidR="00160494" w:rsidRPr="00EA0C6E">
        <w:rPr>
          <w:rFonts w:cs="Times New Roman"/>
        </w:rPr>
        <w:t xml:space="preserve"> στην οποία δύναται να ανήκει </w:t>
      </w:r>
      <w:r w:rsidR="00160494" w:rsidRPr="00EA0C6E">
        <w:rPr>
          <w:rFonts w:cs="Times New Roman"/>
        </w:rPr>
        <w:fldChar w:fldCharType="begin"/>
      </w:r>
      <w:r w:rsidR="00160494"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160494" w:rsidRPr="00EA0C6E">
        <w:rPr>
          <w:rFonts w:cs="Times New Roman"/>
        </w:rPr>
        <w:fldChar w:fldCharType="separate"/>
      </w:r>
      <w:r w:rsidR="00160494" w:rsidRPr="00EA0C6E">
        <w:rPr>
          <w:rFonts w:cs="Times New Roman"/>
          <w:noProof/>
        </w:rPr>
        <w:t>(</w:t>
      </w:r>
      <w:hyperlink w:anchor="_ENREF_1" w:tooltip="Aldahlawi, 2024 #13" w:history="1">
        <w:r w:rsidR="007E65F5" w:rsidRPr="00EA0C6E">
          <w:rPr>
            <w:rStyle w:val="Hyperlink"/>
            <w:rFonts w:cs="Times New Roman"/>
          </w:rPr>
          <w:t>Aldahlawi et al., 2024</w:t>
        </w:r>
      </w:hyperlink>
      <w:r w:rsidR="00160494" w:rsidRPr="00EA0C6E">
        <w:rPr>
          <w:rFonts w:cs="Times New Roman"/>
          <w:noProof/>
        </w:rPr>
        <w:t>)</w:t>
      </w:r>
      <w:r w:rsidR="00160494" w:rsidRPr="00EA0C6E">
        <w:rPr>
          <w:rFonts w:cs="Times New Roman"/>
        </w:rPr>
        <w:fldChar w:fldCharType="end"/>
      </w:r>
      <w:r w:rsidR="00160494" w:rsidRPr="00EA0C6E">
        <w:rPr>
          <w:rFonts w:cs="Times New Roman"/>
        </w:rPr>
        <w:t>.</w:t>
      </w:r>
      <w:r w:rsidR="00FD0E97" w:rsidRPr="00EA0C6E">
        <w:rPr>
          <w:rFonts w:cs="Times New Roman"/>
        </w:rPr>
        <w:t xml:space="preserve"> </w:t>
      </w:r>
    </w:p>
    <w:p w14:paraId="09FAA129" w14:textId="17BFBB5A" w:rsidR="00A7682D" w:rsidRPr="00EA0C6E" w:rsidRDefault="00FD0E97" w:rsidP="00286093">
      <w:pPr>
        <w:rPr>
          <w:rFonts w:cs="Times New Roman"/>
        </w:rPr>
      </w:pPr>
      <w:r w:rsidRPr="00EA0C6E">
        <w:rPr>
          <w:rFonts w:cs="Times New Roman"/>
        </w:rPr>
        <w:t xml:space="preserve">Κάθε ένα από τα μοντέλα έχει τον δικό του τρόπο με τον οποίο ωθεί το </w:t>
      </w:r>
      <w:r w:rsidR="00C7214B" w:rsidRPr="00EA0C6E">
        <w:rPr>
          <w:rFonts w:cs="Times New Roman"/>
        </w:rPr>
        <w:t xml:space="preserve">επηρεαζόμενο </w:t>
      </w:r>
      <w:r w:rsidRPr="00EA0C6E">
        <w:rPr>
          <w:rFonts w:cs="Times New Roman"/>
        </w:rPr>
        <w:t xml:space="preserve">πλήθος από μία αρχική θέση σε μία τελική θέση – στόχο. Για παράδειγμα, στο </w:t>
      </w:r>
      <w:r w:rsidRPr="00EA0C6E">
        <w:rPr>
          <w:rFonts w:cs="Times New Roman"/>
          <w:lang w:val="en-US"/>
        </w:rPr>
        <w:t>SFM</w:t>
      </w:r>
      <w:r w:rsidRPr="00EA0C6E">
        <w:rPr>
          <w:rFonts w:cs="Times New Roman"/>
        </w:rPr>
        <w:t xml:space="preserve"> το πλήθος κινείται </w:t>
      </w:r>
      <w:r w:rsidR="0077699A" w:rsidRPr="00EA0C6E">
        <w:rPr>
          <w:rFonts w:cs="Times New Roman"/>
        </w:rPr>
        <w:t>λόγω</w:t>
      </w:r>
      <w:r w:rsidRPr="00EA0C6E">
        <w:rPr>
          <w:rFonts w:cs="Times New Roman"/>
        </w:rPr>
        <w:t xml:space="preserve"> επίδραση</w:t>
      </w:r>
      <w:r w:rsidR="0077699A" w:rsidRPr="00EA0C6E">
        <w:rPr>
          <w:rFonts w:cs="Times New Roman"/>
        </w:rPr>
        <w:t>ς</w:t>
      </w:r>
      <w:r w:rsidRPr="00EA0C6E">
        <w:rPr>
          <w:rFonts w:cs="Times New Roman"/>
        </w:rPr>
        <w:t xml:space="preserve"> δυνάμεων</w:t>
      </w:r>
      <w:r w:rsidR="004C08EE" w:rsidRPr="00EA0C6E">
        <w:rPr>
          <w:rFonts w:cs="Times New Roman"/>
        </w:rPr>
        <w:t>, όπως δυνάμεις</w:t>
      </w:r>
      <w:r w:rsidRPr="00EA0C6E">
        <w:rPr>
          <w:rFonts w:cs="Times New Roman"/>
        </w:rPr>
        <w:t xml:space="preserve"> ανάμεσα στους εμπλεκομένους και το περιβάλλον τους</w:t>
      </w:r>
      <w:r w:rsidR="00BC26B9" w:rsidRPr="00EA0C6E">
        <w:rPr>
          <w:rFonts w:cs="Times New Roman"/>
        </w:rPr>
        <w:t xml:space="preserve"> </w:t>
      </w:r>
      <w:r w:rsidR="00BC26B9" w:rsidRPr="00EA0C6E">
        <w:rPr>
          <w:rFonts w:cs="Times New Roman"/>
        </w:rPr>
        <w:fldChar w:fldCharType="begin"/>
      </w:r>
      <w:r w:rsidR="00BC26B9" w:rsidRPr="00EA0C6E">
        <w:rPr>
          <w:rFonts w:cs="Times New Roman"/>
        </w:rPr>
        <w:instrText xml:space="preserve"> ADDIN EN.CITE &lt;EndNote&gt;&lt;Cite&gt;&lt;Author&gt;Wan&lt;/Author&gt;&lt;Year&gt;2014&lt;/Year&gt;&lt;RecNum&gt;25&lt;/RecNum&gt;&lt;DisplayText&gt;(Wan et al., 2014)&lt;/DisplayText&gt;&lt;record&gt;&lt;rec-number&gt;25&lt;/rec-number&gt;&lt;foreign-keys&gt;&lt;key app="EN" db-id="dxs5p5de0w55t0erd255s0tbrzsd22z0ts0d" timestamp="1770285696"&gt;25&lt;/key&gt;&lt;/foreign-keys&gt;&lt;ref-type name="Journal Article"&gt;17&lt;/ref-type&gt;&lt;contributors&gt;&lt;authors&gt;&lt;author&gt;Wan, Jiahui&lt;/author&gt;&lt;author&gt;Sui, Jie&lt;/author&gt;&lt;author&gt;Yu, Hua&lt;/author&gt;&lt;/authors&gt;&lt;/contributors&gt;&lt;titles&gt;&lt;title&gt;Research on evacuation in the subway station in China based on the Combined Social Force Model&lt;/title&gt;&lt;secondary-title&gt;Physica A: Statistical Mechanics and its Applications&lt;/secondary-title&gt;&lt;/titles&gt;&lt;periodical&gt;&lt;full-title&gt;Physica A: Statistical Mechanics and its Applications&lt;/full-title&gt;&lt;/periodical&gt;&lt;pages&gt;33-46&lt;/pages&gt;&lt;volume&gt;394&lt;/volume&gt;&lt;keywords&gt;&lt;keyword&gt;Social force&lt;/keyword&gt;&lt;keyword&gt;Gas dispersion&lt;/keyword&gt;&lt;keyword&gt;Emergency evacuation&lt;/keyword&gt;&lt;keyword&gt;Simulation&lt;/keyword&gt;&lt;/keywords&gt;&lt;dates&gt;&lt;year&gt;2014&lt;/year&gt;&lt;pub-dates&gt;&lt;date&gt;2014/01/15/&lt;/date&gt;&lt;/pub-dates&gt;&lt;/dates&gt;&lt;isbn&gt;0378-4371&lt;/isbn&gt;&lt;urls&gt;&lt;related-urls&gt;&lt;url&gt;https://www.sciencedirect.com/science/article/pii/S0378437113009370&lt;/url&gt;&lt;/related-urls&gt;&lt;/urls&gt;&lt;electronic-resource-num&gt;https://doi.org/10.1016/j.physa.2013.09.060&lt;/electronic-resource-num&gt;&lt;/record&gt;&lt;/Cite&gt;&lt;/EndNote&gt;</w:instrText>
      </w:r>
      <w:r w:rsidR="00BC26B9" w:rsidRPr="00EA0C6E">
        <w:rPr>
          <w:rFonts w:cs="Times New Roman"/>
        </w:rPr>
        <w:fldChar w:fldCharType="separate"/>
      </w:r>
      <w:r w:rsidR="00BC26B9" w:rsidRPr="00EA0C6E">
        <w:rPr>
          <w:rFonts w:cs="Times New Roman"/>
          <w:noProof/>
        </w:rPr>
        <w:t>(</w:t>
      </w:r>
      <w:hyperlink w:anchor="_ENREF_80" w:tooltip="Wan, 2014 #25" w:history="1">
        <w:r w:rsidR="007E65F5" w:rsidRPr="00EA0C6E">
          <w:rPr>
            <w:rStyle w:val="Hyperlink"/>
            <w:rFonts w:cs="Times New Roman"/>
          </w:rPr>
          <w:t>Wan et al., 2014</w:t>
        </w:r>
      </w:hyperlink>
      <w:r w:rsidR="00BC26B9" w:rsidRPr="00EA0C6E">
        <w:rPr>
          <w:rFonts w:cs="Times New Roman"/>
          <w:noProof/>
        </w:rPr>
        <w:t>)</w:t>
      </w:r>
      <w:r w:rsidR="00BC26B9" w:rsidRPr="00EA0C6E">
        <w:rPr>
          <w:rFonts w:cs="Times New Roman"/>
        </w:rPr>
        <w:fldChar w:fldCharType="end"/>
      </w:r>
      <w:r w:rsidRPr="00EA0C6E">
        <w:rPr>
          <w:rFonts w:cs="Times New Roman"/>
        </w:rPr>
        <w:t xml:space="preserve">, ενώ στο </w:t>
      </w:r>
      <w:r w:rsidRPr="00EA0C6E">
        <w:rPr>
          <w:rFonts w:cs="Times New Roman"/>
          <w:lang w:val="en-US"/>
        </w:rPr>
        <w:t>ABM</w:t>
      </w:r>
      <w:r w:rsidRPr="00EA0C6E">
        <w:rPr>
          <w:rFonts w:cs="Times New Roman"/>
        </w:rPr>
        <w:t xml:space="preserve"> δύναται να εφαρμοστούν</w:t>
      </w:r>
      <w:r w:rsidR="006C5AD1" w:rsidRPr="00EA0C6E">
        <w:rPr>
          <w:rFonts w:cs="Times New Roman"/>
        </w:rPr>
        <w:t xml:space="preserve"> διάφοροι συνδυασμοί των υπόλοιπων μοντέλων, καθώς και</w:t>
      </w:r>
      <w:r w:rsidRPr="00EA0C6E">
        <w:rPr>
          <w:rFonts w:cs="Times New Roman"/>
        </w:rPr>
        <w:t xml:space="preserve"> </w:t>
      </w:r>
      <w:r w:rsidR="003174DB" w:rsidRPr="00EA0C6E">
        <w:rPr>
          <w:rFonts w:cs="Times New Roman"/>
        </w:rPr>
        <w:t>Αλγόριθμοι Εύρεσης Διαδρομής</w:t>
      </w:r>
      <w:r w:rsidRPr="00EA0C6E">
        <w:rPr>
          <w:rFonts w:cs="Times New Roman"/>
        </w:rPr>
        <w:t xml:space="preserve"> (</w:t>
      </w:r>
      <w:r w:rsidR="00C85AB2" w:rsidRPr="00EA0C6E">
        <w:rPr>
          <w:rFonts w:cs="Times New Roman"/>
          <w:lang w:val="en-US"/>
        </w:rPr>
        <w:t>P</w:t>
      </w:r>
      <w:r w:rsidRPr="00EA0C6E">
        <w:rPr>
          <w:rFonts w:cs="Times New Roman"/>
          <w:lang w:val="en-US"/>
        </w:rPr>
        <w:t>athfinding</w:t>
      </w:r>
      <w:r w:rsidRPr="00EA0C6E">
        <w:rPr>
          <w:rFonts w:cs="Times New Roman"/>
        </w:rPr>
        <w:t xml:space="preserve"> </w:t>
      </w:r>
      <w:r w:rsidR="00C85AB2" w:rsidRPr="00EA0C6E">
        <w:rPr>
          <w:rFonts w:cs="Times New Roman"/>
          <w:lang w:val="en-US"/>
        </w:rPr>
        <w:t>A</w:t>
      </w:r>
      <w:r w:rsidRPr="00EA0C6E">
        <w:rPr>
          <w:rFonts w:cs="Times New Roman"/>
          <w:lang w:val="en-US"/>
        </w:rPr>
        <w:t>lgorithms</w:t>
      </w:r>
      <w:r w:rsidR="003174DB" w:rsidRPr="00EA0C6E">
        <w:rPr>
          <w:rFonts w:cs="Times New Roman"/>
        </w:rPr>
        <w:t>, ΑΕΔ</w:t>
      </w:r>
      <w:r w:rsidRPr="00EA0C6E">
        <w:rPr>
          <w:rFonts w:cs="Times New Roman"/>
        </w:rPr>
        <w:t>)</w:t>
      </w:r>
      <w:r w:rsidR="006C5AD1" w:rsidRPr="00EA0C6E">
        <w:rPr>
          <w:rFonts w:cs="Times New Roman"/>
        </w:rPr>
        <w:t xml:space="preserve"> </w:t>
      </w:r>
      <w:r w:rsidR="006C5AD1" w:rsidRPr="00EA0C6E">
        <w:rPr>
          <w:rFonts w:cs="Times New Roman"/>
        </w:rPr>
        <w:fldChar w:fldCharType="begin"/>
      </w:r>
      <w:r w:rsidR="006C5AD1" w:rsidRPr="00EA0C6E">
        <w:rPr>
          <w:rFonts w:cs="Times New Roman"/>
        </w:rPr>
        <w:instrText xml:space="preserve"> ADDIN EN.CITE &lt;EndNote&gt;&lt;Cite&gt;&lt;Author&gt;Senanayake&lt;/Author&gt;&lt;Year&gt;2024&lt;/Year&gt;&lt;RecNum&gt;16&lt;/RecNum&gt;&lt;DisplayText&gt;(Senanayake et al., 2024)&lt;/DisplayText&gt;&lt;record&gt;&lt;rec-number&gt;16&lt;/rec-number&gt;&lt;foreign-keys&gt;&lt;key app="EN" db-id="dxs5p5de0w55t0erd255s0tbrzsd22z0ts0d" timestamp="1766921890"&gt;16&lt;/key&gt;&lt;/foreign-keys&gt;&lt;ref-type name="Journal Article"&gt;17&lt;/ref-type&gt;&lt;contributors&gt;&lt;authors&gt;&lt;author&gt;Senanayake, Gayani P. D. P.&lt;/author&gt;&lt;author&gt;Kieu, Minh&lt;/author&gt;&lt;author&gt;Zou, Yang&lt;/author&gt;&lt;author&gt;Dirks, Kim&lt;/author&gt;&lt;/authors&gt;&lt;/contributors&gt;&lt;titles&gt;&lt;title&gt;Agent-based simulation for pedestrian evacuation: A systematic literature review&lt;/title&gt;&lt;secondary-title&gt;International Journal of Disaster Risk Reduction&lt;/secondary-title&gt;&lt;/titles&gt;&lt;periodical&gt;&lt;full-title&gt;International Journal of Disaster Risk Reduction&lt;/full-title&gt;&lt;/periodical&gt;&lt;pages&gt;104705&lt;/pages&gt;&lt;volume&gt;111&lt;/volume&gt;&lt;section&gt;104705&lt;/section&gt;&lt;keywords&gt;&lt;keyword&gt;Pedestrian behaviour modelling&lt;/keyword&gt;&lt;keyword&gt;Agent-based modelling&lt;/keyword&gt;&lt;keyword&gt;Behavioural decision-making&lt;/keyword&gt;&lt;keyword&gt;Emergency evacuation&lt;/keyword&gt;&lt;/keywords&gt;&lt;dates&gt;&lt;year&gt;2024&lt;/year&gt;&lt;pub-dates&gt;&lt;date&gt;2024/09/01/&lt;/date&gt;&lt;/pub-dates&gt;&lt;/dates&gt;&lt;isbn&gt;22124209&lt;/isbn&gt;&lt;urls&gt;&lt;related-urls&gt;&lt;url&gt;https://www.sciencedirect.com/science/article/pii/S2212420924004679&lt;/url&gt;&lt;/related-urls&gt;&lt;/urls&gt;&lt;electronic-resource-num&gt;10.1016/j.ijdrr.2024.104705&lt;/electronic-resource-num&gt;&lt;/record&gt;&lt;/Cite&gt;&lt;/EndNote&gt;</w:instrText>
      </w:r>
      <w:r w:rsidR="006C5AD1" w:rsidRPr="00EA0C6E">
        <w:rPr>
          <w:rFonts w:cs="Times New Roman"/>
        </w:rPr>
        <w:fldChar w:fldCharType="separate"/>
      </w:r>
      <w:r w:rsidR="006C5AD1" w:rsidRPr="00EA0C6E">
        <w:rPr>
          <w:rFonts w:cs="Times New Roman"/>
          <w:noProof/>
        </w:rPr>
        <w:t>(</w:t>
      </w:r>
      <w:hyperlink w:anchor="_ENREF_63" w:tooltip="Senanayake, 2024 #16" w:history="1">
        <w:r w:rsidR="007E65F5" w:rsidRPr="00EA0C6E">
          <w:rPr>
            <w:rStyle w:val="Hyperlink"/>
            <w:rFonts w:cs="Times New Roman"/>
          </w:rPr>
          <w:t>Senanayake et al., 2024</w:t>
        </w:r>
      </w:hyperlink>
      <w:r w:rsidR="006C5AD1" w:rsidRPr="00EA0C6E">
        <w:rPr>
          <w:rFonts w:cs="Times New Roman"/>
          <w:noProof/>
        </w:rPr>
        <w:t>)</w:t>
      </w:r>
      <w:r w:rsidR="006C5AD1" w:rsidRPr="00EA0C6E">
        <w:rPr>
          <w:rFonts w:cs="Times New Roman"/>
        </w:rPr>
        <w:fldChar w:fldCharType="end"/>
      </w:r>
      <w:r w:rsidRPr="00EA0C6E">
        <w:rPr>
          <w:rFonts w:cs="Times New Roman"/>
        </w:rPr>
        <w:t>.</w:t>
      </w:r>
      <w:r w:rsidR="004B02E2" w:rsidRPr="00EA0C6E">
        <w:rPr>
          <w:rFonts w:cs="Times New Roman"/>
        </w:rPr>
        <w:t xml:space="preserve"> </w:t>
      </w:r>
      <w:r w:rsidR="001358EF" w:rsidRPr="00EA0C6E">
        <w:rPr>
          <w:rFonts w:cs="Times New Roman"/>
        </w:rPr>
        <w:t xml:space="preserve">Τα περισσότερα μοντέλα εκκένωσης στοχεύουν </w:t>
      </w:r>
      <w:r w:rsidR="00286093" w:rsidRPr="00EA0C6E">
        <w:rPr>
          <w:rFonts w:cs="Times New Roman"/>
        </w:rPr>
        <w:t xml:space="preserve">στην εύρεση διαδρομών όπου προσεγγίζουν την συντομότερη ή την ταχύτερη διαδρομή </w:t>
      </w:r>
      <w:r w:rsidR="00286093" w:rsidRPr="00EA0C6E">
        <w:rPr>
          <w:rFonts w:cs="Times New Roman"/>
        </w:rPr>
        <w:fldChar w:fldCharType="begin"/>
      </w:r>
      <w:r w:rsidR="00286093" w:rsidRPr="00EA0C6E">
        <w:rPr>
          <w:rFonts w:cs="Times New Roman"/>
        </w:rPr>
        <w:instrText xml:space="preserve"> ADDIN EN.CITE &lt;EndNote&gt;&lt;Cite&gt;&lt;Author&gt;Ronchi&lt;/Author&gt;&lt;Year&gt;2021&lt;/Year&gt;&lt;RecNum&gt;26&lt;/RecNum&gt;&lt;DisplayText&gt;(Ronchi, 2021)&lt;/DisplayText&gt;&lt;record&gt;&lt;rec-number&gt;26&lt;/rec-number&gt;&lt;foreign-keys&gt;&lt;key app="EN" db-id="dxs5p5de0w55t0erd255s0tbrzsd22z0ts0d" timestamp="1770295380"&gt;26&lt;/key&gt;&lt;/foreign-keys&gt;&lt;ref-type name="Journal Article"&gt;17&lt;/ref-type&gt;&lt;contributors&gt;&lt;authors&gt;&lt;author&gt;Ronchi, Enrico&lt;/author&gt;&lt;/authors&gt;&lt;/contributors&gt;&lt;titles&gt;&lt;title&gt;Developing and validating evacuation models for fire safety engineering&lt;/title&gt;&lt;secondary-title&gt;Fire Safety Journal&lt;/secondary-title&gt;&lt;/titles&gt;&lt;periodical&gt;&lt;full-title&gt;Fire Safety Journal&lt;/full-title&gt;&lt;/periodical&gt;&lt;pages&gt;103020&lt;/pages&gt;&lt;volume&gt;120&lt;/volume&gt;&lt;keywords&gt;&lt;keyword&gt;Evacuation&lt;/keyword&gt;&lt;keyword&gt;Egress&lt;/keyword&gt;&lt;keyword&gt;Human behaviour&lt;/keyword&gt;&lt;keyword&gt;Modelling&lt;/keyword&gt;&lt;keyword&gt;Simulation&lt;/keyword&gt;&lt;keyword&gt;Fire safety&lt;/keyword&gt;&lt;/keywords&gt;&lt;dates&gt;&lt;year&gt;2021&lt;/year&gt;&lt;pub-dates&gt;&lt;date&gt;2021/03/01/&lt;/date&gt;&lt;/pub-dates&gt;&lt;/dates&gt;&lt;isbn&gt;0379-7112&lt;/isbn&gt;&lt;urls&gt;&lt;related-urls&gt;&lt;url&gt;https://www.sciencedirect.com/science/article/pii/S0379711220300679&lt;/url&gt;&lt;/related-urls&gt;&lt;/urls&gt;&lt;electronic-resource-num&gt;https://doi.org/10.1016/j.firesaf.2020.103020&lt;/electronic-resource-num&gt;&lt;/record&gt;&lt;/Cite&gt;&lt;/EndNote&gt;</w:instrText>
      </w:r>
      <w:r w:rsidR="00286093" w:rsidRPr="00EA0C6E">
        <w:rPr>
          <w:rFonts w:cs="Times New Roman"/>
        </w:rPr>
        <w:fldChar w:fldCharType="separate"/>
      </w:r>
      <w:r w:rsidR="00286093" w:rsidRPr="00EA0C6E">
        <w:rPr>
          <w:rFonts w:cs="Times New Roman"/>
          <w:noProof/>
        </w:rPr>
        <w:t>(</w:t>
      </w:r>
      <w:hyperlink w:anchor="_ENREF_61" w:tooltip="Ronchi, 2021 #26" w:history="1">
        <w:r w:rsidR="007E65F5" w:rsidRPr="00EA0C6E">
          <w:rPr>
            <w:rStyle w:val="Hyperlink"/>
            <w:rFonts w:cs="Times New Roman"/>
          </w:rPr>
          <w:t>Ronchi, 2021</w:t>
        </w:r>
      </w:hyperlink>
      <w:r w:rsidR="00286093" w:rsidRPr="00EA0C6E">
        <w:rPr>
          <w:rFonts w:cs="Times New Roman"/>
          <w:noProof/>
        </w:rPr>
        <w:t>)</w:t>
      </w:r>
      <w:r w:rsidR="00286093" w:rsidRPr="00EA0C6E">
        <w:rPr>
          <w:rFonts w:cs="Times New Roman"/>
        </w:rPr>
        <w:fldChar w:fldCharType="end"/>
      </w:r>
      <w:r w:rsidR="00286093" w:rsidRPr="00EA0C6E">
        <w:rPr>
          <w:rFonts w:cs="Times New Roman"/>
        </w:rPr>
        <w:t>, με τ</w:t>
      </w:r>
      <w:r w:rsidR="0077699A" w:rsidRPr="00EA0C6E">
        <w:rPr>
          <w:rFonts w:cs="Times New Roman"/>
        </w:rPr>
        <w:t>ους</w:t>
      </w:r>
      <w:r w:rsidR="00286093" w:rsidRPr="00EA0C6E">
        <w:rPr>
          <w:rFonts w:cs="Times New Roman"/>
        </w:rPr>
        <w:t xml:space="preserve"> πιο διαδεδομένους αλγόριθμους να είναι </w:t>
      </w:r>
      <w:r w:rsidR="001614F8" w:rsidRPr="00EA0C6E">
        <w:rPr>
          <w:rFonts w:cs="Times New Roman"/>
        </w:rPr>
        <w:t>οι αλγόριθμοι Dijkstra και</w:t>
      </w:r>
      <w:r w:rsidR="00286093" w:rsidRPr="00EA0C6E">
        <w:rPr>
          <w:rFonts w:cs="Times New Roman"/>
        </w:rPr>
        <w:t xml:space="preserve"> </w:t>
      </w:r>
      <w:r w:rsidR="00286093" w:rsidRPr="00EA0C6E">
        <w:rPr>
          <w:rFonts w:cs="Times New Roman"/>
          <w:lang w:val="en-US"/>
        </w:rPr>
        <w:t>A</w:t>
      </w:r>
      <w:r w:rsidR="00286093" w:rsidRPr="00EA0C6E">
        <w:rPr>
          <w:rFonts w:cs="Times New Roman"/>
        </w:rPr>
        <w:t>*</w:t>
      </w:r>
      <w:r w:rsidR="0017089C" w:rsidRPr="00EA0C6E">
        <w:rPr>
          <w:rFonts w:cs="Times New Roman"/>
        </w:rPr>
        <w:t xml:space="preserve"> </w:t>
      </w:r>
      <w:r w:rsidR="0017089C" w:rsidRPr="00EA0C6E">
        <w:rPr>
          <w:rFonts w:cs="Times New Roman"/>
        </w:rPr>
        <w:fldChar w:fldCharType="begin"/>
      </w:r>
      <w:r w:rsidR="0017089C" w:rsidRPr="00EA0C6E">
        <w:rPr>
          <w:rFonts w:cs="Times New Roman"/>
        </w:rPr>
        <w:instrText xml:space="preserve"> ADDIN EN.CITE &lt;EndNote&gt;&lt;Cite&gt;&lt;Author&gt;Kim&lt;/Author&gt;&lt;Year&gt;2026&lt;/Year&gt;&lt;RecNum&gt;27&lt;/RecNum&gt;&lt;DisplayText&gt;(Kim et al., 2026, Lawande et al., 2022)&lt;/DisplayText&gt;&lt;record&gt;&lt;rec-number&gt;27&lt;/rec-number&gt;&lt;foreign-keys&gt;&lt;key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Cite&gt;&lt;Author&gt;Lawande&lt;/Author&gt;&lt;Year&gt;2022&lt;/Year&gt;&lt;RecNum&gt;24&lt;/RecNum&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17089C" w:rsidRPr="00EA0C6E">
        <w:rPr>
          <w:rFonts w:cs="Times New Roman"/>
        </w:rPr>
        <w:fldChar w:fldCharType="separate"/>
      </w:r>
      <w:r w:rsidR="0017089C" w:rsidRPr="00EA0C6E">
        <w:rPr>
          <w:rFonts w:cs="Times New Roman"/>
          <w:noProof/>
        </w:rPr>
        <w:t>(</w:t>
      </w:r>
      <w:hyperlink w:anchor="_ENREF_41" w:tooltip="Kim, 2026 #27" w:history="1">
        <w:r w:rsidR="007E65F5" w:rsidRPr="00EA0C6E">
          <w:rPr>
            <w:rStyle w:val="Hyperlink"/>
            <w:rFonts w:cs="Times New Roman"/>
          </w:rPr>
          <w:t>Kim et al., 2026</w:t>
        </w:r>
      </w:hyperlink>
      <w:r w:rsidR="0017089C" w:rsidRPr="00EA0C6E">
        <w:rPr>
          <w:rFonts w:cs="Times New Roman"/>
          <w:noProof/>
        </w:rPr>
        <w:t xml:space="preserve">, </w:t>
      </w:r>
      <w:hyperlink w:anchor="_ENREF_47" w:tooltip="Lawande, 2022 #24" w:history="1">
        <w:r w:rsidR="007E65F5" w:rsidRPr="00EA0C6E">
          <w:rPr>
            <w:rStyle w:val="Hyperlink"/>
            <w:rFonts w:cs="Times New Roman"/>
          </w:rPr>
          <w:t>Lawande et al., 2022</w:t>
        </w:r>
      </w:hyperlink>
      <w:r w:rsidR="0017089C" w:rsidRPr="00EA0C6E">
        <w:rPr>
          <w:rFonts w:cs="Times New Roman"/>
          <w:noProof/>
        </w:rPr>
        <w:t>)</w:t>
      </w:r>
      <w:r w:rsidR="0017089C" w:rsidRPr="00EA0C6E">
        <w:rPr>
          <w:rFonts w:cs="Times New Roman"/>
        </w:rPr>
        <w:fldChar w:fldCharType="end"/>
      </w:r>
      <w:r w:rsidR="0077699A" w:rsidRPr="00EA0C6E">
        <w:rPr>
          <w:rFonts w:cs="Times New Roman"/>
        </w:rPr>
        <w:t>. Ανάμεσα στους δύο αυτούς αλγορίθμους, έχει αποδειχθεί ότι</w:t>
      </w:r>
      <w:r w:rsidR="001614F8" w:rsidRPr="00EA0C6E">
        <w:rPr>
          <w:rFonts w:cs="Times New Roman"/>
        </w:rPr>
        <w:t xml:space="preserve"> υπό συγκεκριμένες συνθήκες </w:t>
      </w:r>
      <w:r w:rsidR="001614F8" w:rsidRPr="00EA0C6E">
        <w:rPr>
          <w:rFonts w:cs="Times New Roman"/>
        </w:rPr>
        <w:fldChar w:fldCharType="begin"/>
      </w:r>
      <w:r w:rsidR="001614F8" w:rsidRPr="00EA0C6E">
        <w:rPr>
          <w:rFonts w:cs="Times New Roman"/>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sidR="001614F8" w:rsidRPr="00EA0C6E">
        <w:rPr>
          <w:rFonts w:cs="Times New Roman"/>
        </w:rPr>
        <w:fldChar w:fldCharType="separate"/>
      </w:r>
      <w:r w:rsidR="001614F8" w:rsidRPr="00EA0C6E">
        <w:rPr>
          <w:rFonts w:cs="Times New Roman"/>
          <w:noProof/>
        </w:rPr>
        <w:t>(</w:t>
      </w:r>
      <w:hyperlink w:anchor="_ENREF_66" w:tooltip="Sharma, 2012 #44" w:history="1">
        <w:r w:rsidR="007E65F5" w:rsidRPr="00EA0C6E">
          <w:rPr>
            <w:rStyle w:val="Hyperlink"/>
            <w:rFonts w:cs="Times New Roman"/>
          </w:rPr>
          <w:t>Sharma et al., 2012</w:t>
        </w:r>
      </w:hyperlink>
      <w:r w:rsidR="001614F8" w:rsidRPr="00EA0C6E">
        <w:rPr>
          <w:rFonts w:cs="Times New Roman"/>
          <w:noProof/>
        </w:rPr>
        <w:t>)</w:t>
      </w:r>
      <w:r w:rsidR="001614F8" w:rsidRPr="00EA0C6E">
        <w:rPr>
          <w:rFonts w:cs="Times New Roman"/>
        </w:rPr>
        <w:fldChar w:fldCharType="end"/>
      </w:r>
      <w:r w:rsidR="0077699A" w:rsidRPr="00EA0C6E">
        <w:rPr>
          <w:rFonts w:cs="Times New Roman"/>
        </w:rPr>
        <w:t xml:space="preserve"> ο </w:t>
      </w:r>
      <w:r w:rsidR="0077699A" w:rsidRPr="00EA0C6E">
        <w:rPr>
          <w:rFonts w:cs="Times New Roman"/>
          <w:lang w:val="en-US"/>
        </w:rPr>
        <w:t>A</w:t>
      </w:r>
      <w:r w:rsidR="0077699A" w:rsidRPr="00EA0C6E">
        <w:rPr>
          <w:rFonts w:cs="Times New Roman"/>
        </w:rPr>
        <w:t xml:space="preserve">* είναι σημαντικά ταχύτερος από αυτόν του </w:t>
      </w:r>
      <w:r w:rsidR="0077699A" w:rsidRPr="00EA0C6E">
        <w:rPr>
          <w:rFonts w:cs="Times New Roman"/>
          <w:lang w:val="en-US"/>
        </w:rPr>
        <w:t>Dijkstra</w:t>
      </w:r>
      <w:r w:rsidR="000978A4" w:rsidRPr="00EA0C6E">
        <w:rPr>
          <w:rFonts w:cs="Times New Roman"/>
        </w:rPr>
        <w:t xml:space="preserve"> </w:t>
      </w:r>
      <w:r w:rsidR="00286093" w:rsidRPr="00EA0C6E">
        <w:rPr>
          <w:rFonts w:cs="Times New Roman"/>
        </w:rPr>
        <w:t xml:space="preserve"> </w:t>
      </w:r>
      <w:r w:rsidR="00286093" w:rsidRPr="00EA0C6E">
        <w:rPr>
          <w:rFonts w:cs="Times New Roman"/>
        </w:rPr>
        <w:fldChar w:fldCharType="begin"/>
      </w:r>
      <w:r w:rsidR="00286093" w:rsidRPr="00EA0C6E">
        <w:rPr>
          <w:rFonts w:cs="Times New Roman"/>
        </w:rPr>
        <w:instrText xml:space="preserve"> ADDIN EN.CITE &lt;EndNote&gt;&lt;Cite&gt;&lt;Author&gt;Kim&lt;/Author&gt;&lt;Year&gt;2026&lt;/Year&gt;&lt;RecNum&gt;27&lt;/RecNum&gt;&lt;DisplayText&gt;(Kim et al., 2026)&lt;/DisplayText&gt;&lt;record&gt;&lt;rec-number&gt;27&lt;/rec-number&gt;&lt;foreign-keys&gt;&lt;key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EndNote&gt;</w:instrText>
      </w:r>
      <w:r w:rsidR="00286093" w:rsidRPr="00EA0C6E">
        <w:rPr>
          <w:rFonts w:cs="Times New Roman"/>
        </w:rPr>
        <w:fldChar w:fldCharType="separate"/>
      </w:r>
      <w:r w:rsidR="00286093" w:rsidRPr="00EA0C6E">
        <w:rPr>
          <w:rFonts w:cs="Times New Roman"/>
          <w:noProof/>
        </w:rPr>
        <w:t>(</w:t>
      </w:r>
      <w:hyperlink w:anchor="_ENREF_41" w:tooltip="Kim, 2026 #27" w:history="1">
        <w:r w:rsidR="007E65F5" w:rsidRPr="00EA0C6E">
          <w:rPr>
            <w:rStyle w:val="Hyperlink"/>
            <w:rFonts w:cs="Times New Roman"/>
          </w:rPr>
          <w:t>Kim et al., 2026</w:t>
        </w:r>
      </w:hyperlink>
      <w:r w:rsidR="00286093" w:rsidRPr="00EA0C6E">
        <w:rPr>
          <w:rFonts w:cs="Times New Roman"/>
          <w:noProof/>
        </w:rPr>
        <w:t>)</w:t>
      </w:r>
      <w:r w:rsidR="00286093" w:rsidRPr="00EA0C6E">
        <w:rPr>
          <w:rFonts w:cs="Times New Roman"/>
        </w:rPr>
        <w:fldChar w:fldCharType="end"/>
      </w:r>
      <w:r w:rsidR="00286093" w:rsidRPr="00EA0C6E">
        <w:rPr>
          <w:rFonts w:cs="Times New Roman"/>
        </w:rPr>
        <w:t xml:space="preserve">. </w:t>
      </w:r>
      <w:r w:rsidR="000978A4" w:rsidRPr="00EA0C6E">
        <w:rPr>
          <w:rFonts w:cs="Times New Roman"/>
        </w:rPr>
        <w:t xml:space="preserve">Και οι δύο αυτοί αλγόριθμοι συγκαταλέγονται στην κατηγορία των στατικών αλγορίθμων εύρεσης διαδρομής, ενώ υπάρχει και η κατηγορία των δυναμικών αλγορίθμων </w:t>
      </w:r>
      <w:r w:rsidR="000978A4" w:rsidRPr="00EA0C6E">
        <w:rPr>
          <w:rFonts w:cs="Times New Roman"/>
        </w:rPr>
        <w:fldChar w:fldCharType="begin">
          <w:fldData xml:space="preserve">PEVuZE5vdGU+PENpdGU+PEF1dGhvcj5EZWJlYmUgS2ViZWRlPC9BdXRob3I+PFllYXI+MjAyNTwv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</w:fldData>
        </w:fldChar>
      </w:r>
      <w:r w:rsidR="00681A3C" w:rsidRPr="00EA0C6E">
        <w:rPr>
          <w:rFonts w:cs="Times New Roman"/>
        </w:rPr>
        <w:instrText xml:space="preserve"> ADDIN EN.CITE </w:instrText>
      </w:r>
      <w:r w:rsidR="00681A3C" w:rsidRPr="00EA0C6E">
        <w:rPr>
          <w:rFonts w:cs="Times New Roman"/>
        </w:rPr>
        <w:fldChar w:fldCharType="begin">
          <w:fldData xml:space="preserve">PEVuZE5vdGU+PENpdGU+PEF1dGhvcj5EZWJlYmUgS2ViZWRlPC9BdXRob3I+PFllYXI+MjAyNTwv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</w:fldData>
        </w:fldChar>
      </w:r>
      <w:r w:rsidR="00681A3C" w:rsidRPr="00EA0C6E">
        <w:rPr>
          <w:rFonts w:cs="Times New Roman"/>
        </w:rPr>
        <w:instrText xml:space="preserve"> ADDIN EN.CITE.DATA </w:instrText>
      </w:r>
      <w:r w:rsidR="00681A3C" w:rsidRPr="00EA0C6E">
        <w:rPr>
          <w:rFonts w:cs="Times New Roman"/>
        </w:rPr>
      </w:r>
      <w:r w:rsidR="00681A3C" w:rsidRPr="00EA0C6E">
        <w:rPr>
          <w:rFonts w:cs="Times New Roman"/>
        </w:rPr>
        <w:fldChar w:fldCharType="end"/>
      </w:r>
      <w:r w:rsidR="000978A4" w:rsidRPr="00EA0C6E">
        <w:rPr>
          <w:rFonts w:cs="Times New Roman"/>
        </w:rPr>
      </w:r>
      <w:r w:rsidR="000978A4" w:rsidRPr="00EA0C6E">
        <w:rPr>
          <w:rFonts w:cs="Times New Roman"/>
        </w:rPr>
        <w:fldChar w:fldCharType="separate"/>
      </w:r>
      <w:r w:rsidR="00681A3C" w:rsidRPr="00EA0C6E">
        <w:rPr>
          <w:rFonts w:cs="Times New Roman"/>
          <w:noProof/>
        </w:rPr>
        <w:t>(</w:t>
      </w:r>
      <w:hyperlink w:anchor="_ENREF_14" w:tooltip="Debebe Kebede, 2025 #30" w:history="1">
        <w:r w:rsidR="007E65F5" w:rsidRPr="00EA0C6E">
          <w:rPr>
            <w:rStyle w:val="Hyperlink"/>
            <w:rFonts w:cs="Times New Roman"/>
          </w:rPr>
          <w:t>Debebe Kebede and Friedrich, 2025</w:t>
        </w:r>
      </w:hyperlink>
      <w:r w:rsidR="00681A3C" w:rsidRPr="00EA0C6E">
        <w:rPr>
          <w:rFonts w:cs="Times New Roman"/>
          <w:noProof/>
        </w:rPr>
        <w:t xml:space="preserve">, </w:t>
      </w:r>
      <w:hyperlink w:anchor="_ENREF_47" w:tooltip="Lawande, 2022 #24" w:history="1">
        <w:r w:rsidR="007E65F5" w:rsidRPr="00EA0C6E">
          <w:rPr>
            <w:rStyle w:val="Hyperlink"/>
            <w:rFonts w:cs="Times New Roman"/>
          </w:rPr>
          <w:t>Lawande et al., 2022</w:t>
        </w:r>
      </w:hyperlink>
      <w:r w:rsidR="00681A3C" w:rsidRPr="00EA0C6E">
        <w:rPr>
          <w:rFonts w:cs="Times New Roman"/>
          <w:noProof/>
        </w:rPr>
        <w:t>)</w:t>
      </w:r>
      <w:r w:rsidR="000978A4" w:rsidRPr="00EA0C6E">
        <w:rPr>
          <w:rFonts w:cs="Times New Roman"/>
        </w:rPr>
        <w:fldChar w:fldCharType="end"/>
      </w:r>
      <w:r w:rsidR="000978A4" w:rsidRPr="00EA0C6E">
        <w:rPr>
          <w:rFonts w:cs="Times New Roman"/>
        </w:rPr>
        <w:t xml:space="preserve">. </w:t>
      </w:r>
    </w:p>
    <w:p w14:paraId="28D81BD0" w14:textId="15A30949" w:rsidR="00D70681" w:rsidRPr="00EA0C6E" w:rsidRDefault="00020307" w:rsidP="00286093">
      <w:pPr>
        <w:rPr>
          <w:rFonts w:cs="Times New Roman"/>
        </w:rPr>
      </w:pPr>
      <w:r w:rsidRPr="00EA0C6E">
        <w:rPr>
          <w:rFonts w:cs="Times New Roman"/>
        </w:rPr>
        <w:t xml:space="preserve">Διαπιστώθηκε ότι ενώ υπάρχει μεγάλος αριθμός ερευνών πάνω στο σχεδιασμό μοντέλων εκκένωσης </w:t>
      </w:r>
      <w:r w:rsidR="007A6412" w:rsidRPr="00EA0C6E">
        <w:rPr>
          <w:rFonts w:cs="Times New Roman"/>
        </w:rPr>
        <w:fldChar w:fldCharType="begin">
          <w:fldData xml:space="preserve">PEVuZE5vdGU+PENpdGU+PEF1dGhvcj5BbGRhaGxhd2k8L0F1dGhvcj48WWVhcj4yMDI0PC9ZZWFy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</w:fldData>
        </w:fldChar>
      </w:r>
      <w:r w:rsidR="00A7682D" w:rsidRPr="00EA0C6E">
        <w:rPr>
          <w:rFonts w:cs="Times New Roman"/>
        </w:rPr>
        <w:instrText xml:space="preserve"> ADDIN EN.CITE </w:instrText>
      </w:r>
      <w:r w:rsidR="00A7682D" w:rsidRPr="00EA0C6E">
        <w:rPr>
          <w:rFonts w:cs="Times New Roman"/>
        </w:rPr>
        <w:fldChar w:fldCharType="begin">
          <w:fldData xml:space="preserve">PEVuZE5vdGU+PENpdGU+PEF1dGhvcj5BbGRhaGxhd2k8L0F1dGhvcj48WWVhcj4yMDI0PC9ZZWFy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</w:fldData>
        </w:fldChar>
      </w:r>
      <w:r w:rsidR="00A7682D" w:rsidRPr="00EA0C6E">
        <w:rPr>
          <w:rFonts w:cs="Times New Roman"/>
        </w:rPr>
        <w:instrText xml:space="preserve"> ADDIN EN.CITE.DATA </w:instrText>
      </w:r>
      <w:r w:rsidR="00A7682D" w:rsidRPr="00EA0C6E">
        <w:rPr>
          <w:rFonts w:cs="Times New Roman"/>
        </w:rPr>
      </w:r>
      <w:r w:rsidR="00A7682D" w:rsidRPr="00EA0C6E">
        <w:rPr>
          <w:rFonts w:cs="Times New Roman"/>
        </w:rPr>
        <w:fldChar w:fldCharType="end"/>
      </w:r>
      <w:r w:rsidR="007A6412" w:rsidRPr="00EA0C6E">
        <w:rPr>
          <w:rFonts w:cs="Times New Roman"/>
        </w:rPr>
      </w:r>
      <w:r w:rsidR="007A6412" w:rsidRPr="00EA0C6E">
        <w:rPr>
          <w:rFonts w:cs="Times New Roman"/>
        </w:rPr>
        <w:fldChar w:fldCharType="separate"/>
      </w:r>
      <w:r w:rsidR="00A7682D" w:rsidRPr="00EA0C6E">
        <w:rPr>
          <w:rFonts w:cs="Times New Roman"/>
          <w:noProof/>
        </w:rPr>
        <w:t>(</w:t>
      </w:r>
      <w:hyperlink w:anchor="_ENREF_1" w:tooltip="Aldahlawi, 2024 #13" w:history="1">
        <w:r w:rsidR="007E65F5" w:rsidRPr="00EA0C6E">
          <w:rPr>
            <w:rStyle w:val="Hyperlink"/>
            <w:rFonts w:cs="Times New Roman"/>
          </w:rPr>
          <w:t>Aldahlawi et al., 2024</w:t>
        </w:r>
      </w:hyperlink>
      <w:r w:rsidR="00A7682D" w:rsidRPr="00EA0C6E">
        <w:rPr>
          <w:rFonts w:cs="Times New Roman"/>
          <w:noProof/>
        </w:rPr>
        <w:t xml:space="preserve">, </w:t>
      </w:r>
      <w:hyperlink w:anchor="_ENREF_63" w:tooltip="Senanayake, 2024 #16" w:history="1">
        <w:r w:rsidR="007E65F5" w:rsidRPr="00EA0C6E">
          <w:rPr>
            <w:rStyle w:val="Hyperlink"/>
            <w:rFonts w:cs="Times New Roman"/>
          </w:rPr>
          <w:t>Senanayake et al., 2024</w:t>
        </w:r>
      </w:hyperlink>
      <w:r w:rsidR="00A7682D" w:rsidRPr="00EA0C6E">
        <w:rPr>
          <w:rFonts w:cs="Times New Roman"/>
          <w:noProof/>
        </w:rPr>
        <w:t xml:space="preserve">, </w:t>
      </w:r>
      <w:hyperlink w:anchor="_ENREF_70" w:tooltip="Sun, 2025 #17" w:history="1">
        <w:r w:rsidR="007E65F5" w:rsidRPr="00EA0C6E">
          <w:rPr>
            <w:rStyle w:val="Hyperlink"/>
            <w:rFonts w:cs="Times New Roman"/>
          </w:rPr>
          <w:t>Sun et al., 2025</w:t>
        </w:r>
      </w:hyperlink>
      <w:r w:rsidR="00A7682D" w:rsidRPr="00EA0C6E">
        <w:rPr>
          <w:rFonts w:cs="Times New Roman"/>
          <w:noProof/>
        </w:rPr>
        <w:t>)</w:t>
      </w:r>
      <w:r w:rsidR="007A6412" w:rsidRPr="00EA0C6E">
        <w:rPr>
          <w:rFonts w:cs="Times New Roman"/>
        </w:rPr>
        <w:fldChar w:fldCharType="end"/>
      </w:r>
      <w:r w:rsidR="007A6412" w:rsidRPr="00EA0C6E">
        <w:rPr>
          <w:rFonts w:cs="Times New Roman"/>
        </w:rPr>
        <w:t>, ένα μεγάλο ποσοστό αυτών αναφέρεται σε εκκένωση περιοχών πληγμένων από φυσικές καταστροφές, κι ένα μικρό μόνο ποσοστό αντιστοιχεί σε εκκένωση βιομηχανικών μονάδων.</w:t>
      </w:r>
      <w:r w:rsidR="00AB3602" w:rsidRPr="00EA0C6E">
        <w:rPr>
          <w:rFonts w:cs="Times New Roman"/>
        </w:rPr>
        <w:t xml:space="preserve"> Κατά την προσέγγιση αυτού του ζητήματος έχουν προταθεί μοντέλα εκκένωσης </w:t>
      </w:r>
      <w:r w:rsidR="00320B14" w:rsidRPr="00EA0C6E">
        <w:rPr>
          <w:rFonts w:cs="Times New Roman"/>
        </w:rPr>
        <w:t>με διάφορους τρόπους, όπως στατικ</w:t>
      </w:r>
      <w:r w:rsidR="00F53ABE" w:rsidRPr="00EA0C6E">
        <w:rPr>
          <w:rFonts w:cs="Times New Roman"/>
        </w:rPr>
        <w:t>ή ζώνη κινδύνου</w:t>
      </w:r>
      <w:r w:rsidR="00320B14" w:rsidRPr="00EA0C6E">
        <w:rPr>
          <w:rFonts w:cs="Times New Roman"/>
        </w:rPr>
        <w:t xml:space="preserve"> και</w:t>
      </w:r>
      <w:r w:rsidR="00F53ABE" w:rsidRPr="00EA0C6E">
        <w:rPr>
          <w:rFonts w:cs="Times New Roman"/>
        </w:rPr>
        <w:t xml:space="preserve"> στατική</w:t>
      </w:r>
      <w:r w:rsidR="00320B14" w:rsidRPr="00EA0C6E">
        <w:rPr>
          <w:rFonts w:cs="Times New Roman"/>
        </w:rPr>
        <w:t xml:space="preserve"> δρομολόγηση </w:t>
      </w:r>
      <w:r w:rsidR="00320B14" w:rsidRPr="00EA0C6E">
        <w:rPr>
          <w:rFonts w:cs="Times New Roman"/>
        </w:rPr>
        <w:fldChar w:fldCharType="begin"/>
      </w:r>
      <w:r w:rsidR="00320B14" w:rsidRPr="00EA0C6E">
        <w:rPr>
          <w:rFonts w:cs="Times New Roman"/>
        </w:rPr>
        <w:instrText xml:space="preserve"> ADDIN EN.CITE &lt;EndNote&gt;&lt;Cite&gt;&lt;Author&gt;Issa&lt;/Author&gt;&lt;Year&gt;2024&lt;/Year&gt;&lt;RecNum&gt;6&lt;/RecNum&gt;&lt;DisplayText&gt;(Issa,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320B14" w:rsidRPr="00EA0C6E">
        <w:rPr>
          <w:rFonts w:cs="Times New Roman"/>
        </w:rPr>
        <w:fldChar w:fldCharType="separate"/>
      </w:r>
      <w:r w:rsidR="00320B14" w:rsidRPr="00EA0C6E">
        <w:rPr>
          <w:rFonts w:cs="Times New Roman"/>
          <w:noProof/>
        </w:rPr>
        <w:t>(</w:t>
      </w:r>
      <w:hyperlink w:anchor="_ENREF_32" w:tooltip="Issa, 2024 #6" w:history="1">
        <w:r w:rsidR="007E65F5" w:rsidRPr="00EA0C6E">
          <w:rPr>
            <w:rStyle w:val="Hyperlink"/>
            <w:rFonts w:cs="Times New Roman"/>
          </w:rPr>
          <w:t>Issa, 2024</w:t>
        </w:r>
      </w:hyperlink>
      <w:r w:rsidR="00320B14" w:rsidRPr="00EA0C6E">
        <w:rPr>
          <w:rFonts w:cs="Times New Roman"/>
          <w:noProof/>
        </w:rPr>
        <w:t>)</w:t>
      </w:r>
      <w:r w:rsidR="00320B14" w:rsidRPr="00EA0C6E">
        <w:rPr>
          <w:rFonts w:cs="Times New Roman"/>
        </w:rPr>
        <w:fldChar w:fldCharType="end"/>
      </w:r>
      <w:r w:rsidR="00320B14" w:rsidRPr="00EA0C6E">
        <w:rPr>
          <w:rFonts w:cs="Times New Roman"/>
        </w:rPr>
        <w:t>, με δυναμικ</w:t>
      </w:r>
      <w:r w:rsidR="00F53ABE" w:rsidRPr="00EA0C6E">
        <w:rPr>
          <w:rFonts w:cs="Times New Roman"/>
        </w:rPr>
        <w:t>ή</w:t>
      </w:r>
      <w:r w:rsidR="00320B14" w:rsidRPr="00EA0C6E">
        <w:rPr>
          <w:rFonts w:cs="Times New Roman"/>
        </w:rPr>
        <w:t xml:space="preserve"> </w:t>
      </w:r>
      <w:r w:rsidR="00F53ABE" w:rsidRPr="00EA0C6E">
        <w:rPr>
          <w:rFonts w:cs="Times New Roman"/>
        </w:rPr>
        <w:t>ζώνη κινδύνου</w:t>
      </w:r>
      <w:r w:rsidR="00320B14" w:rsidRPr="00EA0C6E">
        <w:rPr>
          <w:rFonts w:cs="Times New Roman"/>
        </w:rPr>
        <w:t xml:space="preserve"> και τροποποιημένη δρομολόγηση από στατική σε δυναμική </w:t>
      </w:r>
      <w:r w:rsidR="00320B14" w:rsidRPr="00EA0C6E">
        <w:rPr>
          <w:rFonts w:cs="Times New Roman"/>
        </w:rPr>
        <w:fldChar w:fldCharType="begin"/>
      </w:r>
      <w:r w:rsidR="00320B14" w:rsidRPr="00EA0C6E">
        <w:rPr>
          <w:rFonts w:cs="Times New Roman"/>
        </w:rPr>
        <w:instrText xml:space="preserve"> ADDIN EN.CITE &lt;EndNote&gt;&lt;Cite&gt;&lt;Author&gt;Kim&lt;/Author&gt;&lt;Year&gt;2026&lt;/Year&gt;&lt;RecNum&gt;27&lt;/RecNum&gt;&lt;DisplayText&gt;(Kim et al., 2026)&lt;/DisplayText&gt;&lt;record&gt;&lt;rec-number&gt;27&lt;/rec-number&gt;&lt;foreign-keys&gt;&lt;key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EndNote&gt;</w:instrText>
      </w:r>
      <w:r w:rsidR="00320B14" w:rsidRPr="00EA0C6E">
        <w:rPr>
          <w:rFonts w:cs="Times New Roman"/>
        </w:rPr>
        <w:fldChar w:fldCharType="separate"/>
      </w:r>
      <w:r w:rsidR="00320B14" w:rsidRPr="00EA0C6E">
        <w:rPr>
          <w:rFonts w:cs="Times New Roman"/>
          <w:noProof/>
        </w:rPr>
        <w:t>(</w:t>
      </w:r>
      <w:hyperlink w:anchor="_ENREF_41" w:tooltip="Kim, 2026 #27" w:history="1">
        <w:r w:rsidR="007E65F5" w:rsidRPr="00EA0C6E">
          <w:rPr>
            <w:rStyle w:val="Hyperlink"/>
            <w:rFonts w:cs="Times New Roman"/>
          </w:rPr>
          <w:t>Kim et al., 2026</w:t>
        </w:r>
      </w:hyperlink>
      <w:r w:rsidR="00320B14" w:rsidRPr="00EA0C6E">
        <w:rPr>
          <w:rFonts w:cs="Times New Roman"/>
          <w:noProof/>
        </w:rPr>
        <w:t>)</w:t>
      </w:r>
      <w:r w:rsidR="00320B14" w:rsidRPr="00EA0C6E">
        <w:rPr>
          <w:rFonts w:cs="Times New Roman"/>
        </w:rPr>
        <w:fldChar w:fldCharType="end"/>
      </w:r>
      <w:r w:rsidR="00F53ABE" w:rsidRPr="00EA0C6E">
        <w:rPr>
          <w:rFonts w:cs="Times New Roman"/>
        </w:rPr>
        <w:t xml:space="preserve">, ή με δυναμική ζώνη κινδύνου και δυναμική δρομολόγηση </w:t>
      </w:r>
      <w:r w:rsidR="00F53ABE" w:rsidRPr="00EA0C6E">
        <w:rPr>
          <w:rFonts w:cs="Times New Roman"/>
        </w:rPr>
        <w:fldChar w:fldCharType="begin"/>
      </w:r>
      <w:r w:rsidR="00F53ABE" w:rsidRPr="00EA0C6E">
        <w:rPr>
          <w:rFonts w:cs="Times New Roman"/>
        </w:rPr>
        <w:instrText xml:space="preserve"> ADDIN EN.CITE &lt;EndNote&gt;&lt;Cite&gt;&lt;Author&gt;He&lt;/Author&gt;&lt;Year&gt;2024&lt;/Year&gt;&lt;RecNum&gt;29&lt;/RecNum&gt;&lt;DisplayText&gt;(He et al., 2024)&lt;/DisplayText&gt;&lt;record&gt;&lt;rec-number&gt;29&lt;/rec-number&gt;&lt;foreign-keys&gt;&lt;key app="EN" db-id="dxs5p5de0w55t0erd255s0tbrzsd22z0ts0d" timestamp="1770640894"&gt;29&lt;/key&gt;&lt;/foreign-keys&gt;&lt;ref-type name="Journal Article"&gt;17&lt;/ref-type&gt;&lt;contributors&gt;&lt;authors&gt;&lt;author&gt;He, Zhichao&lt;/author&gt;&lt;author&gt;Shen, Kaixin&lt;/author&gt;&lt;author&gt;Lan, Meng&lt;/author&gt;&lt;author&gt;Weng, Wenguo&lt;/author&gt;&lt;/authors&gt;&lt;/contributors&gt;&lt;titles&gt;&lt;title&gt;An evacuation path planning method for multi-hazard accidents in chemical industries based on risk perception&lt;/title&gt;&lt;secondary-title&gt;Reliability Engineering &amp;amp; System Safety&lt;/secondary-title&gt;&lt;/titles&gt;&lt;periodical&gt;&lt;full-title&gt;Reliability Engineering &amp;amp; System Safety&lt;/full-title&gt;&lt;/periodical&gt;&lt;pages&gt;109912&lt;/pages&gt;&lt;volume&gt;244&lt;/volume&gt;&lt;keywords&gt;&lt;keyword&gt;Emergency evacuation&lt;/keyword&gt;&lt;keyword&gt;Multi-hazard accident&lt;/keyword&gt;&lt;keyword&gt;Risk analysis&lt;/keyword&gt;&lt;keyword&gt;Chemical industry&lt;/keyword&gt;&lt;keyword&gt;D* algorithm&lt;/keyword&gt;&lt;/keywords&gt;&lt;dates&gt;&lt;year&gt;2024&lt;/year&gt;&lt;pub-dates&gt;&lt;date&gt;2024/04/01/&lt;/date&gt;&lt;/pub-dates&gt;&lt;/dates&gt;&lt;isbn&gt;0951-8320&lt;/isbn&gt;&lt;urls&gt;&lt;related-urls&gt;&lt;url&gt;https://www.sciencedirect.com/science/article/pii/S0951832023008268&lt;/url&gt;&lt;/related-urls&gt;&lt;/urls&gt;&lt;electronic-resource-num&gt;https://doi.org/10.1016/j.ress.2023.109912&lt;/electronic-resource-num&gt;&lt;/record&gt;&lt;/Cite&gt;&lt;/EndNote&gt;</w:instrText>
      </w:r>
      <w:r w:rsidR="00F53ABE" w:rsidRPr="00EA0C6E">
        <w:rPr>
          <w:rFonts w:cs="Times New Roman"/>
        </w:rPr>
        <w:fldChar w:fldCharType="separate"/>
      </w:r>
      <w:r w:rsidR="00F53ABE" w:rsidRPr="00EA0C6E">
        <w:rPr>
          <w:rFonts w:cs="Times New Roman"/>
          <w:noProof/>
        </w:rPr>
        <w:t>(</w:t>
      </w:r>
      <w:hyperlink w:anchor="_ENREF_23" w:tooltip="He, 2024 #29" w:history="1">
        <w:r w:rsidR="007E65F5" w:rsidRPr="00EA0C6E">
          <w:rPr>
            <w:rStyle w:val="Hyperlink"/>
            <w:rFonts w:cs="Times New Roman"/>
          </w:rPr>
          <w:t>He et al., 2024</w:t>
        </w:r>
      </w:hyperlink>
      <w:r w:rsidR="00F53ABE" w:rsidRPr="00EA0C6E">
        <w:rPr>
          <w:rFonts w:cs="Times New Roman"/>
          <w:noProof/>
        </w:rPr>
        <w:t>)</w:t>
      </w:r>
      <w:r w:rsidR="00F53ABE" w:rsidRPr="00EA0C6E">
        <w:rPr>
          <w:rFonts w:cs="Times New Roman"/>
        </w:rPr>
        <w:fldChar w:fldCharType="end"/>
      </w:r>
      <w:r w:rsidR="00F53ABE" w:rsidRPr="00EA0C6E">
        <w:rPr>
          <w:rFonts w:cs="Times New Roman"/>
        </w:rPr>
        <w:t xml:space="preserve">. Πέραν ωστόσο </w:t>
      </w:r>
      <w:r w:rsidR="008E07C0" w:rsidRPr="00EA0C6E">
        <w:rPr>
          <w:rFonts w:cs="Times New Roman"/>
        </w:rPr>
        <w:t>του τρόπου</w:t>
      </w:r>
      <w:r w:rsidR="00F53ABE" w:rsidRPr="00EA0C6E">
        <w:rPr>
          <w:rFonts w:cs="Times New Roman"/>
        </w:rPr>
        <w:t xml:space="preserve"> δρομολόγησης και</w:t>
      </w:r>
      <w:r w:rsidR="009B1EC8" w:rsidRPr="00EA0C6E">
        <w:rPr>
          <w:rFonts w:cs="Times New Roman"/>
        </w:rPr>
        <w:t xml:space="preserve"> της</w:t>
      </w:r>
      <w:r w:rsidR="00F53ABE" w:rsidRPr="00EA0C6E">
        <w:rPr>
          <w:rFonts w:cs="Times New Roman"/>
        </w:rPr>
        <w:t xml:space="preserve"> </w:t>
      </w:r>
      <w:r w:rsidR="008E07C0" w:rsidRPr="00EA0C6E">
        <w:rPr>
          <w:rFonts w:cs="Times New Roman"/>
        </w:rPr>
        <w:t>φύσεως της ζώνης κινδύνου, πολύ σημαντική είναι και η ταυτόχρονη μελέτη τ</w:t>
      </w:r>
      <w:r w:rsidR="00103A53" w:rsidRPr="00EA0C6E">
        <w:rPr>
          <w:rFonts w:cs="Times New Roman"/>
        </w:rPr>
        <w:t xml:space="preserve">ων σωματικών επιπτώσεων που επιφέρουν οι κίνδυνοι στη φυσιολογία </w:t>
      </w:r>
      <w:r w:rsidR="008E07C0" w:rsidRPr="00EA0C6E">
        <w:rPr>
          <w:rFonts w:cs="Times New Roman"/>
        </w:rPr>
        <w:t xml:space="preserve">των προσβεβλημένων. </w:t>
      </w:r>
      <w:r w:rsidR="002B1F22" w:rsidRPr="00EA0C6E">
        <w:rPr>
          <w:rFonts w:cs="Times New Roman"/>
        </w:rPr>
        <w:t>Ενδεικτικά, σ</w:t>
      </w:r>
      <w:r w:rsidR="008E07C0" w:rsidRPr="00EA0C6E">
        <w:rPr>
          <w:rFonts w:cs="Times New Roman"/>
        </w:rPr>
        <w:t xml:space="preserve">τα πιο σύνθετα μοντέλα των ανωτέρω ερευνών δεν δίνεται έμφαση στις ατομικές ιδιότητες των εμπλεκομένων, όπως γίνεται στα απλούστερα. </w:t>
      </w:r>
      <w:r w:rsidR="002B1F22" w:rsidRPr="00EA0C6E">
        <w:rPr>
          <w:rFonts w:cs="Times New Roman"/>
        </w:rPr>
        <w:t>Επομένως, συμπεραίνεται ότι υπάρχει βιβλιογραφικό κενό στα μοντέλα εκκένωσης με δυναμική δρομολόγηση βασισμένη</w:t>
      </w:r>
      <w:r w:rsidR="00103A53" w:rsidRPr="00EA0C6E">
        <w:rPr>
          <w:rFonts w:cs="Times New Roman"/>
        </w:rPr>
        <w:t xml:space="preserve"> σε προβλέψεις της έκθεσης των εμπλεκομένων σε κινδύνους, και ειδικότερα σε τοξικό φορτίο.</w:t>
      </w:r>
    </w:p>
    <w:p w14:paraId="743C2250" w14:textId="77777777" w:rsidR="004B02E2" w:rsidRPr="00EA0C6E" w:rsidRDefault="004B02E2" w:rsidP="00444FDB">
      <w:pPr>
        <w:rPr>
          <w:rFonts w:cs="Times New Roman"/>
        </w:rPr>
      </w:pPr>
    </w:p>
    <w:p w14:paraId="1A41CC2B" w14:textId="77777777" w:rsidR="00817CBF" w:rsidRPr="00EA0C6E" w:rsidRDefault="00182A4F" w:rsidP="00444FDB">
      <w:pPr>
        <w:rPr>
          <w:rFonts w:cs="Times New Roman"/>
          <w:i/>
          <w:iCs/>
        </w:rPr>
      </w:pPr>
      <w:commentRangeStart w:id="10"/>
      <w:r w:rsidRPr="00EA0C6E">
        <w:rPr>
          <w:rFonts w:cs="Times New Roman"/>
          <w:i/>
          <w:iCs/>
        </w:rPr>
        <w:t>Με ποιους αλγορίθμους μπορεί να επιτευχθεί η δυναμική δρομολόγηση στα μοντέλα εκκένωσης, πώς αξιοποι</w:t>
      </w:r>
      <w:r w:rsidR="00817CBF" w:rsidRPr="00EA0C6E">
        <w:rPr>
          <w:rFonts w:cs="Times New Roman"/>
          <w:i/>
          <w:iCs/>
        </w:rPr>
        <w:t>είται η κάθε κατηγορία</w:t>
      </w:r>
      <w:r w:rsidRPr="00EA0C6E">
        <w:rPr>
          <w:rFonts w:cs="Times New Roman"/>
          <w:i/>
          <w:iCs/>
        </w:rPr>
        <w:t xml:space="preserve"> αλγορίθμων, και σε ποιο βαθμό οι προσεγγίσεις αυτές έχουν εφαρμοστεί</w:t>
      </w:r>
      <w:commentRangeEnd w:id="10"/>
      <w:r w:rsidR="005A60ED" w:rsidRPr="00EA0C6E">
        <w:rPr>
          <w:rStyle w:val="CommentReference"/>
          <w:rFonts w:cs="Times New Roman"/>
          <w:i/>
          <w:iCs/>
          <w:sz w:val="24"/>
          <w:szCs w:val="22"/>
        </w:rPr>
        <w:commentReference w:id="10"/>
      </w:r>
      <w:r w:rsidRPr="00EA0C6E">
        <w:rPr>
          <w:rFonts w:cs="Times New Roman"/>
          <w:i/>
          <w:iCs/>
        </w:rPr>
        <w:t>;</w:t>
      </w:r>
    </w:p>
    <w:p w14:paraId="2796A5B3" w14:textId="0E6F9765" w:rsidR="001B34B6" w:rsidRPr="00EA0C6E" w:rsidRDefault="00D1595A" w:rsidP="00444FDB">
      <w:pPr>
        <w:rPr>
          <w:rFonts w:cs="Times New Roman"/>
        </w:rPr>
      </w:pPr>
      <w:r w:rsidRPr="00EA0C6E">
        <w:rPr>
          <w:rFonts w:cs="Times New Roman"/>
        </w:rPr>
        <w:t xml:space="preserve">Η δυναμική δρομολόγηση των εμπλεκομένων μπορεί να επιτευχθεί με πληθώρα </w:t>
      </w:r>
      <w:r w:rsidR="008868F9" w:rsidRPr="00EA0C6E">
        <w:rPr>
          <w:rFonts w:cs="Times New Roman"/>
        </w:rPr>
        <w:t>αλγορίθμων</w:t>
      </w:r>
      <w:r w:rsidRPr="00EA0C6E">
        <w:rPr>
          <w:rFonts w:cs="Times New Roman"/>
        </w:rPr>
        <w:t>.</w:t>
      </w:r>
      <w:r w:rsidR="008868F9" w:rsidRPr="00EA0C6E">
        <w:rPr>
          <w:rFonts w:cs="Times New Roman"/>
        </w:rPr>
        <w:t xml:space="preserve"> Πέραν των </w:t>
      </w:r>
      <w:r w:rsidR="00467F14" w:rsidRPr="00EA0C6E">
        <w:rPr>
          <w:rFonts w:cs="Times New Roman"/>
        </w:rPr>
        <w:t>καθαρά δυναμικών αλγορίθμων, δύναται να τροποποιηθούν και οι στατικοί, προκειμένου να συμπεριλάβουν τυχόν αλλαγές στα εμπόδια και τις διαδρομές</w:t>
      </w:r>
      <w:r w:rsidR="002E6280" w:rsidRPr="00EA0C6E">
        <w:rPr>
          <w:rFonts w:cs="Times New Roman"/>
        </w:rPr>
        <w:t xml:space="preserve"> </w:t>
      </w:r>
      <w:r w:rsidR="002E6280" w:rsidRPr="00EA0C6E">
        <w:rPr>
          <w:rFonts w:cs="Times New Roman"/>
        </w:rPr>
        <w:fldChar w:fldCharType="begin"/>
      </w:r>
      <w:r w:rsidR="00386673" w:rsidRPr="00EA0C6E">
        <w:rPr>
          <w:rFonts w:cs="Times New Roman"/>
        </w:rPr>
        <w:instrText xml:space="preserve"> ADDIN EN.CITE &lt;EndNote&gt;&lt;Cite&gt;&lt;Author&gt;Lawande&lt;/Author&gt;&lt;Year&gt;2022&lt;/Year&gt;&lt;RecNum&gt;24&lt;/RecNum&gt;&lt;DisplayText&gt;(Lawande et al., 2022, Niu et al., 2021)&lt;/DisplayText&gt;&lt;record&gt;&lt;rec-number&gt;24&lt;/rec-number&gt;&lt;foreign-keys&gt;&lt;key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Cite&gt;&lt;Author&gt;Niu&lt;/Author&gt;&lt;Year&gt;2021&lt;/Year&gt;&lt;RecNum&gt;32&lt;/RecNum&gt;&lt;record&gt;&lt;rec-number&gt;32&lt;/rec-number&gt;&lt;foreign-keys&gt;&lt;key app="EN" db-id="dxs5p5de0w55t0erd255s0tbrzsd22z0ts0d" timestamp="1770650378"&gt;32&lt;/key&gt;&lt;/foreign-keys&gt;&lt;ref-type name="Journal Article"&gt;17&lt;/ref-type&gt;&lt;contributors&gt;&lt;authors&gt;&lt;author&gt;Niu, Chuanhu&lt;/author&gt;&lt;author&gt;Li, Aijuan&lt;/author&gt;&lt;author&gt;Huang, Xin&lt;/author&gt;&lt;author&gt;Li, Wei&lt;/author&gt;&lt;author&gt;Xu, Chuanyan&lt;/author&gt;&lt;/authors&gt;&lt;/contributors&gt;&lt;titles&gt;&lt;title&gt;Research on Global Dynamic Path Planning Method Based on Improved A  </w:instrText>
      </w:r>
      <w:r w:rsidR="00386673" w:rsidRPr="00EA0C6E">
        <w:rPr>
          <w:rFonts w:ascii="Cambria Math" w:hAnsi="Cambria Math" w:cs="Cambria Math"/>
        </w:rPr>
        <w:instrText>∗</w:instrText>
      </w:r>
      <w:r w:rsidR="00386673" w:rsidRPr="00EA0C6E">
        <w:rPr>
          <w:rFonts w:cs="Times New Roman"/>
        </w:rPr>
        <w:instrText xml:space="preserve"> Algorithm&lt;/title&gt;&lt;/titles&gt;&lt;pages&gt;4977041&lt;/pages&gt;&lt;volume&gt;2021&lt;/volume&gt;&lt;number&gt;1&lt;/number&gt;&lt;dates&gt;&lt;year&gt;2021&lt;/year&gt;&lt;/dates&gt;&lt;isbn&gt;1024-123X&lt;/isbn&gt;&lt;urls&gt;&lt;related-urls&gt;&lt;url&gt;https://onlinelibrary.wiley.com/doi/abs/10.1155/2021/4977041&lt;/url&gt;&lt;/related-urls&gt;&lt;/urls&gt;&lt;electronic-resource-num&gt;https://doi.org/10.1155/2021/4977041&lt;/electronic-resource-num&gt;&lt;/record&gt;&lt;/Cite&gt;&lt;/EndNote&gt;</w:instrText>
      </w:r>
      <w:r w:rsidR="002E6280" w:rsidRPr="00EA0C6E">
        <w:rPr>
          <w:rFonts w:cs="Times New Roman"/>
        </w:rPr>
        <w:fldChar w:fldCharType="separate"/>
      </w:r>
      <w:r w:rsidR="00386673" w:rsidRPr="00EA0C6E">
        <w:rPr>
          <w:rFonts w:cs="Times New Roman"/>
          <w:noProof/>
        </w:rPr>
        <w:t>(</w:t>
      </w:r>
      <w:hyperlink w:anchor="_ENREF_47" w:tooltip="Lawande, 2022 #24" w:history="1">
        <w:r w:rsidR="007E65F5" w:rsidRPr="00EA0C6E">
          <w:rPr>
            <w:rStyle w:val="Hyperlink"/>
            <w:rFonts w:cs="Times New Roman"/>
          </w:rPr>
          <w:t>Lawande et al., 2022</w:t>
        </w:r>
      </w:hyperlink>
      <w:r w:rsidR="00386673" w:rsidRPr="00EA0C6E">
        <w:rPr>
          <w:rFonts w:cs="Times New Roman"/>
          <w:noProof/>
        </w:rPr>
        <w:t xml:space="preserve">, </w:t>
      </w:r>
      <w:hyperlink w:anchor="_ENREF_56" w:tooltip="Niu, 2021 #32" w:history="1">
        <w:r w:rsidR="007E65F5" w:rsidRPr="00EA0C6E">
          <w:rPr>
            <w:rStyle w:val="Hyperlink"/>
            <w:rFonts w:cs="Times New Roman"/>
          </w:rPr>
          <w:t>Niu et al., 2021</w:t>
        </w:r>
      </w:hyperlink>
      <w:r w:rsidR="00386673" w:rsidRPr="00EA0C6E">
        <w:rPr>
          <w:rFonts w:cs="Times New Roman"/>
          <w:noProof/>
        </w:rPr>
        <w:t>)</w:t>
      </w:r>
      <w:r w:rsidR="002E6280" w:rsidRPr="00EA0C6E">
        <w:rPr>
          <w:rFonts w:cs="Times New Roman"/>
        </w:rPr>
        <w:fldChar w:fldCharType="end"/>
      </w:r>
      <w:r w:rsidR="00467F14" w:rsidRPr="00EA0C6E">
        <w:rPr>
          <w:rFonts w:cs="Times New Roman"/>
        </w:rPr>
        <w:t>.</w:t>
      </w:r>
      <w:r w:rsidR="002E6280" w:rsidRPr="00EA0C6E">
        <w:rPr>
          <w:rFonts w:cs="Times New Roman"/>
        </w:rPr>
        <w:t xml:space="preserve"> </w:t>
      </w:r>
      <w:r w:rsidR="003C51A9" w:rsidRPr="00EA0C6E">
        <w:rPr>
          <w:rFonts w:cs="Times New Roman"/>
        </w:rPr>
        <w:t>Ένας α</w:t>
      </w:r>
      <w:r w:rsidR="00FC6E85" w:rsidRPr="00EA0C6E">
        <w:rPr>
          <w:rFonts w:cs="Times New Roman"/>
        </w:rPr>
        <w:t xml:space="preserve">πό τους πιο διαδεδομένους δυναμικούς αλγορίθμους είναι </w:t>
      </w:r>
      <w:r w:rsidR="00793ABD" w:rsidRPr="00EA0C6E">
        <w:rPr>
          <w:rFonts w:cs="Times New Roman"/>
        </w:rPr>
        <w:t xml:space="preserve">ο </w:t>
      </w:r>
      <w:r w:rsidR="00793ABD" w:rsidRPr="00EA0C6E">
        <w:rPr>
          <w:rFonts w:cs="Times New Roman"/>
          <w:lang w:val="en-US"/>
        </w:rPr>
        <w:t>D</w:t>
      </w:r>
      <w:r w:rsidR="00793ABD" w:rsidRPr="00EA0C6E">
        <w:rPr>
          <w:rFonts w:cs="Times New Roman"/>
        </w:rPr>
        <w:t xml:space="preserve">* </w:t>
      </w:r>
      <w:r w:rsidR="00793ABD" w:rsidRPr="00EA0C6E">
        <w:rPr>
          <w:rFonts w:cs="Times New Roman"/>
        </w:rPr>
        <w:fldChar w:fldCharType="begin"/>
      </w:r>
      <w:r w:rsidR="00436E1E" w:rsidRPr="00EA0C6E">
        <w:rPr>
          <w:rFonts w:cs="Times New Roman"/>
        </w:rPr>
        <w:instrText xml:space="preserve"> ADDIN EN.CITE &lt;EndNote&gt;&lt;Cite&gt;&lt;Author&gt;Hu&lt;/Author&gt;&lt;Year&gt;2018&lt;/Year&gt;&lt;RecNum&gt;31&lt;/RecNum&gt;&lt;DisplayText&gt;(Hu et al., 2018, Trevena, 2015)&lt;/DisplayText&gt;&lt;record&gt;&lt;rec-number&gt;31&lt;/rec-number&gt;&lt;foreign-keys&gt;&lt;key app="EN" db-id="dxs5p5de0w55t0erd255s0tbrzsd22z0ts0d" timestamp="1770649885"&gt;31&lt;/key&gt;&lt;/foreign-keys&gt;&lt;ref-type name="Journal Article"&gt;17&lt;/ref-type&gt;&lt;contributors&gt;&lt;authors&gt;&lt;author&gt;Hu, Xuemin&lt;/author&gt;&lt;author&gt;Chen, Long&lt;/author&gt;&lt;author&gt;Tang, Bo&lt;/author&gt;&lt;author&gt;Cao, Dongpu&lt;/author&gt;&lt;author&gt;He, Haibo&lt;/author&gt;&lt;/authors&gt;&lt;/contributors&gt;&lt;titles&gt;&lt;title&gt;Dynamic path planning for autonomous driving on various roads with avoidance of static and moving obstacles&lt;/title&gt;&lt;secondary-title&gt;Mechanical Systems and Signal Processing&lt;/secondary-title&gt;&lt;/titles&gt;&lt;periodical&gt;&lt;full-title&gt;Mechanical Systems and Signal Processing&lt;/full-title&gt;&lt;/periodical&gt;&lt;pages&gt;482-500&lt;/pages&gt;&lt;volume&gt;100&lt;/volume&gt;&lt;keywords&gt;&lt;keyword&gt;Path planning&lt;/keyword&gt;&lt;keyword&gt;Path generation&lt;/keyword&gt;&lt;keyword&gt;Path selection&lt;/keyword&gt;&lt;keyword&gt;Obstacle avoidance&lt;/keyword&gt;&lt;keyword&gt;Autonomous driving&lt;/keyword&gt;&lt;/keywords&gt;&lt;dates&gt;&lt;year&gt;2018&lt;/year&gt;&lt;pub-dates&gt;&lt;date&gt;2018/02/01/&lt;/date&gt;&lt;/pub-dates&gt;&lt;/dates&gt;&lt;isbn&gt;0888-3270&lt;/isbn&gt;&lt;urls&gt;&lt;related-urls&gt;&lt;url&gt;https://www.sciencedirect.com/science/article/pii/S0888327017303825&lt;/url&gt;&lt;/related-urls&gt;&lt;/urls&gt;&lt;electronic-resource-num&gt;https://doi.org/10.1016/j.ymssp.2017.07.019&lt;/electronic-resource-num&gt;&lt;/record&gt;&lt;/Cite&gt;&lt;Cite&gt;&lt;Author&gt;Trevena&lt;/Author&gt;&lt;Year&gt;2015&lt;/Year&gt;&lt;RecNum&gt;36&lt;/RecNum&gt;&lt;record&gt;&lt;rec-number&gt;36&lt;/rec-number&gt;&lt;foreign-keys&gt;&lt;key app="EN" db-id="dxs5p5de0w55t0erd255s0tbrzsd22z0ts0d" timestamp="1770655790"&gt;36&lt;/key&gt;&lt;/foreign-keys&gt;&lt;ref-type name="Conference Proceedings"&gt;10&lt;/ref-type&gt;&lt;contributors&gt;&lt;authors&gt;&lt;author&gt;Trevena, Corey&lt;/author&gt;&lt;/authors&gt;&lt;/contributors&gt;&lt;titles&gt;&lt;title&gt;Algorithms Used in Pathfinding and Navigation Meshes 3 Concepts and Terminology : Basic Visual Representations&lt;/title&gt;&lt;/titles&gt;&lt;dates&gt;&lt;year&gt;2015&lt;/year&gt;&lt;/dates&gt;&lt;urls&gt;&lt;/urls&gt;&lt;/record&gt;&lt;/Cite&gt;&lt;/EndNote&gt;</w:instrText>
      </w:r>
      <w:r w:rsidR="00793ABD" w:rsidRPr="00EA0C6E">
        <w:rPr>
          <w:rFonts w:cs="Times New Roman"/>
        </w:rPr>
        <w:fldChar w:fldCharType="separate"/>
      </w:r>
      <w:r w:rsidR="00436E1E" w:rsidRPr="00EA0C6E">
        <w:rPr>
          <w:rFonts w:cs="Times New Roman"/>
          <w:noProof/>
        </w:rPr>
        <w:t>(</w:t>
      </w:r>
      <w:hyperlink w:anchor="_ENREF_29" w:tooltip="Hu, 2018 #31" w:history="1">
        <w:r w:rsidR="007E65F5" w:rsidRPr="00EA0C6E">
          <w:rPr>
            <w:rStyle w:val="Hyperlink"/>
            <w:rFonts w:cs="Times New Roman"/>
          </w:rPr>
          <w:t>Hu et al., 2018</w:t>
        </w:r>
      </w:hyperlink>
      <w:r w:rsidR="00436E1E" w:rsidRPr="00EA0C6E">
        <w:rPr>
          <w:rFonts w:cs="Times New Roman"/>
          <w:noProof/>
        </w:rPr>
        <w:t xml:space="preserve">, </w:t>
      </w:r>
      <w:hyperlink w:anchor="_ENREF_76" w:tooltip="Trevena, 2015 #36" w:history="1">
        <w:r w:rsidR="007E65F5" w:rsidRPr="00EA0C6E">
          <w:rPr>
            <w:rStyle w:val="Hyperlink"/>
            <w:rFonts w:cs="Times New Roman"/>
          </w:rPr>
          <w:t>Trevena, 2015</w:t>
        </w:r>
      </w:hyperlink>
      <w:r w:rsidR="00436E1E" w:rsidRPr="00EA0C6E">
        <w:rPr>
          <w:rFonts w:cs="Times New Roman"/>
          <w:noProof/>
        </w:rPr>
        <w:t>)</w:t>
      </w:r>
      <w:r w:rsidR="00793ABD" w:rsidRPr="00EA0C6E">
        <w:rPr>
          <w:rFonts w:cs="Times New Roman"/>
        </w:rPr>
        <w:fldChar w:fldCharType="end"/>
      </w:r>
      <w:r w:rsidR="00436E1E" w:rsidRPr="00EA0C6E">
        <w:rPr>
          <w:rFonts w:cs="Times New Roman"/>
        </w:rPr>
        <w:t>. Αυτός ο αλγόριθμος</w:t>
      </w:r>
      <w:r w:rsidR="00B4021F" w:rsidRPr="00EA0C6E">
        <w:rPr>
          <w:rFonts w:cs="Times New Roman"/>
        </w:rPr>
        <w:t xml:space="preserve"> αναπτύχθηκε </w:t>
      </w:r>
      <w:r w:rsidR="00FC6E85" w:rsidRPr="00EA0C6E">
        <w:rPr>
          <w:rFonts w:cs="Times New Roman"/>
        </w:rPr>
        <w:t>χρησιμοποιώντας ως βάση</w:t>
      </w:r>
      <w:r w:rsidR="00FE26F6" w:rsidRPr="00EA0C6E">
        <w:rPr>
          <w:rFonts w:cs="Times New Roman"/>
        </w:rPr>
        <w:t xml:space="preserve"> τον </w:t>
      </w:r>
      <w:r w:rsidR="00FE26F6" w:rsidRPr="00EA0C6E">
        <w:rPr>
          <w:rFonts w:cs="Times New Roman"/>
          <w:lang w:val="en-US"/>
        </w:rPr>
        <w:t>A</w:t>
      </w:r>
      <w:r w:rsidR="00FE26F6" w:rsidRPr="00EA0C6E">
        <w:rPr>
          <w:rFonts w:cs="Times New Roman"/>
        </w:rPr>
        <w:t>*</w:t>
      </w:r>
      <w:r w:rsidR="00FC6E85" w:rsidRPr="00EA0C6E">
        <w:rPr>
          <w:rFonts w:cs="Times New Roman"/>
        </w:rPr>
        <w:t xml:space="preserve">, </w:t>
      </w:r>
      <w:r w:rsidR="003C51A9" w:rsidRPr="00EA0C6E">
        <w:rPr>
          <w:rFonts w:cs="Times New Roman"/>
        </w:rPr>
        <w:t xml:space="preserve">με ειδοποιό διαφορά την προσθήκη </w:t>
      </w:r>
      <w:r w:rsidR="003C51A9" w:rsidRPr="00EA0C6E">
        <w:rPr>
          <w:rFonts w:cs="Times New Roman"/>
        </w:rPr>
        <w:lastRenderedPageBreak/>
        <w:t>ενός τμήματος κώδικα που, μετά από κάθε αλλαγή που επιβάλλεται στον χάρτη, επανεξετάζει</w:t>
      </w:r>
      <w:r w:rsidR="00C214C6" w:rsidRPr="00EA0C6E">
        <w:rPr>
          <w:rFonts w:cs="Times New Roman"/>
        </w:rPr>
        <w:t xml:space="preserve"> εάν το αρχικό μονοπάτι συνεχίζει να είναι το βέλτιστο, και </w:t>
      </w:r>
      <w:r w:rsidR="00686726" w:rsidRPr="00EA0C6E">
        <w:rPr>
          <w:rFonts w:cs="Times New Roman"/>
        </w:rPr>
        <w:t>εάν όχι, η διαδρομή υπολογίζεται εκ νέου</w:t>
      </w:r>
      <w:r w:rsidR="00C214C6" w:rsidRPr="00EA0C6E">
        <w:rPr>
          <w:rFonts w:cs="Times New Roman"/>
        </w:rPr>
        <w:t xml:space="preserve"> από το τρέχον σημείο, χωρίς να επηρεάζει την παρελθούσα διαδρομή </w:t>
      </w:r>
      <w:r w:rsidR="00C214C6" w:rsidRPr="00EA0C6E">
        <w:rPr>
          <w:rFonts w:cs="Times New Roman"/>
        </w:rPr>
        <w:fldChar w:fldCharType="begin"/>
      </w:r>
      <w:r w:rsidR="00C214C6" w:rsidRPr="00EA0C6E">
        <w:rPr>
          <w:rFonts w:cs="Times New Roman"/>
        </w:rPr>
        <w:instrText xml:space="preserve"> ADDIN EN.CITE &lt;EndNote&gt;&lt;Cite&gt;&lt;Author&gt;Stentz&lt;/Author&gt;&lt;Year&gt;1994&lt;/Year&gt;&lt;RecNum&gt;35&lt;/RecNum&gt;&lt;DisplayText&gt;(Stentz, 1994)&lt;/DisplayText&gt;&lt;record&gt;&lt;rec-number&gt;35&lt;/rec-number&gt;&lt;foreign-keys&gt;&lt;key app="EN" db-id="dxs5p5de0w55t0erd255s0tbrzsd22z0ts0d" timestamp="1770651072"&gt;35&lt;/key&gt;&lt;/foreign-keys&gt;&lt;ref-type name="Conference Proceedings"&gt;10&lt;/ref-type&gt;&lt;contributors&gt;&lt;authors&gt;&lt;author&gt;Stentz, Anthony&lt;/author&gt;&lt;/authors&gt;&lt;/contributors&gt;&lt;titles&gt;&lt;title&gt;The D* Algorithm for Real-Time Planning of Optimal Traverses&lt;/title&gt;&lt;/titles&gt;&lt;dates&gt;&lt;year&gt;1994&lt;/year&gt;&lt;/dates&gt;&lt;urls&gt;&lt;/urls&gt;&lt;/record&gt;&lt;/Cite&gt;&lt;/EndNote&gt;</w:instrText>
      </w:r>
      <w:r w:rsidR="00C214C6" w:rsidRPr="00EA0C6E">
        <w:rPr>
          <w:rFonts w:cs="Times New Roman"/>
        </w:rPr>
        <w:fldChar w:fldCharType="separate"/>
      </w:r>
      <w:r w:rsidR="00C214C6" w:rsidRPr="00EA0C6E">
        <w:rPr>
          <w:rFonts w:cs="Times New Roman"/>
          <w:noProof/>
        </w:rPr>
        <w:t>(</w:t>
      </w:r>
      <w:hyperlink w:anchor="_ENREF_68" w:tooltip="Stentz, 1994 #35" w:history="1">
        <w:r w:rsidR="007E65F5" w:rsidRPr="00EA0C6E">
          <w:rPr>
            <w:rStyle w:val="Hyperlink"/>
            <w:rFonts w:cs="Times New Roman"/>
          </w:rPr>
          <w:t>Stentz, 1994</w:t>
        </w:r>
      </w:hyperlink>
      <w:r w:rsidR="00C214C6" w:rsidRPr="00EA0C6E">
        <w:rPr>
          <w:rFonts w:cs="Times New Roman"/>
          <w:noProof/>
        </w:rPr>
        <w:t>)</w:t>
      </w:r>
      <w:r w:rsidR="00C214C6" w:rsidRPr="00EA0C6E">
        <w:rPr>
          <w:rFonts w:cs="Times New Roman"/>
        </w:rPr>
        <w:fldChar w:fldCharType="end"/>
      </w:r>
      <w:r w:rsidR="00C214C6" w:rsidRPr="00EA0C6E">
        <w:rPr>
          <w:rFonts w:cs="Times New Roman"/>
        </w:rPr>
        <w:t>.</w:t>
      </w:r>
      <w:r w:rsidR="00F0440F" w:rsidRPr="00EA0C6E">
        <w:rPr>
          <w:rFonts w:cs="Times New Roman"/>
        </w:rPr>
        <w:t xml:space="preserve"> </w:t>
      </w:r>
      <w:r w:rsidR="00020307" w:rsidRPr="00EA0C6E">
        <w:rPr>
          <w:rFonts w:cs="Times New Roman"/>
        </w:rPr>
        <w:t>Κ</w:t>
      </w:r>
      <w:r w:rsidR="00F0440F" w:rsidRPr="00EA0C6E">
        <w:rPr>
          <w:rFonts w:cs="Times New Roman"/>
        </w:rPr>
        <w:t xml:space="preserve">ατά τον σχεδιασμό μοντέλων εκκένωσης έχουν χρησιμοποιηθεί πολλές φορές τροποποιημένες εκφράσεις των στατικών αλγορίθμων </w:t>
      </w:r>
      <w:r w:rsidR="00F0440F" w:rsidRPr="00EA0C6E">
        <w:rPr>
          <w:rFonts w:cs="Times New Roman"/>
        </w:rPr>
        <w:fldChar w:fldCharType="begin"/>
      </w:r>
      <w:r w:rsidR="00677C8E" w:rsidRPr="00EA0C6E">
        <w:rPr>
          <w:rFonts w:cs="Times New Roman"/>
        </w:rPr>
        <w:instrText xml:space="preserve"> ADDIN EN.CITE &lt;EndNote&gt;&lt;Cite&gt;&lt;Author&gt;Fitrianie&lt;/Author&gt;&lt;Year&gt;2015&lt;/Year&gt;&lt;RecNum&gt;37&lt;/RecNum&gt;&lt;DisplayText&gt;(Fitrianie and Rothkrantz, 2015, Liu et al., 2023)&lt;/DisplayText&gt;&lt;record&gt;&lt;rec-number&gt;37&lt;/rec-number&gt;&lt;foreign-keys&gt;&lt;key app="EN" db-id="dxs5p5de0w55t0erd255s0tbrzsd22z0ts0d" timestamp="1770884760"&gt;37&lt;/key&gt;&lt;/foreign-keys&gt;&lt;ref-type name="Conference Proceedings"&gt;10&lt;/ref-type&gt;&lt;contributors&gt;&lt;authors&gt;&lt;author&gt;Fitrianie, Siska&lt;/author&gt;&lt;author&gt;Rothkrantz, Léon J. M.&lt;/author&gt;&lt;/authors&gt;&lt;/contributors&gt;&lt;titles&gt;&lt;title&gt;Dynamic Routing during Disaster Events&lt;/title&gt;&lt;secondary-title&gt;International Conference on Information Systems for Crisis Response and Management&lt;/secondary-title&gt;&lt;/titles&gt;&lt;dates&gt;&lt;year&gt;2015&lt;/year&gt;&lt;/dates&gt;&lt;urls&gt;&lt;/urls&gt;&lt;/record&gt;&lt;/Cite&gt;&lt;Cite&gt;&lt;Author&gt;Liu&lt;/Author&gt;&lt;Year&gt;2023&lt;/Year&gt;&lt;RecNum&gt;38&lt;/RecNum&gt;&lt;record&gt;&lt;rec-number&gt;38&lt;/rec-number&gt;&lt;foreign-keys&gt;&lt;key app="EN" db-id="dxs5p5de0w55t0erd255s0tbrzsd22z0ts0d" timestamp="1770919715"&gt;38&lt;/key&gt;&lt;/foreign-keys&gt;&lt;ref-type name="Journal Article"&gt;17&lt;/ref-type&gt;&lt;contributors&gt;&lt;authors&gt;&lt;author&gt;Liu, Linfan&lt;/author&gt;&lt;author&gt;Zhang, Huajun&lt;/author&gt;&lt;author&gt;Shi, Jun&lt;/author&gt;&lt;author&gt;Geng, Jianning&lt;/author&gt;&lt;/authors&gt;&lt;/contributors&gt;&lt;titles&gt;&lt;title&gt;Real-time evacuation route optimization in the fire scenarios of cruise ships&lt;/title&gt;&lt;secondary-title&gt;Simulation Modelling Practice and Theory&lt;/secondary-title&gt;&lt;/titles&gt;&lt;periodical&gt;&lt;full-title&gt;Simulation Modelling Practice and Theory&lt;/full-title&gt;&lt;/periodical&gt;&lt;pages&gt;102843&lt;/pages&gt;&lt;volume&gt;129&lt;/volume&gt;&lt;keywords&gt;&lt;keyword&gt;Cruise ship&lt;/keyword&gt;&lt;keyword&gt;Dijkstra algorithm&lt;/keyword&gt;&lt;keyword&gt;Evacuees&lt;/keyword&gt;&lt;keyword&gt;Fire simulation&lt;/keyword&gt;&lt;/keywords&gt;&lt;dates&gt;&lt;year&gt;2023&lt;/year&gt;&lt;pub-dates&gt;&lt;date&gt;2023/12/01/&lt;/date&gt;&lt;/pub-dates&gt;&lt;/dates&gt;&lt;isbn&gt;1569-190X&lt;/isbn&gt;&lt;urls&gt;&lt;related-urls&gt;&lt;url&gt;https://www.sciencedirect.com/science/article/pii/S1569190X2300120X&lt;/url&gt;&lt;/related-urls&gt;&lt;/urls&gt;&lt;electronic-resource-num&gt;https://doi.org/10.1016/j.simpat.2023.102843&lt;/electronic-resource-num&gt;&lt;/record&gt;&lt;/Cite&gt;&lt;/EndNote&gt;</w:instrText>
      </w:r>
      <w:r w:rsidR="00F0440F" w:rsidRPr="00EA0C6E">
        <w:rPr>
          <w:rFonts w:cs="Times New Roman"/>
        </w:rPr>
        <w:fldChar w:fldCharType="separate"/>
      </w:r>
      <w:r w:rsidR="00677C8E" w:rsidRPr="00EA0C6E">
        <w:rPr>
          <w:rFonts w:cs="Times New Roman"/>
          <w:noProof/>
        </w:rPr>
        <w:t>(</w:t>
      </w:r>
      <w:hyperlink w:anchor="_ENREF_18" w:tooltip="Fitrianie, 2015 #37" w:history="1">
        <w:r w:rsidR="007E65F5" w:rsidRPr="00EA0C6E">
          <w:rPr>
            <w:rStyle w:val="Hyperlink"/>
            <w:rFonts w:cs="Times New Roman"/>
          </w:rPr>
          <w:t>Fitrianie and Rothkrantz, 2015</w:t>
        </w:r>
      </w:hyperlink>
      <w:r w:rsidR="00677C8E" w:rsidRPr="00EA0C6E">
        <w:rPr>
          <w:rFonts w:cs="Times New Roman"/>
          <w:noProof/>
        </w:rPr>
        <w:t xml:space="preserve">, </w:t>
      </w:r>
      <w:hyperlink w:anchor="_ENREF_50" w:tooltip="Liu, 2023 #38" w:history="1">
        <w:r w:rsidR="007E65F5" w:rsidRPr="00EA0C6E">
          <w:rPr>
            <w:rStyle w:val="Hyperlink"/>
            <w:rFonts w:cs="Times New Roman"/>
          </w:rPr>
          <w:t>Liu et al., 2023</w:t>
        </w:r>
      </w:hyperlink>
      <w:r w:rsidR="00677C8E" w:rsidRPr="00EA0C6E">
        <w:rPr>
          <w:rFonts w:cs="Times New Roman"/>
          <w:noProof/>
        </w:rPr>
        <w:t>)</w:t>
      </w:r>
      <w:r w:rsidR="00F0440F" w:rsidRPr="00EA0C6E">
        <w:rPr>
          <w:rFonts w:cs="Times New Roman"/>
        </w:rPr>
        <w:fldChar w:fldCharType="end"/>
      </w:r>
      <w:r w:rsidR="009C7FAE" w:rsidRPr="00EA0C6E">
        <w:rPr>
          <w:rFonts w:cs="Times New Roman"/>
        </w:rPr>
        <w:t xml:space="preserve">. </w:t>
      </w:r>
      <w:r w:rsidR="002469C1" w:rsidRPr="00EA0C6E">
        <w:rPr>
          <w:rFonts w:cs="Times New Roman"/>
        </w:rPr>
        <w:t xml:space="preserve">Παρατηρήθηκε </w:t>
      </w:r>
      <w:r w:rsidR="00767AB3" w:rsidRPr="00EA0C6E">
        <w:rPr>
          <w:rFonts w:cs="Times New Roman"/>
        </w:rPr>
        <w:t xml:space="preserve">πως </w:t>
      </w:r>
      <w:r w:rsidR="00677C8E" w:rsidRPr="00EA0C6E">
        <w:rPr>
          <w:rFonts w:cs="Times New Roman"/>
        </w:rPr>
        <w:t>ελάχιστες</w:t>
      </w:r>
      <w:r w:rsidR="00767AB3" w:rsidRPr="00EA0C6E">
        <w:rPr>
          <w:rFonts w:cs="Times New Roman"/>
        </w:rPr>
        <w:t xml:space="preserve"> έρευν</w:t>
      </w:r>
      <w:r w:rsidR="00677C8E" w:rsidRPr="00EA0C6E">
        <w:rPr>
          <w:rFonts w:cs="Times New Roman"/>
        </w:rPr>
        <w:t>ες</w:t>
      </w:r>
      <w:r w:rsidR="00767AB3" w:rsidRPr="00EA0C6E">
        <w:rPr>
          <w:rFonts w:cs="Times New Roman"/>
        </w:rPr>
        <w:t xml:space="preserve"> </w:t>
      </w:r>
      <w:r w:rsidR="00767AB3" w:rsidRPr="00EA0C6E">
        <w:rPr>
          <w:rFonts w:cs="Times New Roman"/>
        </w:rPr>
        <w:fldChar w:fldCharType="begin">
          <w:fldData xml:space="preserve">PEVuZE5vdGU+PENpdGU+PEF1dGhvcj5IZTwvQXV0aG9yPjxZZWFyPjIwMjQ8L1llYXI+PFJlY051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</w:fldData>
        </w:fldChar>
      </w:r>
      <w:r w:rsidR="009C7FAE" w:rsidRPr="00EA0C6E">
        <w:rPr>
          <w:rFonts w:cs="Times New Roman"/>
        </w:rPr>
        <w:instrText xml:space="preserve"> ADDIN EN.CITE </w:instrText>
      </w:r>
      <w:r w:rsidR="009C7FAE" w:rsidRPr="00EA0C6E">
        <w:rPr>
          <w:rFonts w:cs="Times New Roman"/>
        </w:rPr>
        <w:fldChar w:fldCharType="begin">
          <w:fldData xml:space="preserve">PEVuZE5vdGU+PENpdGU+PEF1dGhvcj5IZTwvQXV0aG9yPjxZZWFyPjIwMjQ8L1llYXI+PFJlY051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</w:fldData>
        </w:fldChar>
      </w:r>
      <w:r w:rsidR="009C7FAE" w:rsidRPr="00EA0C6E">
        <w:rPr>
          <w:rFonts w:cs="Times New Roman"/>
        </w:rPr>
        <w:instrText xml:space="preserve"> ADDIN EN.CITE.DATA </w:instrText>
      </w:r>
      <w:r w:rsidR="009C7FAE" w:rsidRPr="00EA0C6E">
        <w:rPr>
          <w:rFonts w:cs="Times New Roman"/>
        </w:rPr>
      </w:r>
      <w:r w:rsidR="009C7FAE" w:rsidRPr="00EA0C6E">
        <w:rPr>
          <w:rFonts w:cs="Times New Roman"/>
        </w:rPr>
        <w:fldChar w:fldCharType="end"/>
      </w:r>
      <w:r w:rsidR="00767AB3" w:rsidRPr="00EA0C6E">
        <w:rPr>
          <w:rFonts w:cs="Times New Roman"/>
        </w:rPr>
      </w:r>
      <w:r w:rsidR="00767AB3" w:rsidRPr="00EA0C6E">
        <w:rPr>
          <w:rFonts w:cs="Times New Roman"/>
        </w:rPr>
        <w:fldChar w:fldCharType="separate"/>
      </w:r>
      <w:r w:rsidR="009C7FAE" w:rsidRPr="00EA0C6E">
        <w:rPr>
          <w:rFonts w:cs="Times New Roman"/>
          <w:noProof/>
        </w:rPr>
        <w:t>(</w:t>
      </w:r>
      <w:hyperlink w:anchor="_ENREF_23" w:tooltip="He, 2024 #29" w:history="1">
        <w:r w:rsidR="007E65F5" w:rsidRPr="00EA0C6E">
          <w:rPr>
            <w:rStyle w:val="Hyperlink"/>
            <w:rFonts w:cs="Times New Roman"/>
          </w:rPr>
          <w:t>He et al., 2024</w:t>
        </w:r>
      </w:hyperlink>
      <w:r w:rsidR="009C7FAE" w:rsidRPr="00EA0C6E">
        <w:rPr>
          <w:rFonts w:cs="Times New Roman"/>
          <w:noProof/>
        </w:rPr>
        <w:t xml:space="preserve">, </w:t>
      </w:r>
      <w:hyperlink w:anchor="_ENREF_48" w:tooltip="Lee, 2023 #41" w:history="1">
        <w:r w:rsidR="007E65F5" w:rsidRPr="00EA0C6E">
          <w:rPr>
            <w:rStyle w:val="Hyperlink"/>
            <w:rFonts w:cs="Times New Roman"/>
          </w:rPr>
          <w:t>Lee and Tsai, 2023</w:t>
        </w:r>
      </w:hyperlink>
      <w:r w:rsidR="009C7FAE" w:rsidRPr="00EA0C6E">
        <w:rPr>
          <w:rFonts w:cs="Times New Roman"/>
          <w:noProof/>
        </w:rPr>
        <w:t>)</w:t>
      </w:r>
      <w:r w:rsidR="00767AB3" w:rsidRPr="00EA0C6E">
        <w:rPr>
          <w:rFonts w:cs="Times New Roman"/>
        </w:rPr>
        <w:fldChar w:fldCharType="end"/>
      </w:r>
      <w:r w:rsidR="00767AB3" w:rsidRPr="00EA0C6E">
        <w:rPr>
          <w:rFonts w:cs="Times New Roman"/>
        </w:rPr>
        <w:t xml:space="preserve"> χρησιμοπ</w:t>
      </w:r>
      <w:r w:rsidR="009C7FAE" w:rsidRPr="00EA0C6E">
        <w:rPr>
          <w:rFonts w:cs="Times New Roman"/>
        </w:rPr>
        <w:t>οιούν</w:t>
      </w:r>
      <w:r w:rsidR="00767AB3" w:rsidRPr="00EA0C6E">
        <w:rPr>
          <w:rFonts w:cs="Times New Roman"/>
        </w:rPr>
        <w:t xml:space="preserve"> τον αλγόριθμο </w:t>
      </w:r>
      <w:r w:rsidR="00767AB3" w:rsidRPr="00EA0C6E">
        <w:rPr>
          <w:rFonts w:cs="Times New Roman"/>
          <w:lang w:val="en-US"/>
        </w:rPr>
        <w:t>D</w:t>
      </w:r>
      <w:r w:rsidR="00767AB3" w:rsidRPr="00EA0C6E">
        <w:rPr>
          <w:rFonts w:cs="Times New Roman"/>
        </w:rPr>
        <w:t>*</w:t>
      </w:r>
      <w:r w:rsidR="009C7FAE" w:rsidRPr="00EA0C6E">
        <w:rPr>
          <w:rFonts w:cs="Times New Roman"/>
        </w:rPr>
        <w:t xml:space="preserve">, ή τη βελτιωμένη </w:t>
      </w:r>
      <w:r w:rsidR="009C7FAE" w:rsidRPr="00EA0C6E">
        <w:rPr>
          <w:rFonts w:cs="Times New Roman"/>
          <w:lang w:val="en-US"/>
        </w:rPr>
        <w:t>D</w:t>
      </w:r>
      <w:r w:rsidR="009C7FAE" w:rsidRPr="00EA0C6E">
        <w:rPr>
          <w:rFonts w:cs="Times New Roman"/>
        </w:rPr>
        <w:t>*</w:t>
      </w:r>
      <w:r w:rsidR="009C7FAE" w:rsidRPr="00EA0C6E">
        <w:rPr>
          <w:rFonts w:cs="Times New Roman"/>
          <w:lang w:val="en-US"/>
        </w:rPr>
        <w:t>lite</w:t>
      </w:r>
      <w:r w:rsidR="009C7FAE" w:rsidRPr="00EA0C6E">
        <w:rPr>
          <w:rFonts w:cs="Times New Roman"/>
        </w:rPr>
        <w:t xml:space="preserve"> εκδοχή </w:t>
      </w:r>
      <w:r w:rsidR="002469C1" w:rsidRPr="00EA0C6E">
        <w:rPr>
          <w:rFonts w:cs="Times New Roman"/>
        </w:rPr>
        <w:t>των</w:t>
      </w:r>
      <w:r w:rsidR="009C7FAE" w:rsidRPr="00EA0C6E">
        <w:rPr>
          <w:rFonts w:cs="Times New Roman"/>
        </w:rPr>
        <w:t xml:space="preserve"> </w:t>
      </w:r>
      <w:hyperlink w:anchor="_ENREF_43" w:tooltip="Koenig, 2002 #42"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AuthorYear="1"&gt;&lt;Author&gt;Koenig&lt;/Author&gt;&lt;Year&gt;2002&lt;/Year&gt;&lt;RecNum&gt;42&lt;/RecNum&gt;&lt;DisplayText&gt;Koenig and Likhachev (2002)&lt;/DisplayText&gt;&lt;record&gt;&lt;rec-number&gt;42&lt;/rec-number&gt;&lt;foreign-keys&gt;&lt;key app="EN" db-id="dxs5p5de0w55t0erd255s0tbrzsd22z0ts0d" timestamp="1770975065"&gt;42&lt;/key&gt;&lt;/foreign-keys&gt;&lt;ref-type name="Book"&gt;6&lt;/ref-type&gt;&lt;contributors&gt;&lt;authors&gt;&lt;author&gt;Koenig, Sven&lt;/author&gt;&lt;author&gt;Likhachev, Maxim&lt;/author&gt;&lt;/authors&gt;&lt;/contributors&gt;&lt;titles&gt;&lt;title&gt;D*Lite&lt;/title&gt;&lt;alt-title&gt;Proceedings of the National Conference on Artificial Intelligence&lt;/alt-title&gt;&lt;/titles&gt;&lt;pages&gt;476-483&lt;/pages&gt;&lt;dates&gt;&lt;year&gt;2002&lt;/year&gt;&lt;/dates&gt;&lt;urls&gt;&lt;/urls&gt;&lt;/record&gt;&lt;/Cite&gt;&lt;/EndNote&gt;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Koenig and Likhachev (2002)</w:t>
        </w:r>
        <w:r w:rsidR="007E65F5" w:rsidRPr="00EA0C6E">
          <w:rPr>
            <w:rStyle w:val="Hyperlink"/>
            <w:rFonts w:cs="Times New Roman"/>
          </w:rPr>
          <w:fldChar w:fldCharType="end"/>
        </w:r>
      </w:hyperlink>
      <w:r w:rsidR="009C7FAE" w:rsidRPr="00EA0C6E">
        <w:rPr>
          <w:rFonts w:cs="Times New Roman"/>
        </w:rPr>
        <w:t>,</w:t>
      </w:r>
      <w:r w:rsidR="00767AB3" w:rsidRPr="00EA0C6E">
        <w:rPr>
          <w:rFonts w:cs="Times New Roman"/>
        </w:rPr>
        <w:t xml:space="preserve"> για την εύρεση της διαδρομής εκκένωσης των εμπλεκομένων</w:t>
      </w:r>
      <w:r w:rsidR="009C7FAE" w:rsidRPr="00EA0C6E">
        <w:rPr>
          <w:rFonts w:cs="Times New Roman"/>
        </w:rPr>
        <w:t xml:space="preserve">, </w:t>
      </w:r>
      <w:r w:rsidR="002469C1" w:rsidRPr="00EA0C6E">
        <w:rPr>
          <w:rFonts w:cs="Times New Roman"/>
        </w:rPr>
        <w:t>εκ των οποίων μόνο μία αφορά βιομηχανική εγκατάσταση</w:t>
      </w:r>
      <w:r w:rsidR="00767AB3" w:rsidRPr="00EA0C6E">
        <w:rPr>
          <w:rFonts w:cs="Times New Roman"/>
        </w:rPr>
        <w:t>.</w:t>
      </w:r>
      <w:r w:rsidR="009C7FAE" w:rsidRPr="00EA0C6E">
        <w:rPr>
          <w:rFonts w:cs="Times New Roman"/>
        </w:rPr>
        <w:t xml:space="preserve"> </w:t>
      </w:r>
      <w:r w:rsidR="001B34B6" w:rsidRPr="00EA0C6E">
        <w:rPr>
          <w:rFonts w:cs="Times New Roman"/>
        </w:rPr>
        <w:t>Επιπλέον, μία άλλη κατηγορία δυναμικών αλγορίθμων που χρησιμοποιούνται στο</w:t>
      </w:r>
      <w:r w:rsidR="002469C1" w:rsidRPr="00EA0C6E">
        <w:rPr>
          <w:rFonts w:cs="Times New Roman"/>
        </w:rPr>
        <w:t>ν</w:t>
      </w:r>
      <w:r w:rsidR="001B34B6" w:rsidRPr="00EA0C6E">
        <w:rPr>
          <w:rFonts w:cs="Times New Roman"/>
        </w:rPr>
        <w:t xml:space="preserve"> σχεδιασμό μοντέλων εκκένωσης είναι οι </w:t>
      </w:r>
      <w:r w:rsidR="002469C1" w:rsidRPr="00EA0C6E">
        <w:rPr>
          <w:rFonts w:cs="Times New Roman"/>
        </w:rPr>
        <w:t>μεταευρετικοί (</w:t>
      </w:r>
      <w:r w:rsidR="002469C1" w:rsidRPr="00EA0C6E">
        <w:rPr>
          <w:rFonts w:cs="Times New Roman"/>
          <w:lang w:val="en-US"/>
        </w:rPr>
        <w:t>meta</w:t>
      </w:r>
      <w:r w:rsidR="002469C1" w:rsidRPr="00EA0C6E">
        <w:rPr>
          <w:rFonts w:cs="Times New Roman"/>
        </w:rPr>
        <w:t>-</w:t>
      </w:r>
      <w:r w:rsidR="002469C1" w:rsidRPr="00EA0C6E">
        <w:rPr>
          <w:rFonts w:cs="Times New Roman"/>
          <w:lang w:val="en-US"/>
        </w:rPr>
        <w:t>heuristics</w:t>
      </w:r>
      <w:r w:rsidR="002469C1" w:rsidRPr="00EA0C6E">
        <w:rPr>
          <w:rFonts w:cs="Times New Roman"/>
        </w:rPr>
        <w:t>)</w:t>
      </w:r>
      <w:r w:rsidR="001B34B6" w:rsidRPr="00EA0C6E">
        <w:rPr>
          <w:rFonts w:cs="Times New Roman"/>
        </w:rPr>
        <w:t>, οι οποίοι είναι εμπνευσμένοι από φυσικές διεργασίες όπως τη γενετική</w:t>
      </w:r>
      <w:r w:rsidR="002469C1" w:rsidRPr="00EA0C6E">
        <w:rPr>
          <w:rFonts w:cs="Times New Roman"/>
        </w:rPr>
        <w:t xml:space="preserve"> και</w:t>
      </w:r>
      <w:r w:rsidR="001B34B6" w:rsidRPr="00EA0C6E">
        <w:rPr>
          <w:rFonts w:cs="Times New Roman"/>
        </w:rPr>
        <w:t xml:space="preserve"> τη συμπεριφορά του σμήνους</w:t>
      </w:r>
      <w:r w:rsidR="00891C76" w:rsidRPr="00EA0C6E">
        <w:rPr>
          <w:rFonts w:cs="Times New Roman"/>
        </w:rPr>
        <w:t xml:space="preserve"> (</w:t>
      </w:r>
      <w:r w:rsidR="00891C76" w:rsidRPr="00EA0C6E">
        <w:rPr>
          <w:rFonts w:cs="Times New Roman"/>
          <w:lang w:val="en-US"/>
        </w:rPr>
        <w:t>swarm</w:t>
      </w:r>
      <w:r w:rsidR="00891C76" w:rsidRPr="00EA0C6E">
        <w:rPr>
          <w:rFonts w:cs="Times New Roman"/>
        </w:rPr>
        <w:t xml:space="preserve"> </w:t>
      </w:r>
      <w:r w:rsidR="00891C76" w:rsidRPr="00EA0C6E">
        <w:rPr>
          <w:rFonts w:cs="Times New Roman"/>
          <w:lang w:val="en-US"/>
        </w:rPr>
        <w:t>behavior</w:t>
      </w:r>
      <w:r w:rsidR="00891C76" w:rsidRPr="00EA0C6E">
        <w:rPr>
          <w:rFonts w:cs="Times New Roman"/>
        </w:rPr>
        <w:t>)</w:t>
      </w:r>
      <w:r w:rsidR="002469C1" w:rsidRPr="00EA0C6E">
        <w:rPr>
          <w:rFonts w:cs="Times New Roman"/>
        </w:rPr>
        <w:t xml:space="preserve"> </w:t>
      </w:r>
      <w:r w:rsidR="001B34B6" w:rsidRPr="00EA0C6E">
        <w:rPr>
          <w:rFonts w:cs="Times New Roman"/>
        </w:rPr>
        <w:fldChar w:fldCharType="begin"/>
      </w:r>
      <w:r w:rsidR="00686989" w:rsidRPr="00EA0C6E">
        <w:rPr>
          <w:rFonts w:cs="Times New Roman"/>
        </w:rPr>
        <w:instrText xml:space="preserve"> ADDIN EN.CITE &lt;EndNote&gt;&lt;Cite&gt;&lt;Author&gt;Almufti&lt;/Author&gt;&lt;Year&gt;2023&lt;/Year&gt;&lt;RecNum&gt;39&lt;/RecNum&gt;&lt;DisplayText&gt;(Almufti et al., 2023)&lt;/DisplayText&gt;&lt;record&gt;&lt;rec-number&gt;39&lt;/rec-number&gt;&lt;foreign-keys&gt;&lt;key app="EN" db-id="dxs5p5de0w55t0erd255s0tbrzsd22z0ts0d" timestamp="1770973237"&gt;39&lt;/key&gt;&lt;/foreign-keys&gt;&lt;ref-type name="Journal Article"&gt;17&lt;/ref-type&gt;&lt;contributors&gt;&lt;authors&gt;&lt;author&gt;Almufti, Saman&lt;/author&gt;&lt;author&gt;Shaban, Awaz&lt;/author&gt;&lt;author&gt;Ali, Rasan&lt;/author&gt;&lt;author&gt;Fuente, Jayson&lt;/author&gt;&lt;/authors&gt;&lt;/contributors&gt;&lt;titles&gt;&lt;title&gt;Overview of Metaheuristic Algorithms&lt;/title&gt;&lt;secondary-title&gt;Polaris Global Journal of Scholarly Research and Trends&lt;/secondary-title&gt;&lt;/titles&gt;&lt;periodical&gt;&lt;full-title&gt;Polaris Global Journal of Scholarly Research and Trends&lt;/full-title&gt;&lt;/periodical&gt;&lt;pages&gt;10-32&lt;/pages&gt;&lt;volume&gt;2&lt;/volume&gt;&lt;dates&gt;&lt;year&gt;2023&lt;/year&gt;&lt;pub-dates&gt;&lt;date&gt;04/29&lt;/date&gt;&lt;/pub-dates&gt;&lt;/dates&gt;&lt;urls&gt;&lt;/urls&gt;&lt;electronic-resource-num&gt;10.58429/pgjsrt.v2n2a144&lt;/electronic-resource-num&gt;&lt;/record&gt;&lt;/Cite&gt;&lt;/EndNote&gt;</w:instrText>
      </w:r>
      <w:r w:rsidR="001B34B6" w:rsidRPr="00EA0C6E">
        <w:rPr>
          <w:rFonts w:cs="Times New Roman"/>
        </w:rPr>
        <w:fldChar w:fldCharType="separate"/>
      </w:r>
      <w:r w:rsidR="001B34B6" w:rsidRPr="00EA0C6E">
        <w:rPr>
          <w:rFonts w:cs="Times New Roman"/>
          <w:noProof/>
        </w:rPr>
        <w:t>(</w:t>
      </w:r>
      <w:hyperlink w:anchor="_ENREF_2" w:tooltip="Almufti, 2023 #39" w:history="1">
        <w:r w:rsidR="007E65F5" w:rsidRPr="00EA0C6E">
          <w:rPr>
            <w:rStyle w:val="Hyperlink"/>
            <w:rFonts w:cs="Times New Roman"/>
          </w:rPr>
          <w:t>Almufti et al., 2023</w:t>
        </w:r>
      </w:hyperlink>
      <w:r w:rsidR="001B34B6" w:rsidRPr="00EA0C6E">
        <w:rPr>
          <w:rFonts w:cs="Times New Roman"/>
          <w:noProof/>
        </w:rPr>
        <w:t>)</w:t>
      </w:r>
      <w:r w:rsidR="001B34B6" w:rsidRPr="00EA0C6E">
        <w:rPr>
          <w:rFonts w:cs="Times New Roman"/>
        </w:rPr>
        <w:fldChar w:fldCharType="end"/>
      </w:r>
      <w:r w:rsidR="00BC3BEE" w:rsidRPr="00EA0C6E">
        <w:rPr>
          <w:rFonts w:cs="Times New Roman"/>
        </w:rPr>
        <w:t xml:space="preserve">. Είναι προσεγγιστικές μέθοδοι για δύσκολα προβλήματα βελτιστοποίησης, αλλά δεν εγγυόνται την εύρεση βέλτιστης λύσης </w:t>
      </w:r>
      <w:r w:rsidR="00BC3BEE" w:rsidRPr="00EA0C6E">
        <w:rPr>
          <w:rFonts w:cs="Times New Roman"/>
        </w:rPr>
        <w:fldChar w:fldCharType="begin"/>
      </w:r>
      <w:r w:rsidR="00BC3BEE" w:rsidRPr="00EA0C6E">
        <w:rPr>
          <w:rFonts w:cs="Times New Roman"/>
        </w:rPr>
        <w:instrText xml:space="preserve"> ADDIN EN.CITE &lt;EndNote&gt;&lt;Cite&gt;&lt;Author&gt;Talbi&lt;/Author&gt;&lt;Year&gt;2009&lt;/Year&gt;&lt;RecNum&gt;40&lt;/RecNum&gt;&lt;DisplayText&gt;(Talbi, 2009)&lt;/DisplayText&gt;&lt;record&gt;&lt;rec-number&gt;40&lt;/rec-number&gt;&lt;foreign-keys&gt;&lt;key app="EN" db-id="dxs5p5de0w55t0erd255s0tbrzsd22z0ts0d" timestamp="1770973692"&gt;40&lt;/key&gt;&lt;/foreign-keys&gt;&lt;ref-type name="Book"&gt;6&lt;/ref-type&gt;&lt;contributors&gt;&lt;authors&gt;&lt;author&gt;El-Ghazali Talbi&lt;/author&gt;&lt;/authors&gt;&lt;/contributors&gt;&lt;titles&gt;&lt;title&gt;Metaheuristics: From Design to Implementation&lt;/title&gt;&lt;/titles&gt;&lt;dates&gt;&lt;year&gt;2009&lt;/year&gt;&lt;/dates&gt;&lt;publisher&gt;Wiley Publishing&lt;/publisher&gt;&lt;isbn&gt;0470278587&lt;/isbn&gt;&lt;urls&gt;&lt;/urls&gt;&lt;/record&gt;&lt;/Cite&gt;&lt;/EndNote&gt;</w:instrText>
      </w:r>
      <w:r w:rsidR="00BC3BEE" w:rsidRPr="00EA0C6E">
        <w:rPr>
          <w:rFonts w:cs="Times New Roman"/>
        </w:rPr>
        <w:fldChar w:fldCharType="separate"/>
      </w:r>
      <w:r w:rsidR="00BC3BEE" w:rsidRPr="00EA0C6E">
        <w:rPr>
          <w:rFonts w:cs="Times New Roman"/>
          <w:noProof/>
        </w:rPr>
        <w:t>(</w:t>
      </w:r>
      <w:hyperlink w:anchor="_ENREF_71" w:tooltip="Talbi, 2009 #40" w:history="1">
        <w:r w:rsidR="007E65F5" w:rsidRPr="00EA0C6E">
          <w:rPr>
            <w:rStyle w:val="Hyperlink"/>
            <w:rFonts w:cs="Times New Roman"/>
          </w:rPr>
          <w:t>Talbi, 2009</w:t>
        </w:r>
      </w:hyperlink>
      <w:r w:rsidR="00BC3BEE" w:rsidRPr="00EA0C6E">
        <w:rPr>
          <w:rFonts w:cs="Times New Roman"/>
          <w:noProof/>
        </w:rPr>
        <w:t>)</w:t>
      </w:r>
      <w:r w:rsidR="00BC3BEE" w:rsidRPr="00EA0C6E">
        <w:rPr>
          <w:rFonts w:cs="Times New Roman"/>
        </w:rPr>
        <w:fldChar w:fldCharType="end"/>
      </w:r>
      <w:r w:rsidR="00BC3BEE" w:rsidRPr="00EA0C6E">
        <w:rPr>
          <w:rFonts w:cs="Times New Roman"/>
        </w:rPr>
        <w:t>.</w:t>
      </w:r>
    </w:p>
    <w:p w14:paraId="0F3176C1" w14:textId="77777777" w:rsidR="00BF264C" w:rsidRPr="00EA0C6E" w:rsidRDefault="00BF264C" w:rsidP="00444FDB">
      <w:pPr>
        <w:rPr>
          <w:rFonts w:cs="Times New Roman"/>
        </w:rPr>
      </w:pPr>
    </w:p>
    <w:p w14:paraId="3F9787D9" w14:textId="064528E5" w:rsidR="003B7B6F" w:rsidRPr="00EA0C6E" w:rsidRDefault="006A76FD" w:rsidP="006A76FD">
      <w:pPr>
        <w:rPr>
          <w:rFonts w:cs="Times New Roman"/>
        </w:rPr>
      </w:pPr>
      <w:commentRangeStart w:id="11"/>
      <w:r w:rsidRPr="00EA0C6E">
        <w:rPr>
          <w:rFonts w:cs="Times New Roman"/>
        </w:rPr>
        <w:t xml:space="preserve">Κεντρικός στόχος της παρούσας εργασίας είναι η ανάπτυξη και η υλοποίηση ενός προηγμένου υπολογιστικού μοντέλου για τη δυναμική δρομολόγηση και την ασφαλή εκκένωση εμπλεκομένων από βιομηχανική μονάδα σε περιπτώσεις διαρροής τοξικού αερίου. Εστιάζοντας συγκεκριμένα στη διασπορά υδρόθειου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lang w:val="en-US"/>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rPr>
        <w:t xml:space="preserve">, η μελέτη λαμβάνει υπόψη τη χρονική εξέλιξη του τοξικού νέφους και τις άμεσες φυσιολογικές επιπτώσεις στην ταχύτητα κίνησης των εργαζομένων </w:t>
      </w:r>
      <w:r w:rsidRPr="00EA0C6E">
        <w:rPr>
          <w:rFonts w:cs="Times New Roman"/>
        </w:rPr>
        <w:fldChar w:fldCharType="begin"/>
      </w:r>
      <w:r w:rsidRPr="00EA0C6E">
        <w:rPr>
          <w:rFonts w:cs="Times New Roman"/>
        </w:rPr>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Pr="00EA0C6E">
        <w:rPr>
          <w:rFonts w:cs="Times New Roman"/>
        </w:rPr>
        <w:fldChar w:fldCharType="separate"/>
      </w:r>
      <w:r w:rsidRPr="00EA0C6E">
        <w:rPr>
          <w:rFonts w:cs="Times New Roman"/>
          <w:noProof/>
        </w:rPr>
        <w:t>(</w:t>
      </w:r>
      <w:hyperlink w:anchor="_ENREF_65" w:tooltip="Shaikh, 2020 #14" w:history="1">
        <w:r w:rsidR="007E65F5" w:rsidRPr="00EA0C6E">
          <w:rPr>
            <w:rStyle w:val="Hyperlink"/>
            <w:rFonts w:cs="Times New Roman"/>
          </w:rPr>
          <w:t>Shaikh et al., 2020</w:t>
        </w:r>
      </w:hyperlink>
      <w:r w:rsidRPr="00EA0C6E">
        <w:rPr>
          <w:rFonts w:cs="Times New Roman"/>
          <w:noProof/>
        </w:rPr>
        <w:t>)</w:t>
      </w:r>
      <w:r w:rsidRPr="00EA0C6E">
        <w:rPr>
          <w:rFonts w:cs="Times New Roman"/>
        </w:rPr>
        <w:fldChar w:fldCharType="end"/>
      </w:r>
      <w:r w:rsidRPr="00EA0C6E">
        <w:rPr>
          <w:rFonts w:cs="Times New Roman"/>
        </w:rPr>
        <w:t xml:space="preserve">, γεγονός που καθιστά επιτακτική τη λήψη αποφάσεων σε πραγματικό χρόνο για την αποφυγή μακροχρόνιας έκθεσης. Βασιζόμενη στον κώδικα της </w:t>
      </w:r>
      <w:r w:rsidRPr="00EA0C6E">
        <w:rPr>
          <w:rFonts w:cs="Times New Roman"/>
        </w:rPr>
        <w:fldChar w:fldCharType="begin"/>
      </w:r>
      <w:r w:rsidRPr="00EA0C6E">
        <w:rPr>
          <w:rFonts w:cs="Times New Roman"/>
        </w:rPr>
        <w:instrText xml:space="preserve"> ADDIN EN.CITE &lt;EndNote&gt;&lt;Cite&gt;&lt;Author&gt;Issa&lt;/Author&gt;&lt;Year&gt;2024&lt;/Year&gt;&lt;RecNum&gt;6&lt;/RecNum&gt;&lt;DisplayText&gt;(Issa,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Pr="00EA0C6E">
        <w:rPr>
          <w:rFonts w:cs="Times New Roman"/>
        </w:rPr>
        <w:fldChar w:fldCharType="separate"/>
      </w:r>
      <w:r w:rsidRPr="00EA0C6E">
        <w:rPr>
          <w:rFonts w:cs="Times New Roman"/>
          <w:noProof/>
        </w:rPr>
        <w:t>(</w:t>
      </w:r>
      <w:hyperlink w:anchor="_ENREF_32" w:tooltip="Issa, 2024 #6" w:history="1">
        <w:r w:rsidR="007E65F5" w:rsidRPr="00EA0C6E">
          <w:rPr>
            <w:rStyle w:val="Hyperlink"/>
            <w:rFonts w:cs="Times New Roman"/>
          </w:rPr>
          <w:t>Issa, 2024</w:t>
        </w:r>
      </w:hyperlink>
      <w:r w:rsidRPr="00EA0C6E">
        <w:rPr>
          <w:rFonts w:cs="Times New Roman"/>
          <w:noProof/>
        </w:rPr>
        <w:t>)</w:t>
      </w:r>
      <w:r w:rsidRPr="00EA0C6E">
        <w:rPr>
          <w:rFonts w:cs="Times New Roman"/>
        </w:rPr>
        <w:fldChar w:fldCharType="end"/>
      </w:r>
      <w:r w:rsidRPr="00EA0C6E">
        <w:rPr>
          <w:rFonts w:cs="Times New Roman"/>
        </w:rPr>
        <w:t xml:space="preserve"> και αξιοποιώντας το πακέτο Agents.jl </w:t>
      </w:r>
      <w:r w:rsidRPr="00EA0C6E">
        <w:rPr>
          <w:rFonts w:cs="Times New Roman"/>
        </w:rPr>
        <w:fldChar w:fldCharType="begin"/>
      </w:r>
      <w:r w:rsidRPr="00EA0C6E">
        <w:rPr>
          <w:rFonts w:cs="Times New Roman"/>
        </w:rPr>
        <w:instrText xml:space="preserve"> ADDIN EN.CITE &lt;EndNote&gt;&lt;Cite&gt;&lt;Author&gt;DuBois&lt;/Author&gt;&lt;Year&gt;2022&lt;/Year&gt;&lt;RecNum&gt;53&lt;/RecNum&gt;&lt;DisplayText&gt;(DuBois, 2022, GitHub, 2026)&lt;/DisplayText&gt;&lt;record&gt;&lt;rec-number&gt;53&lt;/rec-number&gt;&lt;foreign-keys&gt;&lt;key app="EN" db-id="dxs5p5de0w55t0erd255s0tbrzsd22z0ts0d" timestamp="1774023767"&gt;53&lt;/key&gt;&lt;/foreign-keys&gt;&lt;ref-type name="Journal Article"&gt;17&lt;/ref-type&gt;&lt;contributors&gt;&lt;authors&gt;&lt;author&gt;George Datseris and Ali R. Vahdati and Timothy C. DuBois&lt;/author&gt;&lt;/authors&gt;&lt;/contributors&gt;&lt;titles&gt;&lt;title&gt;Agents.jl: a performant and feature-full agent-based modeling software of minimal code complexity&lt;/title&gt;&lt;secondary-title&gt;SIMULATION&lt;/secondary-title&gt;&lt;/titles&gt;&lt;periodical&gt;&lt;full-title&gt;SIMULATION&lt;/full-title&gt;&lt;/periodical&gt;&lt;pages&gt;003754972110688&lt;/pages&gt;&lt;volume&gt;&lt;style face="normal" font="default" charset="161" size="100%"&gt;0&lt;/style&gt;&lt;/volume&gt;&lt;dates&gt;&lt;year&gt;2022&lt;/year&gt;&lt;/dates&gt;&lt;urls&gt;&lt;related-urls&gt;&lt;url&gt;https://doi.org/10.1177/00375497211068820&lt;/url&gt;&lt;/related-urls&gt;&lt;/urls&gt;&lt;custom7&gt;&lt;style face="normal" font="default" charset="161" size="100%"&gt;0&lt;/style&gt;&lt;/custom7&gt;&lt;electronic-resource-num&gt;10.1177/00375497211068820&lt;/electronic-resource-num&gt;&lt;/record&gt;&lt;/Cite&gt;&lt;Cite&gt;&lt;Author&gt;GitHub&lt;/Author&gt;&lt;Year&gt;2026&lt;/Year&gt;&lt;RecNum&gt;94&lt;/RecNum&gt;&lt;record&gt;&lt;rec-number&gt;94&lt;/rec-number&gt;&lt;foreign-keys&gt;&lt;key app="EN" db-id="dxs5p5de0w55t0erd255s0tbrzsd22z0ts0d" timestamp="1775880648"&gt;94&lt;/key&gt;&lt;/foreign-keys&gt;&lt;ref-type name="Web Page"&gt;12&lt;/ref-type&gt;&lt;contributors&gt;&lt;authors&gt;&lt;author&gt;GitHub, Inc.&lt;/author&gt;&lt;/authors&gt;&lt;/contributors&gt;&lt;titles&gt;&lt;title&gt;GitHub&lt;/title&gt;&lt;/titles&gt;&lt;dates&gt;&lt;year&gt;2026&lt;/year&gt;&lt;/dates&gt;&lt;publisher&gt;GitHub&lt;/publisher&gt;&lt;urls&gt;&lt;related-urls&gt;&lt;url&gt;https://github.com&lt;/url&gt;&lt;/related-urls&gt;&lt;/urls&gt;&lt;/record&gt;&lt;/Cite&gt;&lt;/EndNote&gt;</w:instrText>
      </w:r>
      <w:r w:rsidRPr="00EA0C6E">
        <w:rPr>
          <w:rFonts w:cs="Times New Roman"/>
        </w:rPr>
        <w:fldChar w:fldCharType="separate"/>
      </w:r>
      <w:r w:rsidRPr="00EA0C6E">
        <w:rPr>
          <w:rFonts w:cs="Times New Roman"/>
          <w:noProof/>
        </w:rPr>
        <w:t>(</w:t>
      </w:r>
      <w:hyperlink w:anchor="_ENREF_15" w:tooltip="DuBois, 2022 #53" w:history="1">
        <w:r w:rsidR="007E65F5" w:rsidRPr="00EA0C6E">
          <w:rPr>
            <w:rStyle w:val="Hyperlink"/>
            <w:rFonts w:cs="Times New Roman"/>
          </w:rPr>
          <w:t>DuBois, 2022</w:t>
        </w:r>
      </w:hyperlink>
      <w:r w:rsidRPr="00EA0C6E">
        <w:rPr>
          <w:rFonts w:cs="Times New Roman"/>
          <w:noProof/>
        </w:rPr>
        <w:t xml:space="preserve">, </w:t>
      </w:r>
      <w:hyperlink w:anchor="_ENREF_20" w:tooltip="GitHub, 2026 #94" w:history="1">
        <w:r w:rsidR="007E65F5" w:rsidRPr="00EA0C6E">
          <w:rPr>
            <w:rStyle w:val="Hyperlink"/>
            <w:rFonts w:cs="Times New Roman"/>
          </w:rPr>
          <w:t>GitHub, 2026</w:t>
        </w:r>
      </w:hyperlink>
      <w:r w:rsidRPr="00EA0C6E">
        <w:rPr>
          <w:rFonts w:cs="Times New Roman"/>
          <w:noProof/>
        </w:rPr>
        <w:t>)</w:t>
      </w:r>
      <w:r w:rsidRPr="00EA0C6E">
        <w:rPr>
          <w:rFonts w:cs="Times New Roman"/>
        </w:rPr>
        <w:fldChar w:fldCharType="end"/>
      </w:r>
      <w:r w:rsidRPr="00EA0C6E">
        <w:rPr>
          <w:rFonts w:cs="Times New Roman"/>
        </w:rPr>
        <w:t xml:space="preserve">, η παρούσα έρευνα προβαίνει σε εκτεταμένες τροποποιήσεις και ανάπτυξη νέων τμημάτων κώδικα στη γλώσσα προγραμματισμού Julia. Ενώ προϋπήρχε ο αλγόριθμος </w:t>
      </w:r>
      <w:r w:rsidRPr="00EA0C6E">
        <w:rPr>
          <w:rFonts w:cs="Times New Roman"/>
          <w:lang w:val="en-US"/>
        </w:rPr>
        <w:t>A</w:t>
      </w:r>
      <w:r w:rsidRPr="00EA0C6E">
        <w:rPr>
          <w:rFonts w:cs="Times New Roman"/>
        </w:rPr>
        <w:t xml:space="preserve">*, στο πλαίσιο της εργασίας αναπτύχθηκε και εφαρμόστηκε ο αλγόριθμος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επιτρέποντας πλέον τη δυναμική αναδρομολόγηση (replanning) των διαδρομών καθώς το τοξικό σύννεφο επεκτείνεται. Η εργασία ολοκληρώνεται με τη διεξαγωγή και ανάλυση προχωρημένων σεναρίων κλιμακούμενης πολυπλοκότητας, προκειμένου να πραγματοποιηθεί μια συγκριτική αξιολόγηση μεταξύ των αλγορίθμων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και </w:t>
      </w:r>
      <w:r w:rsidRPr="00EA0C6E">
        <w:rPr>
          <w:rFonts w:cs="Times New Roman"/>
          <w:lang w:val="en-US"/>
        </w:rPr>
        <w:t>A</w:t>
      </w:r>
      <w:r w:rsidRPr="00EA0C6E">
        <w:rPr>
          <w:rFonts w:cs="Times New Roman"/>
        </w:rPr>
        <w:t>*, με κριτήρια την ταχύτητα εκτέλεσης και τη συνολική αποτελεσματικότητα της διαδικασίας εκκένωσης</w:t>
      </w:r>
      <w:r w:rsidR="00D42928" w:rsidRPr="00EA0C6E">
        <w:rPr>
          <w:rFonts w:cs="Times New Roman"/>
        </w:rPr>
        <w:t>.</w:t>
      </w:r>
      <w:commentRangeEnd w:id="11"/>
      <w:r w:rsidR="005A60ED" w:rsidRPr="00EA0C6E">
        <w:rPr>
          <w:rStyle w:val="CommentReference"/>
          <w:rFonts w:cs="Times New Roman"/>
          <w:sz w:val="24"/>
          <w:szCs w:val="22"/>
        </w:rPr>
        <w:commentReference w:id="11"/>
      </w:r>
    </w:p>
    <w:p w14:paraId="71947AD8" w14:textId="610FE3F3" w:rsidR="003A639C" w:rsidRPr="00EA0C6E" w:rsidRDefault="003A639C">
      <w:pPr>
        <w:jc w:val="left"/>
        <w:rPr>
          <w:rFonts w:cs="Times New Roman"/>
        </w:rPr>
      </w:pPr>
      <w:r w:rsidRPr="00EA0C6E">
        <w:rPr>
          <w:rFonts w:cs="Times New Roman"/>
        </w:rPr>
        <w:br w:type="page"/>
      </w:r>
    </w:p>
    <w:p w14:paraId="2272366D" w14:textId="7CE5512D" w:rsidR="00B40302" w:rsidRPr="00EA0C6E" w:rsidRDefault="004B3503" w:rsidP="009D102C">
      <w:pPr>
        <w:pStyle w:val="Heading1"/>
        <w:rPr>
          <w:rFonts w:cs="Times New Roman"/>
        </w:rPr>
      </w:pPr>
      <w:bookmarkStart w:id="12" w:name="_Toc227411765"/>
      <w:r w:rsidRPr="00EA0C6E">
        <w:rPr>
          <w:rFonts w:cs="Times New Roman"/>
          <w:caps w:val="0"/>
        </w:rPr>
        <w:lastRenderedPageBreak/>
        <w:t>Μεθοδολογία</w:t>
      </w:r>
      <w:bookmarkEnd w:id="12"/>
    </w:p>
    <w:p w14:paraId="46025262" w14:textId="10F4E371" w:rsidR="00BF264C" w:rsidRPr="00EA0C6E" w:rsidRDefault="00D13984" w:rsidP="00BF264C">
      <w:pPr>
        <w:rPr>
          <w:rFonts w:cs="Times New Roman"/>
        </w:rPr>
      </w:pPr>
      <w:r w:rsidRPr="00EA0C6E">
        <w:rPr>
          <w:rFonts w:cs="Times New Roman"/>
        </w:rPr>
        <w:t xml:space="preserve">Σε αυτό το κεφάλαιο παρουσιάζεται συνοπτικά η επιλεγμένη μεθοδολογία της εργασίας. Καθώς ο </w:t>
      </w:r>
      <w:r w:rsidR="00793D54" w:rsidRPr="00EA0C6E">
        <w:rPr>
          <w:rFonts w:cs="Times New Roman"/>
        </w:rPr>
        <w:t>σχεδιασμός και ο τρόπος διαχείρισης της εκκένωσης συμβάλλουν στην μείωση των κινδύνων κατά τη διάρκεια ενός</w:t>
      </w:r>
      <w:r w:rsidR="00E65E6D" w:rsidRPr="00EA0C6E">
        <w:rPr>
          <w:rFonts w:cs="Times New Roman"/>
        </w:rPr>
        <w:t xml:space="preserve"> τέτοιου</w:t>
      </w:r>
      <w:r w:rsidR="00793D54" w:rsidRPr="00EA0C6E">
        <w:rPr>
          <w:rFonts w:cs="Times New Roman"/>
        </w:rPr>
        <w:t xml:space="preserve"> έκτακτου συμβάντος</w:t>
      </w:r>
      <w:r w:rsidR="00E65E6D" w:rsidRPr="00EA0C6E">
        <w:rPr>
          <w:rFonts w:cs="Times New Roman"/>
        </w:rPr>
        <w:t xml:space="preserve"> </w:t>
      </w:r>
      <w:r w:rsidR="00E65E6D" w:rsidRPr="00EA0C6E">
        <w:rPr>
          <w:rFonts w:cs="Times New Roman"/>
        </w:rPr>
        <w:fldChar w:fldCharType="begin"/>
      </w:r>
      <w:r w:rsidR="00E65E6D"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E65E6D" w:rsidRPr="00EA0C6E">
        <w:rPr>
          <w:rFonts w:cs="Times New Roman"/>
        </w:rPr>
        <w:fldChar w:fldCharType="separate"/>
      </w:r>
      <w:r w:rsidR="00E65E6D" w:rsidRPr="00EA0C6E">
        <w:rPr>
          <w:rFonts w:cs="Times New Roman"/>
          <w:noProof/>
        </w:rPr>
        <w:t>(</w:t>
      </w:r>
      <w:hyperlink w:anchor="_ENREF_1" w:tooltip="Aldahlawi, 2024 #13" w:history="1">
        <w:r w:rsidR="007E65F5" w:rsidRPr="00EA0C6E">
          <w:rPr>
            <w:rStyle w:val="Hyperlink"/>
            <w:rFonts w:cs="Times New Roman"/>
          </w:rPr>
          <w:t>Aldahlawi et al., 2024</w:t>
        </w:r>
      </w:hyperlink>
      <w:r w:rsidR="00E65E6D" w:rsidRPr="00EA0C6E">
        <w:rPr>
          <w:rFonts w:cs="Times New Roman"/>
          <w:noProof/>
        </w:rPr>
        <w:t>)</w:t>
      </w:r>
      <w:r w:rsidR="00E65E6D" w:rsidRPr="00EA0C6E">
        <w:rPr>
          <w:rFonts w:cs="Times New Roman"/>
        </w:rPr>
        <w:fldChar w:fldCharType="end"/>
      </w:r>
      <w:r w:rsidRPr="00EA0C6E">
        <w:rPr>
          <w:rFonts w:cs="Times New Roman"/>
        </w:rPr>
        <w:t xml:space="preserve">, το κεφάλαιο ξεκινά με μία ανασκόπηση των υπολογιστικών εργαλείων και προσεγγίσεων – μοντέλων εκκένωσης (βλέπε </w:t>
      </w:r>
      <w:r w:rsidR="00BB6A4B" w:rsidRPr="00EA0C6E">
        <w:rPr>
          <w:rFonts w:cs="Times New Roman"/>
        </w:rPr>
        <w:fldChar w:fldCharType="begin"/>
      </w:r>
      <w:r w:rsidR="00BB6A4B" w:rsidRPr="00EA0C6E">
        <w:rPr>
          <w:rFonts w:cs="Times New Roman"/>
        </w:rPr>
        <w:instrText xml:space="preserve"> REF _Ref227229229 \w \h </w:instrText>
      </w:r>
      <w:r w:rsidR="006B1188" w:rsidRPr="00EA0C6E">
        <w:rPr>
          <w:rFonts w:cs="Times New Roman"/>
        </w:rPr>
        <w:instrText xml:space="preserve"> \* MERGEFORMAT </w:instrText>
      </w:r>
      <w:r w:rsidR="00BB6A4B" w:rsidRPr="00EA0C6E">
        <w:rPr>
          <w:rFonts w:cs="Times New Roman"/>
        </w:rPr>
      </w:r>
      <w:r w:rsidR="00BB6A4B" w:rsidRPr="00EA0C6E">
        <w:rPr>
          <w:rFonts w:cs="Times New Roman"/>
        </w:rPr>
        <w:fldChar w:fldCharType="separate"/>
      </w:r>
      <w:r w:rsidR="00EA0C6E" w:rsidRPr="00EA0C6E">
        <w:rPr>
          <w:rFonts w:cs="Times New Roman"/>
        </w:rPr>
        <w:t>2.1</w:t>
      </w:r>
      <w:r w:rsidR="00BB6A4B" w:rsidRPr="00EA0C6E">
        <w:rPr>
          <w:rFonts w:cs="Times New Roman"/>
        </w:rPr>
        <w:fldChar w:fldCharType="end"/>
      </w:r>
      <w:r w:rsidRPr="00EA0C6E">
        <w:rPr>
          <w:rFonts w:cs="Times New Roman"/>
        </w:rPr>
        <w:t>).</w:t>
      </w:r>
      <w:r w:rsidR="00793D54" w:rsidRPr="00EA0C6E">
        <w:rPr>
          <w:rFonts w:cs="Times New Roman"/>
        </w:rPr>
        <w:t xml:space="preserve"> Ως εκκένωση </w:t>
      </w:r>
      <w:r w:rsidR="00E65E6D" w:rsidRPr="00EA0C6E">
        <w:rPr>
          <w:rFonts w:cs="Times New Roman"/>
        </w:rPr>
        <w:t xml:space="preserve">ορίζεται η διαδικασία μεταφοράς ανθρώπων, ζώων ή ιδιοκτησίας από ένα μέρος εκτεθειμένο σε κίνδυνο προς ένα ασφαλές μέρος </w:t>
      </w:r>
      <w:r w:rsidR="00E65E6D" w:rsidRPr="00EA0C6E">
        <w:rPr>
          <w:rFonts w:cs="Times New Roman"/>
        </w:rPr>
        <w:fldChar w:fldCharType="begin"/>
      </w:r>
      <w:r w:rsidR="00E65E6D" w:rsidRPr="00EA0C6E">
        <w:rPr>
          <w:rFonts w:cs="Times New Roman"/>
        </w:rPr>
        <w:instrText xml:space="preserve"> ADDIN EN.CITE &lt;EndNote&gt;&lt;Cite&gt;&lt;Author&gt;Barański&lt;/Author&gt;&lt;Year&gt;2021&lt;/Year&gt;&lt;RecNum&gt;50&lt;/RecNum&gt;&lt;DisplayText&gt;(Barański and Haznar-Barańska, 2021)&lt;/DisplayText&gt;&lt;record&gt;&lt;rec-number&gt;50&lt;/rec-number&gt;&lt;foreign-keys&gt;&lt;key app="EN" db-id="dxs5p5de0w55t0erd255s0tbrzsd22z0ts0d" timestamp="1773945005"&gt;50&lt;/key&gt;&lt;/foreign-keys&gt;&lt;ref-type name="Journal Article"&gt;17&lt;/ref-type&gt;&lt;contributors&gt;&lt;authors&gt;&lt;author&gt;Barański, Mariusz&lt;/author&gt;&lt;author&gt;Haznar-Barańska, Agnieszka&lt;/author&gt;&lt;/authors&gt;&lt;/contributors&gt;&lt;titles&gt;&lt;title&gt;Evacuation and its Types – Revision of the Definition and Classification&lt;/title&gt;&lt;secondary-title&gt;Safety &amp;amp; Fire Technology&lt;/secondary-title&gt;&lt;/titles&gt;&lt;periodical&gt;&lt;full-title&gt;Safety &amp;amp; Fire Technology&lt;/full-title&gt;&lt;/periodical&gt;&lt;pages&gt;204-222&lt;/pages&gt;&lt;volume&gt;58&lt;/volume&gt;&lt;dates&gt;&lt;year&gt;2021&lt;/year&gt;&lt;pub-dates&gt;&lt;date&gt;01/01&lt;/date&gt;&lt;/pub-dates&gt;&lt;/dates&gt;&lt;urls&gt;&lt;/urls&gt;&lt;electronic-resource-num&gt;10.12845/sft.58.2.2021.12&lt;/electronic-resource-num&gt;&lt;/record&gt;&lt;/Cite&gt;&lt;/EndNote&gt;</w:instrText>
      </w:r>
      <w:r w:rsidR="00E65E6D" w:rsidRPr="00EA0C6E">
        <w:rPr>
          <w:rFonts w:cs="Times New Roman"/>
        </w:rPr>
        <w:fldChar w:fldCharType="separate"/>
      </w:r>
      <w:r w:rsidR="00E65E6D" w:rsidRPr="00EA0C6E">
        <w:rPr>
          <w:rFonts w:cs="Times New Roman"/>
          <w:noProof/>
        </w:rPr>
        <w:t>(</w:t>
      </w:r>
      <w:hyperlink w:anchor="_ENREF_6" w:tooltip="Barański, 2021 #50" w:history="1">
        <w:r w:rsidR="007E65F5" w:rsidRPr="00EA0C6E">
          <w:rPr>
            <w:rStyle w:val="Hyperlink"/>
            <w:rFonts w:cs="Times New Roman"/>
          </w:rPr>
          <w:t>Barański and Haznar-Barańska, 2021</w:t>
        </w:r>
      </w:hyperlink>
      <w:r w:rsidR="00E65E6D" w:rsidRPr="00EA0C6E">
        <w:rPr>
          <w:rFonts w:cs="Times New Roman"/>
          <w:noProof/>
        </w:rPr>
        <w:t>)</w:t>
      </w:r>
      <w:r w:rsidR="00E65E6D" w:rsidRPr="00EA0C6E">
        <w:rPr>
          <w:rFonts w:cs="Times New Roman"/>
        </w:rPr>
        <w:fldChar w:fldCharType="end"/>
      </w:r>
      <w:r w:rsidR="00E65E6D" w:rsidRPr="00EA0C6E">
        <w:rPr>
          <w:rFonts w:cs="Times New Roman"/>
        </w:rPr>
        <w:t xml:space="preserve">. </w:t>
      </w:r>
      <w:r w:rsidR="00A434DB" w:rsidRPr="00EA0C6E">
        <w:rPr>
          <w:rFonts w:cs="Times New Roman"/>
        </w:rPr>
        <w:t xml:space="preserve">Οι συνήθεις κίνδυνοι σε μία βιομηχανική εγκατάσταση και η επιλογή του υδρόθειου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lang w:val="en-US"/>
              </w:rPr>
              <m:t>H</m:t>
            </m:r>
          </m:e>
          <m:sub>
            <m:r>
              <m:rPr>
                <m:sty m:val="p"/>
              </m:rPr>
              <w:rPr>
                <w:rFonts w:ascii="Cambria Math" w:hAnsi="Cambria Math" w:cs="Times New Roman"/>
              </w:rPr>
              <m:t>2</m:t>
            </m:r>
          </m:sub>
        </m:sSub>
        <m:r>
          <m:rPr>
            <m:sty m:val="p"/>
          </m:rPr>
          <w:rPr>
            <w:rFonts w:ascii="Cambria Math" w:hAnsi="Cambria Math" w:cs="Times New Roman"/>
            <w:lang w:val="en-US"/>
          </w:rPr>
          <m:t>S</m:t>
        </m:r>
        <m:r>
          <m:rPr>
            <m:sty m:val="p"/>
          </m:rPr>
          <w:rPr>
            <w:rFonts w:ascii="Cambria Math" w:hAnsi="Cambria Math" w:cs="Times New Roman"/>
          </w:rPr>
          <m:t>)</m:t>
        </m:r>
      </m:oMath>
      <w:r w:rsidR="00A434DB" w:rsidRPr="00EA0C6E">
        <w:rPr>
          <w:rFonts w:cs="Times New Roman"/>
        </w:rPr>
        <w:t xml:space="preserve"> σε αυτή την εργασία</w:t>
      </w:r>
      <w:r w:rsidRPr="00EA0C6E">
        <w:rPr>
          <w:rFonts w:cs="Times New Roman"/>
        </w:rPr>
        <w:t xml:space="preserve"> </w:t>
      </w:r>
      <w:r w:rsidR="00A434DB" w:rsidRPr="00EA0C6E">
        <w:rPr>
          <w:rFonts w:cs="Times New Roman"/>
        </w:rPr>
        <w:t>παρουσιάζονται</w:t>
      </w:r>
      <w:r w:rsidRPr="00EA0C6E">
        <w:rPr>
          <w:rFonts w:cs="Times New Roman"/>
        </w:rPr>
        <w:t xml:space="preserve"> </w:t>
      </w:r>
      <w:r w:rsidR="00A434DB" w:rsidRPr="00EA0C6E">
        <w:rPr>
          <w:rFonts w:cs="Times New Roman"/>
        </w:rPr>
        <w:t xml:space="preserve">στην ενότητα </w:t>
      </w:r>
      <w:r w:rsidR="00151ECB" w:rsidRPr="00EA0C6E">
        <w:rPr>
          <w:rFonts w:cs="Times New Roman"/>
        </w:rPr>
        <w:fldChar w:fldCharType="begin"/>
      </w:r>
      <w:r w:rsidR="00151ECB" w:rsidRPr="00EA0C6E">
        <w:rPr>
          <w:rFonts w:cs="Times New Roman"/>
        </w:rPr>
        <w:instrText xml:space="preserve"> REF _Ref227229263 \w \h </w:instrText>
      </w:r>
      <w:r w:rsidR="006B1188" w:rsidRPr="00EA0C6E">
        <w:rPr>
          <w:rFonts w:cs="Times New Roman"/>
        </w:rPr>
        <w:instrText xml:space="preserve"> \* MERGEFORMAT </w:instrText>
      </w:r>
      <w:r w:rsidR="00151ECB" w:rsidRPr="00EA0C6E">
        <w:rPr>
          <w:rFonts w:cs="Times New Roman"/>
        </w:rPr>
      </w:r>
      <w:r w:rsidR="00151ECB" w:rsidRPr="00EA0C6E">
        <w:rPr>
          <w:rFonts w:cs="Times New Roman"/>
        </w:rPr>
        <w:fldChar w:fldCharType="separate"/>
      </w:r>
      <w:r w:rsidR="00EA0C6E" w:rsidRPr="00EA0C6E">
        <w:rPr>
          <w:rFonts w:cs="Times New Roman"/>
        </w:rPr>
        <w:t>2.3</w:t>
      </w:r>
      <w:r w:rsidR="00151ECB" w:rsidRPr="00EA0C6E">
        <w:rPr>
          <w:rFonts w:cs="Times New Roman"/>
        </w:rPr>
        <w:fldChar w:fldCharType="end"/>
      </w:r>
      <w:r w:rsidR="00413048" w:rsidRPr="00EA0C6E">
        <w:rPr>
          <w:rFonts w:cs="Times New Roman"/>
        </w:rPr>
        <w:t xml:space="preserve"> ενώ νωρίτερα (ενότητα </w:t>
      </w:r>
      <w:r w:rsidR="00151ECB" w:rsidRPr="00EA0C6E">
        <w:rPr>
          <w:rFonts w:cs="Times New Roman"/>
        </w:rPr>
        <w:fldChar w:fldCharType="begin"/>
      </w:r>
      <w:r w:rsidR="00151ECB" w:rsidRPr="00EA0C6E">
        <w:rPr>
          <w:rFonts w:cs="Times New Roman"/>
        </w:rPr>
        <w:instrText xml:space="preserve"> REF _Ref227169812 \w \h </w:instrText>
      </w:r>
      <w:r w:rsidR="006B1188" w:rsidRPr="00EA0C6E">
        <w:rPr>
          <w:rFonts w:cs="Times New Roman"/>
        </w:rPr>
        <w:instrText xml:space="preserve"> \* MERGEFORMAT </w:instrText>
      </w:r>
      <w:r w:rsidR="00151ECB" w:rsidRPr="00EA0C6E">
        <w:rPr>
          <w:rFonts w:cs="Times New Roman"/>
        </w:rPr>
      </w:r>
      <w:r w:rsidR="00151ECB" w:rsidRPr="00EA0C6E">
        <w:rPr>
          <w:rFonts w:cs="Times New Roman"/>
        </w:rPr>
        <w:fldChar w:fldCharType="separate"/>
      </w:r>
      <w:r w:rsidR="00EA0C6E" w:rsidRPr="00EA0C6E">
        <w:rPr>
          <w:rFonts w:cs="Times New Roman"/>
        </w:rPr>
        <w:t>2.2</w:t>
      </w:r>
      <w:r w:rsidR="00151ECB" w:rsidRPr="00EA0C6E">
        <w:rPr>
          <w:rFonts w:cs="Times New Roman"/>
        </w:rPr>
        <w:fldChar w:fldCharType="end"/>
      </w:r>
      <w:r w:rsidR="00413048" w:rsidRPr="00EA0C6E">
        <w:rPr>
          <w:rFonts w:cs="Times New Roman"/>
        </w:rPr>
        <w:t>) δίνεται μία ανασκόπηση των εξειδικευμένων μοντέλων εκκένωσης που εξειδικεύουν την ανθρώπινη συμπεριφορά έναντι εντός των μοντέλων εκκένωσης</w:t>
      </w:r>
      <w:r w:rsidR="00A434DB" w:rsidRPr="00EA0C6E">
        <w:rPr>
          <w:rFonts w:cs="Times New Roman"/>
        </w:rPr>
        <w:t>. Ο τρόπος με τον οποίο ο κίνδυνος γενικά</w:t>
      </w:r>
      <w:r w:rsidR="00151ECB" w:rsidRPr="00EA0C6E">
        <w:rPr>
          <w:rFonts w:cs="Times New Roman"/>
        </w:rPr>
        <w:t>,</w:t>
      </w:r>
      <w:r w:rsidR="00A434DB" w:rsidRPr="00EA0C6E">
        <w:rPr>
          <w:rFonts w:cs="Times New Roman"/>
        </w:rPr>
        <w:t xml:space="preserve"> και τα τοξικά αέρια ειδικότερα, επηρεάζουν τη συμπεριφορά και κίνηση των εμπλεκομένων </w:t>
      </w:r>
      <w:r w:rsidR="00413048" w:rsidRPr="00EA0C6E">
        <w:rPr>
          <w:rFonts w:cs="Times New Roman"/>
        </w:rPr>
        <w:t xml:space="preserve">σε μία εκκένωση </w:t>
      </w:r>
      <w:r w:rsidR="00A434DB" w:rsidRPr="00EA0C6E">
        <w:rPr>
          <w:rFonts w:cs="Times New Roman"/>
        </w:rPr>
        <w:t xml:space="preserve">αποτέλεσε καινοτομία προηγούμενων εργασιών </w:t>
      </w:r>
      <w:r w:rsidR="00151ECB" w:rsidRPr="00EA0C6E">
        <w:rPr>
          <w:rFonts w:cs="Times New Roman"/>
          <w:lang w:val="en-US"/>
        </w:rPr>
        <w:fldChar w:fldCharType="begin"/>
      </w:r>
      <w:r w:rsidR="00151ECB" w:rsidRPr="00EA0C6E">
        <w:rPr>
          <w:rFonts w:cs="Times New Roman"/>
        </w:rPr>
        <w:instrText xml:space="preserve"> </w:instrText>
      </w:r>
      <w:r w:rsidR="00151ECB" w:rsidRPr="00EA0C6E">
        <w:rPr>
          <w:rFonts w:cs="Times New Roman"/>
          <w:lang w:val="en-US"/>
        </w:rPr>
        <w:instrText>ADDIN</w:instrText>
      </w:r>
      <w:r w:rsidR="00151ECB" w:rsidRPr="00EA0C6E">
        <w:rPr>
          <w:rFonts w:cs="Times New Roman"/>
        </w:rPr>
        <w:instrText xml:space="preserve"> </w:instrText>
      </w:r>
      <w:r w:rsidR="00151ECB" w:rsidRPr="00EA0C6E">
        <w:rPr>
          <w:rFonts w:cs="Times New Roman"/>
          <w:lang w:val="en-US"/>
        </w:rPr>
        <w:instrText>EN</w:instrText>
      </w:r>
      <w:r w:rsidR="00151ECB" w:rsidRPr="00EA0C6E">
        <w:rPr>
          <w:rFonts w:cs="Times New Roman"/>
        </w:rPr>
        <w:instrText>.</w:instrText>
      </w:r>
      <w:r w:rsidR="00151ECB" w:rsidRPr="00EA0C6E">
        <w:rPr>
          <w:rFonts w:cs="Times New Roman"/>
          <w:lang w:val="en-US"/>
        </w:rPr>
        <w:instrText>CITE</w:instrText>
      </w:r>
      <w:r w:rsidR="00151ECB" w:rsidRPr="00EA0C6E">
        <w:rPr>
          <w:rFonts w:cs="Times New Roman"/>
        </w:rPr>
        <w:instrText xml:space="preserve"> &lt;</w:instrText>
      </w:r>
      <w:r w:rsidR="00151ECB" w:rsidRPr="00EA0C6E">
        <w:rPr>
          <w:rFonts w:cs="Times New Roman"/>
          <w:lang w:val="en-US"/>
        </w:rPr>
        <w:instrText>EndNote</w:instrText>
      </w:r>
      <w:r w:rsidR="00151ECB" w:rsidRPr="00EA0C6E">
        <w:rPr>
          <w:rFonts w:cs="Times New Roman"/>
        </w:rPr>
        <w:instrText>&gt;&lt;</w:instrText>
      </w:r>
      <w:r w:rsidR="00151ECB" w:rsidRPr="00EA0C6E">
        <w:rPr>
          <w:rFonts w:cs="Times New Roman"/>
          <w:lang w:val="en-US"/>
        </w:rPr>
        <w:instrText>Cite</w:instrText>
      </w:r>
      <w:r w:rsidR="00151ECB" w:rsidRPr="00EA0C6E">
        <w:rPr>
          <w:rFonts w:cs="Times New Roman"/>
        </w:rPr>
        <w:instrText>&gt;&lt;</w:instrText>
      </w:r>
      <w:r w:rsidR="00151ECB" w:rsidRPr="00EA0C6E">
        <w:rPr>
          <w:rFonts w:cs="Times New Roman"/>
          <w:lang w:val="en-US"/>
        </w:rPr>
        <w:instrText>Author</w:instrText>
      </w:r>
      <w:r w:rsidR="00151ECB" w:rsidRPr="00EA0C6E">
        <w:rPr>
          <w:rFonts w:cs="Times New Roman"/>
        </w:rPr>
        <w:instrText>&gt;</w:instrText>
      </w:r>
      <w:r w:rsidR="00151ECB" w:rsidRPr="00EA0C6E">
        <w:rPr>
          <w:rFonts w:cs="Times New Roman"/>
          <w:lang w:val="en-US"/>
        </w:rPr>
        <w:instrText>Shaikh</w:instrText>
      </w:r>
      <w:r w:rsidR="00151ECB" w:rsidRPr="00EA0C6E">
        <w:rPr>
          <w:rFonts w:cs="Times New Roman"/>
        </w:rPr>
        <w:instrText>&lt;/</w:instrText>
      </w:r>
      <w:r w:rsidR="00151ECB" w:rsidRPr="00EA0C6E">
        <w:rPr>
          <w:rFonts w:cs="Times New Roman"/>
          <w:lang w:val="en-US"/>
        </w:rPr>
        <w:instrText>Author</w:instrText>
      </w:r>
      <w:r w:rsidR="00151ECB" w:rsidRPr="00EA0C6E">
        <w:rPr>
          <w:rFonts w:cs="Times New Roman"/>
        </w:rPr>
        <w:instrText>&gt;&lt;</w:instrText>
      </w:r>
      <w:r w:rsidR="00151ECB" w:rsidRPr="00EA0C6E">
        <w:rPr>
          <w:rFonts w:cs="Times New Roman"/>
          <w:lang w:val="en-US"/>
        </w:rPr>
        <w:instrText>Year</w:instrText>
      </w:r>
      <w:r w:rsidR="00151ECB" w:rsidRPr="00EA0C6E">
        <w:rPr>
          <w:rFonts w:cs="Times New Roman"/>
        </w:rPr>
        <w:instrText>&gt;2020&lt;/</w:instrText>
      </w:r>
      <w:r w:rsidR="00151ECB" w:rsidRPr="00EA0C6E">
        <w:rPr>
          <w:rFonts w:cs="Times New Roman"/>
          <w:lang w:val="en-US"/>
        </w:rPr>
        <w:instrText>Year</w:instrText>
      </w:r>
      <w:r w:rsidR="00151ECB" w:rsidRPr="00EA0C6E">
        <w:rPr>
          <w:rFonts w:cs="Times New Roman"/>
        </w:rPr>
        <w:instrText>&gt;&lt;</w:instrText>
      </w:r>
      <w:r w:rsidR="00151ECB" w:rsidRPr="00EA0C6E">
        <w:rPr>
          <w:rFonts w:cs="Times New Roman"/>
          <w:lang w:val="en-US"/>
        </w:rPr>
        <w:instrText>RecNum</w:instrText>
      </w:r>
      <w:r w:rsidR="00151ECB" w:rsidRPr="00EA0C6E">
        <w:rPr>
          <w:rFonts w:cs="Times New Roman"/>
        </w:rPr>
        <w:instrText>&gt;14&lt;/</w:instrText>
      </w:r>
      <w:r w:rsidR="00151ECB" w:rsidRPr="00EA0C6E">
        <w:rPr>
          <w:rFonts w:cs="Times New Roman"/>
          <w:lang w:val="en-US"/>
        </w:rPr>
        <w:instrText>RecNum</w:instrText>
      </w:r>
      <w:r w:rsidR="00151ECB" w:rsidRPr="00EA0C6E">
        <w:rPr>
          <w:rFonts w:cs="Times New Roman"/>
        </w:rPr>
        <w:instrText>&gt;&lt;</w:instrText>
      </w:r>
      <w:r w:rsidR="00151ECB" w:rsidRPr="00EA0C6E">
        <w:rPr>
          <w:rFonts w:cs="Times New Roman"/>
          <w:lang w:val="en-US"/>
        </w:rPr>
        <w:instrText>DisplayText</w:instrText>
      </w:r>
      <w:r w:rsidR="00151ECB" w:rsidRPr="00EA0C6E">
        <w:rPr>
          <w:rFonts w:cs="Times New Roman"/>
        </w:rPr>
        <w:instrText>&gt;(</w:instrText>
      </w:r>
      <w:r w:rsidR="00151ECB" w:rsidRPr="00EA0C6E">
        <w:rPr>
          <w:rFonts w:cs="Times New Roman"/>
          <w:lang w:val="en-US"/>
        </w:rPr>
        <w:instrText>Shaikh</w:instrText>
      </w:r>
      <w:r w:rsidR="00151ECB" w:rsidRPr="00EA0C6E">
        <w:rPr>
          <w:rFonts w:cs="Times New Roman"/>
        </w:rPr>
        <w:instrText xml:space="preserve"> </w:instrText>
      </w:r>
      <w:r w:rsidR="00151ECB" w:rsidRPr="00EA0C6E">
        <w:rPr>
          <w:rFonts w:cs="Times New Roman"/>
          <w:lang w:val="en-US"/>
        </w:rPr>
        <w:instrText>et</w:instrText>
      </w:r>
      <w:r w:rsidR="00151ECB" w:rsidRPr="00EA0C6E">
        <w:rPr>
          <w:rFonts w:cs="Times New Roman"/>
        </w:rPr>
        <w:instrText xml:space="preserve"> </w:instrText>
      </w:r>
      <w:r w:rsidR="00151ECB" w:rsidRPr="00EA0C6E">
        <w:rPr>
          <w:rFonts w:cs="Times New Roman"/>
          <w:lang w:val="en-US"/>
        </w:rPr>
        <w:instrText>al</w:instrText>
      </w:r>
      <w:r w:rsidR="00151ECB" w:rsidRPr="00EA0C6E">
        <w:rPr>
          <w:rFonts w:cs="Times New Roman"/>
        </w:rPr>
        <w:instrText>., 2020)&lt;/</w:instrText>
      </w:r>
      <w:r w:rsidR="00151ECB" w:rsidRPr="00EA0C6E">
        <w:rPr>
          <w:rFonts w:cs="Times New Roman"/>
          <w:lang w:val="en-US"/>
        </w:rPr>
        <w:instrText>DisplayText</w:instrText>
      </w:r>
      <w:r w:rsidR="00151ECB" w:rsidRPr="00EA0C6E">
        <w:rPr>
          <w:rFonts w:cs="Times New Roman"/>
        </w:rPr>
        <w:instrText>&gt;&lt;</w:instrText>
      </w:r>
      <w:r w:rsidR="00151ECB" w:rsidRPr="00EA0C6E">
        <w:rPr>
          <w:rFonts w:cs="Times New Roman"/>
          <w:lang w:val="en-US"/>
        </w:rPr>
        <w:instrText>record</w:instrText>
      </w:r>
      <w:r w:rsidR="00151ECB" w:rsidRPr="00EA0C6E">
        <w:rPr>
          <w:rFonts w:cs="Times New Roman"/>
        </w:rPr>
        <w:instrText>&gt;&lt;</w:instrText>
      </w:r>
      <w:r w:rsidR="00151ECB" w:rsidRPr="00EA0C6E">
        <w:rPr>
          <w:rFonts w:cs="Times New Roman"/>
          <w:lang w:val="en-US"/>
        </w:rPr>
        <w:instrText>rec</w:instrText>
      </w:r>
      <w:r w:rsidR="00151ECB" w:rsidRPr="00EA0C6E">
        <w:rPr>
          <w:rFonts w:cs="Times New Roman"/>
        </w:rPr>
        <w:instrText>-</w:instrText>
      </w:r>
      <w:r w:rsidR="00151ECB" w:rsidRPr="00EA0C6E">
        <w:rPr>
          <w:rFonts w:cs="Times New Roman"/>
          <w:lang w:val="en-US"/>
        </w:rPr>
        <w:instrText>number</w:instrText>
      </w:r>
      <w:r w:rsidR="00151ECB" w:rsidRPr="00EA0C6E">
        <w:rPr>
          <w:rFonts w:cs="Times New Roman"/>
        </w:rPr>
        <w:instrText>&gt;14&lt;/</w:instrText>
      </w:r>
      <w:r w:rsidR="00151ECB" w:rsidRPr="00EA0C6E">
        <w:rPr>
          <w:rFonts w:cs="Times New Roman"/>
          <w:lang w:val="en-US"/>
        </w:rPr>
        <w:instrText>rec</w:instrText>
      </w:r>
      <w:r w:rsidR="00151ECB" w:rsidRPr="00EA0C6E">
        <w:rPr>
          <w:rFonts w:cs="Times New Roman"/>
        </w:rPr>
        <w:instrText>-</w:instrText>
      </w:r>
      <w:r w:rsidR="00151ECB" w:rsidRPr="00EA0C6E">
        <w:rPr>
          <w:rFonts w:cs="Times New Roman"/>
          <w:lang w:val="en-US"/>
        </w:rPr>
        <w:instrText>number</w:instrText>
      </w:r>
      <w:r w:rsidR="00151ECB" w:rsidRPr="00EA0C6E">
        <w:rPr>
          <w:rFonts w:cs="Times New Roman"/>
        </w:rPr>
        <w:instrText>&gt;&lt;</w:instrText>
      </w:r>
      <w:r w:rsidR="00151ECB" w:rsidRPr="00EA0C6E">
        <w:rPr>
          <w:rFonts w:cs="Times New Roman"/>
          <w:lang w:val="en-US"/>
        </w:rPr>
        <w:instrText>foreign</w:instrText>
      </w:r>
      <w:r w:rsidR="00151ECB" w:rsidRPr="00EA0C6E">
        <w:rPr>
          <w:rFonts w:cs="Times New Roman"/>
        </w:rPr>
        <w:instrText>-</w:instrText>
      </w:r>
      <w:r w:rsidR="00151ECB" w:rsidRPr="00EA0C6E">
        <w:rPr>
          <w:rFonts w:cs="Times New Roman"/>
          <w:lang w:val="en-US"/>
        </w:rPr>
        <w:instrText>keys</w:instrText>
      </w:r>
      <w:r w:rsidR="00151ECB" w:rsidRPr="00EA0C6E">
        <w:rPr>
          <w:rFonts w:cs="Times New Roman"/>
        </w:rPr>
        <w:instrText>&gt;&lt;</w:instrText>
      </w:r>
      <w:r w:rsidR="00151ECB" w:rsidRPr="00EA0C6E">
        <w:rPr>
          <w:rFonts w:cs="Times New Roman"/>
          <w:lang w:val="en-US"/>
        </w:rPr>
        <w:instrText>key</w:instrText>
      </w:r>
      <w:r w:rsidR="00151ECB" w:rsidRPr="00EA0C6E">
        <w:rPr>
          <w:rFonts w:cs="Times New Roman"/>
        </w:rPr>
        <w:instrText xml:space="preserve"> </w:instrText>
      </w:r>
      <w:r w:rsidR="00151ECB" w:rsidRPr="00EA0C6E">
        <w:rPr>
          <w:rFonts w:cs="Times New Roman"/>
          <w:lang w:val="en-US"/>
        </w:rPr>
        <w:instrText>app</w:instrText>
      </w:r>
      <w:r w:rsidR="00151ECB" w:rsidRPr="00EA0C6E">
        <w:rPr>
          <w:rFonts w:cs="Times New Roman"/>
        </w:rPr>
        <w:instrText>="</w:instrText>
      </w:r>
      <w:r w:rsidR="00151ECB" w:rsidRPr="00EA0C6E">
        <w:rPr>
          <w:rFonts w:cs="Times New Roman"/>
          <w:lang w:val="en-US"/>
        </w:rPr>
        <w:instrText>EN</w:instrText>
      </w:r>
      <w:r w:rsidR="00151ECB" w:rsidRPr="00EA0C6E">
        <w:rPr>
          <w:rFonts w:cs="Times New Roman"/>
        </w:rPr>
        <w:instrText xml:space="preserve">" </w:instrText>
      </w:r>
      <w:r w:rsidR="00151ECB" w:rsidRPr="00EA0C6E">
        <w:rPr>
          <w:rFonts w:cs="Times New Roman"/>
          <w:lang w:val="en-US"/>
        </w:rPr>
        <w:instrText>db</w:instrText>
      </w:r>
      <w:r w:rsidR="00151ECB" w:rsidRPr="00EA0C6E">
        <w:rPr>
          <w:rFonts w:cs="Times New Roman"/>
        </w:rPr>
        <w:instrText>-</w:instrText>
      </w:r>
      <w:r w:rsidR="00151ECB" w:rsidRPr="00EA0C6E">
        <w:rPr>
          <w:rFonts w:cs="Times New Roman"/>
          <w:lang w:val="en-US"/>
        </w:rPr>
        <w:instrText>id</w:instrText>
      </w:r>
      <w:r w:rsidR="00151ECB" w:rsidRPr="00EA0C6E">
        <w:rPr>
          <w:rFonts w:cs="Times New Roman"/>
        </w:rPr>
        <w:instrText>="</w:instrText>
      </w:r>
      <w:r w:rsidR="00151ECB" w:rsidRPr="00EA0C6E">
        <w:rPr>
          <w:rFonts w:cs="Times New Roman"/>
          <w:lang w:val="en-US"/>
        </w:rPr>
        <w:instrText>dxs</w:instrText>
      </w:r>
      <w:r w:rsidR="00151ECB" w:rsidRPr="00EA0C6E">
        <w:rPr>
          <w:rFonts w:cs="Times New Roman"/>
        </w:rPr>
        <w:instrText>5</w:instrText>
      </w:r>
      <w:r w:rsidR="00151ECB" w:rsidRPr="00EA0C6E">
        <w:rPr>
          <w:rFonts w:cs="Times New Roman"/>
          <w:lang w:val="en-US"/>
        </w:rPr>
        <w:instrText>p</w:instrText>
      </w:r>
      <w:r w:rsidR="00151ECB" w:rsidRPr="00EA0C6E">
        <w:rPr>
          <w:rFonts w:cs="Times New Roman"/>
        </w:rPr>
        <w:instrText>5</w:instrText>
      </w:r>
      <w:r w:rsidR="00151ECB" w:rsidRPr="00EA0C6E">
        <w:rPr>
          <w:rFonts w:cs="Times New Roman"/>
          <w:lang w:val="en-US"/>
        </w:rPr>
        <w:instrText>de</w:instrText>
      </w:r>
      <w:r w:rsidR="00151ECB" w:rsidRPr="00EA0C6E">
        <w:rPr>
          <w:rFonts w:cs="Times New Roman"/>
        </w:rPr>
        <w:instrText>0</w:instrText>
      </w:r>
      <w:r w:rsidR="00151ECB" w:rsidRPr="00EA0C6E">
        <w:rPr>
          <w:rFonts w:cs="Times New Roman"/>
          <w:lang w:val="en-US"/>
        </w:rPr>
        <w:instrText>w</w:instrText>
      </w:r>
      <w:r w:rsidR="00151ECB" w:rsidRPr="00EA0C6E">
        <w:rPr>
          <w:rFonts w:cs="Times New Roman"/>
        </w:rPr>
        <w:instrText>55</w:instrText>
      </w:r>
      <w:r w:rsidR="00151ECB" w:rsidRPr="00EA0C6E">
        <w:rPr>
          <w:rFonts w:cs="Times New Roman"/>
          <w:lang w:val="en-US"/>
        </w:rPr>
        <w:instrText>t</w:instrText>
      </w:r>
      <w:r w:rsidR="00151ECB" w:rsidRPr="00EA0C6E">
        <w:rPr>
          <w:rFonts w:cs="Times New Roman"/>
        </w:rPr>
        <w:instrText>0</w:instrText>
      </w:r>
      <w:r w:rsidR="00151ECB" w:rsidRPr="00EA0C6E">
        <w:rPr>
          <w:rFonts w:cs="Times New Roman"/>
          <w:lang w:val="en-US"/>
        </w:rPr>
        <w:instrText>erd</w:instrText>
      </w:r>
      <w:r w:rsidR="00151ECB" w:rsidRPr="00EA0C6E">
        <w:rPr>
          <w:rFonts w:cs="Times New Roman"/>
        </w:rPr>
        <w:instrText>255</w:instrText>
      </w:r>
      <w:r w:rsidR="00151ECB" w:rsidRPr="00EA0C6E">
        <w:rPr>
          <w:rFonts w:cs="Times New Roman"/>
          <w:lang w:val="en-US"/>
        </w:rPr>
        <w:instrText>s</w:instrText>
      </w:r>
      <w:r w:rsidR="00151ECB" w:rsidRPr="00EA0C6E">
        <w:rPr>
          <w:rFonts w:cs="Times New Roman"/>
        </w:rPr>
        <w:instrText>0</w:instrText>
      </w:r>
      <w:r w:rsidR="00151ECB" w:rsidRPr="00EA0C6E">
        <w:rPr>
          <w:rFonts w:cs="Times New Roman"/>
          <w:lang w:val="en-US"/>
        </w:rPr>
        <w:instrText>tbrzsd</w:instrText>
      </w:r>
      <w:r w:rsidR="00151ECB" w:rsidRPr="00EA0C6E">
        <w:rPr>
          <w:rFonts w:cs="Times New Roman"/>
        </w:rPr>
        <w:instrText>22</w:instrText>
      </w:r>
      <w:r w:rsidR="00151ECB" w:rsidRPr="00EA0C6E">
        <w:rPr>
          <w:rFonts w:cs="Times New Roman"/>
          <w:lang w:val="en-US"/>
        </w:rPr>
        <w:instrText>z</w:instrText>
      </w:r>
      <w:r w:rsidR="00151ECB" w:rsidRPr="00EA0C6E">
        <w:rPr>
          <w:rFonts w:cs="Times New Roman"/>
        </w:rPr>
        <w:instrText>0</w:instrText>
      </w:r>
      <w:r w:rsidR="00151ECB" w:rsidRPr="00EA0C6E">
        <w:rPr>
          <w:rFonts w:cs="Times New Roman"/>
          <w:lang w:val="en-US"/>
        </w:rPr>
        <w:instrText>ts</w:instrText>
      </w:r>
      <w:r w:rsidR="00151ECB" w:rsidRPr="00EA0C6E">
        <w:rPr>
          <w:rFonts w:cs="Times New Roman"/>
        </w:rPr>
        <w:instrText>0</w:instrText>
      </w:r>
      <w:r w:rsidR="00151ECB" w:rsidRPr="00EA0C6E">
        <w:rPr>
          <w:rFonts w:cs="Times New Roman"/>
          <w:lang w:val="en-US"/>
        </w:rPr>
        <w:instrText>d</w:instrText>
      </w:r>
      <w:r w:rsidR="00151ECB" w:rsidRPr="00EA0C6E">
        <w:rPr>
          <w:rFonts w:cs="Times New Roman"/>
        </w:rPr>
        <w:instrText xml:space="preserve">" </w:instrText>
      </w:r>
      <w:r w:rsidR="00151ECB" w:rsidRPr="00EA0C6E">
        <w:rPr>
          <w:rFonts w:cs="Times New Roman"/>
          <w:lang w:val="en-US"/>
        </w:rPr>
        <w:instrText>timestamp</w:instrText>
      </w:r>
      <w:r w:rsidR="00151ECB" w:rsidRPr="00EA0C6E">
        <w:rPr>
          <w:rFonts w:cs="Times New Roman"/>
        </w:rPr>
        <w:instrText>="1766921470"&gt;14&lt;/</w:instrText>
      </w:r>
      <w:r w:rsidR="00151ECB" w:rsidRPr="00EA0C6E">
        <w:rPr>
          <w:rFonts w:cs="Times New Roman"/>
          <w:lang w:val="en-US"/>
        </w:rPr>
        <w:instrText>key</w:instrText>
      </w:r>
      <w:r w:rsidR="00151ECB" w:rsidRPr="00EA0C6E">
        <w:rPr>
          <w:rFonts w:cs="Times New Roman"/>
        </w:rPr>
        <w:instrText>&gt;&lt;/</w:instrText>
      </w:r>
      <w:r w:rsidR="00151ECB" w:rsidRPr="00EA0C6E">
        <w:rPr>
          <w:rFonts w:cs="Times New Roman"/>
          <w:lang w:val="en-US"/>
        </w:rPr>
        <w:instrText>foreign</w:instrText>
      </w:r>
      <w:r w:rsidR="00151ECB" w:rsidRPr="00EA0C6E">
        <w:rPr>
          <w:rFonts w:cs="Times New Roman"/>
        </w:rPr>
        <w:instrText>-</w:instrText>
      </w:r>
      <w:r w:rsidR="00151ECB" w:rsidRPr="00EA0C6E">
        <w:rPr>
          <w:rFonts w:cs="Times New Roman"/>
          <w:lang w:val="en-US"/>
        </w:rPr>
        <w:instrText>keys</w:instrText>
      </w:r>
      <w:r w:rsidR="00151ECB" w:rsidRPr="00EA0C6E">
        <w:rPr>
          <w:rFonts w:cs="Times New Roman"/>
        </w:rPr>
        <w:instrText>&gt;&lt;</w:instrText>
      </w:r>
      <w:r w:rsidR="00151ECB" w:rsidRPr="00EA0C6E">
        <w:rPr>
          <w:rFonts w:cs="Times New Roman"/>
          <w:lang w:val="en-US"/>
        </w:rPr>
        <w:instrText>ref</w:instrText>
      </w:r>
      <w:r w:rsidR="00151ECB" w:rsidRPr="00EA0C6E">
        <w:rPr>
          <w:rFonts w:cs="Times New Roman"/>
        </w:rPr>
        <w:instrText>-</w:instrText>
      </w:r>
      <w:r w:rsidR="00151ECB" w:rsidRPr="00EA0C6E">
        <w:rPr>
          <w:rFonts w:cs="Times New Roman"/>
          <w:lang w:val="en-US"/>
        </w:rPr>
        <w:instrText>type</w:instrText>
      </w:r>
      <w:r w:rsidR="00151ECB" w:rsidRPr="00EA0C6E">
        <w:rPr>
          <w:rFonts w:cs="Times New Roman"/>
        </w:rPr>
        <w:instrText xml:space="preserve"> </w:instrText>
      </w:r>
      <w:r w:rsidR="00151ECB" w:rsidRPr="00EA0C6E">
        <w:rPr>
          <w:rFonts w:cs="Times New Roman"/>
          <w:lang w:val="en-US"/>
        </w:rPr>
        <w:instrText>name</w:instrText>
      </w:r>
      <w:r w:rsidR="00151ECB" w:rsidRPr="00EA0C6E">
        <w:rPr>
          <w:rFonts w:cs="Times New Roman"/>
        </w:rPr>
        <w:instrText>="</w:instrText>
      </w:r>
      <w:r w:rsidR="00151ECB" w:rsidRPr="00EA0C6E">
        <w:rPr>
          <w:rFonts w:cs="Times New Roman"/>
          <w:lang w:val="en-US"/>
        </w:rPr>
        <w:instrText>Journal</w:instrText>
      </w:r>
      <w:r w:rsidR="00151ECB" w:rsidRPr="00EA0C6E">
        <w:rPr>
          <w:rFonts w:cs="Times New Roman"/>
        </w:rPr>
        <w:instrText xml:space="preserve"> </w:instrText>
      </w:r>
      <w:r w:rsidR="00151ECB" w:rsidRPr="00EA0C6E">
        <w:rPr>
          <w:rFonts w:cs="Times New Roman"/>
          <w:lang w:val="en-US"/>
        </w:rPr>
        <w:instrText>Article</w:instrText>
      </w:r>
      <w:r w:rsidR="00151ECB" w:rsidRPr="00EA0C6E">
        <w:rPr>
          <w:rFonts w:cs="Times New Roman"/>
        </w:rPr>
        <w:instrText>"&gt;17&lt;/</w:instrText>
      </w:r>
      <w:r w:rsidR="00151ECB" w:rsidRPr="00EA0C6E">
        <w:rPr>
          <w:rFonts w:cs="Times New Roman"/>
          <w:lang w:val="en-US"/>
        </w:rPr>
        <w:instrText>ref</w:instrText>
      </w:r>
      <w:r w:rsidR="00151ECB" w:rsidRPr="00EA0C6E">
        <w:rPr>
          <w:rFonts w:cs="Times New Roman"/>
        </w:rPr>
        <w:instrText>-</w:instrText>
      </w:r>
      <w:r w:rsidR="00151ECB" w:rsidRPr="00EA0C6E">
        <w:rPr>
          <w:rFonts w:cs="Times New Roman"/>
          <w:lang w:val="en-US"/>
        </w:rPr>
        <w:instrText>type</w:instrText>
      </w:r>
      <w:r w:rsidR="00151ECB" w:rsidRPr="00EA0C6E">
        <w:rPr>
          <w:rFonts w:cs="Times New Roman"/>
        </w:rPr>
        <w:instrText>&gt;&lt;</w:instrText>
      </w:r>
      <w:r w:rsidR="00151ECB" w:rsidRPr="00EA0C6E">
        <w:rPr>
          <w:rFonts w:cs="Times New Roman"/>
          <w:lang w:val="en-US"/>
        </w:rPr>
        <w:instrText>contributors</w:instrText>
      </w:r>
      <w:r w:rsidR="00151ECB" w:rsidRPr="00EA0C6E">
        <w:rPr>
          <w:rFonts w:cs="Times New Roman"/>
        </w:rPr>
        <w:instrText>&gt;&lt;</w:instrText>
      </w:r>
      <w:r w:rsidR="00151ECB" w:rsidRPr="00EA0C6E">
        <w:rPr>
          <w:rFonts w:cs="Times New Roman"/>
          <w:lang w:val="en-US"/>
        </w:rPr>
        <w:instrText>authors</w:instrText>
      </w:r>
      <w:r w:rsidR="00151ECB" w:rsidRPr="00EA0C6E">
        <w:rPr>
          <w:rFonts w:cs="Times New Roman"/>
        </w:rPr>
        <w:instrText>&gt;&lt;</w:instrText>
      </w:r>
      <w:r w:rsidR="00151ECB" w:rsidRPr="00EA0C6E">
        <w:rPr>
          <w:rFonts w:cs="Times New Roman"/>
          <w:lang w:val="en-US"/>
        </w:rPr>
        <w:instrText>author</w:instrText>
      </w:r>
      <w:r w:rsidR="00151ECB" w:rsidRPr="00EA0C6E">
        <w:rPr>
          <w:rFonts w:cs="Times New Roman"/>
        </w:rPr>
        <w:instrText>&gt;</w:instrText>
      </w:r>
      <w:r w:rsidR="00151ECB" w:rsidRPr="00EA0C6E">
        <w:rPr>
          <w:rFonts w:cs="Times New Roman"/>
          <w:lang w:val="en-US"/>
        </w:rPr>
        <w:instrText>Shaikh</w:instrText>
      </w:r>
      <w:r w:rsidR="00151ECB" w:rsidRPr="00EA0C6E">
        <w:rPr>
          <w:rFonts w:cs="Times New Roman"/>
        </w:rPr>
        <w:instrText xml:space="preserve">, </w:instrText>
      </w:r>
      <w:r w:rsidR="00151ECB" w:rsidRPr="00EA0C6E">
        <w:rPr>
          <w:rFonts w:cs="Times New Roman"/>
          <w:lang w:val="en-US"/>
        </w:rPr>
        <w:instrText>N</w:instrText>
      </w:r>
      <w:r w:rsidR="00151ECB" w:rsidRPr="00EA0C6E">
        <w:rPr>
          <w:rFonts w:cs="Times New Roman"/>
        </w:rPr>
        <w:instrText>.&lt;/</w:instrText>
      </w:r>
      <w:r w:rsidR="00151ECB" w:rsidRPr="00EA0C6E">
        <w:rPr>
          <w:rFonts w:cs="Times New Roman"/>
          <w:lang w:val="en-US"/>
        </w:rPr>
        <w:instrText>author</w:instrText>
      </w:r>
      <w:r w:rsidR="00151ECB" w:rsidRPr="00EA0C6E">
        <w:rPr>
          <w:rFonts w:cs="Times New Roman"/>
        </w:rPr>
        <w:instrText>&gt;&lt;</w:instrText>
      </w:r>
      <w:r w:rsidR="00151ECB" w:rsidRPr="00EA0C6E">
        <w:rPr>
          <w:rFonts w:cs="Times New Roman"/>
          <w:lang w:val="en-US"/>
        </w:rPr>
        <w:instrText>author</w:instrText>
      </w:r>
      <w:r w:rsidR="00151ECB" w:rsidRPr="00EA0C6E">
        <w:rPr>
          <w:rFonts w:cs="Times New Roman"/>
        </w:rPr>
        <w:instrText>&gt;</w:instrText>
      </w:r>
      <w:r w:rsidR="00151ECB" w:rsidRPr="00EA0C6E">
        <w:rPr>
          <w:rFonts w:cs="Times New Roman"/>
          <w:lang w:val="en-US"/>
        </w:rPr>
        <w:instrText>Kakosimos</w:instrText>
      </w:r>
      <w:r w:rsidR="00151ECB" w:rsidRPr="00EA0C6E">
        <w:rPr>
          <w:rFonts w:cs="Times New Roman"/>
        </w:rPr>
        <w:instrText xml:space="preserve">, </w:instrText>
      </w:r>
      <w:r w:rsidR="00151ECB" w:rsidRPr="00EA0C6E">
        <w:rPr>
          <w:rFonts w:cs="Times New Roman"/>
          <w:lang w:val="en-US"/>
        </w:rPr>
        <w:instrText>K</w:instrText>
      </w:r>
      <w:r w:rsidR="00151ECB" w:rsidRPr="00EA0C6E">
        <w:rPr>
          <w:rFonts w:cs="Times New Roman"/>
        </w:rPr>
        <w:instrText xml:space="preserve">. </w:instrText>
      </w:r>
      <w:r w:rsidR="00151ECB" w:rsidRPr="00EA0C6E">
        <w:rPr>
          <w:rFonts w:cs="Times New Roman"/>
          <w:lang w:val="en-US"/>
        </w:rPr>
        <w:instrText>E</w:instrText>
      </w:r>
      <w:r w:rsidR="00151ECB" w:rsidRPr="00EA0C6E">
        <w:rPr>
          <w:rFonts w:cs="Times New Roman"/>
        </w:rPr>
        <w:instrText>.&lt;/</w:instrText>
      </w:r>
      <w:r w:rsidR="00151ECB" w:rsidRPr="00EA0C6E">
        <w:rPr>
          <w:rFonts w:cs="Times New Roman"/>
          <w:lang w:val="en-US"/>
        </w:rPr>
        <w:instrText>author</w:instrText>
      </w:r>
      <w:r w:rsidR="00151ECB" w:rsidRPr="00EA0C6E">
        <w:rPr>
          <w:rFonts w:cs="Times New Roman"/>
        </w:rPr>
        <w:instrText>&gt;&lt;</w:instrText>
      </w:r>
      <w:r w:rsidR="00151ECB" w:rsidRPr="00EA0C6E">
        <w:rPr>
          <w:rFonts w:cs="Times New Roman"/>
          <w:lang w:val="en-US"/>
        </w:rPr>
        <w:instrText>author</w:instrText>
      </w:r>
      <w:r w:rsidR="00151ECB" w:rsidRPr="00EA0C6E">
        <w:rPr>
          <w:rFonts w:cs="Times New Roman"/>
        </w:rPr>
        <w:instrText>&gt;</w:instrText>
      </w:r>
      <w:r w:rsidR="00151ECB" w:rsidRPr="00EA0C6E">
        <w:rPr>
          <w:rFonts w:cs="Times New Roman"/>
          <w:lang w:val="en-US"/>
        </w:rPr>
        <w:instrText>Adia</w:instrText>
      </w:r>
      <w:r w:rsidR="00151ECB" w:rsidRPr="00EA0C6E">
        <w:rPr>
          <w:rFonts w:cs="Times New Roman"/>
        </w:rPr>
        <w:instrText xml:space="preserve">, </w:instrText>
      </w:r>
      <w:r w:rsidR="00151ECB" w:rsidRPr="00EA0C6E">
        <w:rPr>
          <w:rFonts w:cs="Times New Roman"/>
          <w:lang w:val="en-US"/>
        </w:rPr>
        <w:instrText>N</w:instrText>
      </w:r>
      <w:r w:rsidR="00151ECB" w:rsidRPr="00EA0C6E">
        <w:rPr>
          <w:rFonts w:cs="Times New Roman"/>
        </w:rPr>
        <w:instrText>.&lt;/</w:instrText>
      </w:r>
      <w:r w:rsidR="00151ECB" w:rsidRPr="00EA0C6E">
        <w:rPr>
          <w:rFonts w:cs="Times New Roman"/>
          <w:lang w:val="en-US"/>
        </w:rPr>
        <w:instrText>author</w:instrText>
      </w:r>
      <w:r w:rsidR="00151ECB" w:rsidRPr="00EA0C6E">
        <w:rPr>
          <w:rFonts w:cs="Times New Roman"/>
        </w:rPr>
        <w:instrText>&gt;&lt;</w:instrText>
      </w:r>
      <w:r w:rsidR="00151ECB" w:rsidRPr="00EA0C6E">
        <w:rPr>
          <w:rFonts w:cs="Times New Roman"/>
          <w:lang w:val="en-US"/>
        </w:rPr>
        <w:instrText>author</w:instrText>
      </w:r>
      <w:r w:rsidR="00151ECB" w:rsidRPr="00EA0C6E">
        <w:rPr>
          <w:rFonts w:cs="Times New Roman"/>
        </w:rPr>
        <w:instrText>&gt;</w:instrText>
      </w:r>
      <w:r w:rsidR="00151ECB" w:rsidRPr="00EA0C6E">
        <w:rPr>
          <w:rFonts w:cs="Times New Roman"/>
          <w:lang w:val="en-US"/>
        </w:rPr>
        <w:instrText>Vechot</w:instrText>
      </w:r>
      <w:r w:rsidR="00151ECB" w:rsidRPr="00EA0C6E">
        <w:rPr>
          <w:rFonts w:cs="Times New Roman"/>
        </w:rPr>
        <w:instrText xml:space="preserve">, </w:instrText>
      </w:r>
      <w:r w:rsidR="00151ECB" w:rsidRPr="00EA0C6E">
        <w:rPr>
          <w:rFonts w:cs="Times New Roman"/>
          <w:lang w:val="en-US"/>
        </w:rPr>
        <w:instrText>L</w:instrText>
      </w:r>
      <w:r w:rsidR="00151ECB" w:rsidRPr="00EA0C6E">
        <w:rPr>
          <w:rFonts w:cs="Times New Roman"/>
        </w:rPr>
        <w:instrText>.&lt;/</w:instrText>
      </w:r>
      <w:r w:rsidR="00151ECB" w:rsidRPr="00EA0C6E">
        <w:rPr>
          <w:rFonts w:cs="Times New Roman"/>
          <w:lang w:val="en-US"/>
        </w:rPr>
        <w:instrText>author</w:instrText>
      </w:r>
      <w:r w:rsidR="00151ECB" w:rsidRPr="00EA0C6E">
        <w:rPr>
          <w:rFonts w:cs="Times New Roman"/>
        </w:rPr>
        <w:instrText>&gt;&lt;/</w:instrText>
      </w:r>
      <w:r w:rsidR="00151ECB" w:rsidRPr="00EA0C6E">
        <w:rPr>
          <w:rFonts w:cs="Times New Roman"/>
          <w:lang w:val="en-US"/>
        </w:rPr>
        <w:instrText>authors</w:instrText>
      </w:r>
      <w:r w:rsidR="00151ECB" w:rsidRPr="00EA0C6E">
        <w:rPr>
          <w:rFonts w:cs="Times New Roman"/>
        </w:rPr>
        <w:instrText>&gt;&lt;/</w:instrText>
      </w:r>
      <w:r w:rsidR="00151ECB" w:rsidRPr="00EA0C6E">
        <w:rPr>
          <w:rFonts w:cs="Times New Roman"/>
          <w:lang w:val="en-US"/>
        </w:rPr>
        <w:instrText>contributors</w:instrText>
      </w:r>
      <w:r w:rsidR="00151ECB" w:rsidRPr="00EA0C6E">
        <w:rPr>
          <w:rFonts w:cs="Times New Roman"/>
        </w:rPr>
        <w:instrText>&gt;&lt;</w:instrText>
      </w:r>
      <w:r w:rsidR="00151ECB" w:rsidRPr="00EA0C6E">
        <w:rPr>
          <w:rFonts w:cs="Times New Roman"/>
          <w:lang w:val="en-US"/>
        </w:rPr>
        <w:instrText>auth</w:instrText>
      </w:r>
      <w:r w:rsidR="00151ECB" w:rsidRPr="00EA0C6E">
        <w:rPr>
          <w:rFonts w:cs="Times New Roman"/>
        </w:rPr>
        <w:instrText>-</w:instrText>
      </w:r>
      <w:r w:rsidR="00151ECB" w:rsidRPr="00EA0C6E">
        <w:rPr>
          <w:rFonts w:cs="Times New Roman"/>
          <w:lang w:val="en-US"/>
        </w:rPr>
        <w:instrText>address</w:instrText>
      </w:r>
      <w:r w:rsidR="00151ECB" w:rsidRPr="00EA0C6E">
        <w:rPr>
          <w:rFonts w:cs="Times New Roman"/>
        </w:rPr>
        <w:instrText>&gt;</w:instrText>
      </w:r>
      <w:r w:rsidR="00151ECB" w:rsidRPr="00EA0C6E">
        <w:rPr>
          <w:rFonts w:cs="Times New Roman"/>
          <w:lang w:val="en-US"/>
        </w:rPr>
        <w:instrText>Department</w:instrText>
      </w:r>
      <w:r w:rsidR="00151ECB" w:rsidRPr="00EA0C6E">
        <w:rPr>
          <w:rFonts w:cs="Times New Roman"/>
        </w:rPr>
        <w:instrText xml:space="preserve"> </w:instrText>
      </w:r>
      <w:r w:rsidR="00151ECB" w:rsidRPr="00EA0C6E">
        <w:rPr>
          <w:rFonts w:cs="Times New Roman"/>
          <w:lang w:val="en-US"/>
        </w:rPr>
        <w:instrText>of</w:instrText>
      </w:r>
      <w:r w:rsidR="00151ECB" w:rsidRPr="00EA0C6E">
        <w:rPr>
          <w:rFonts w:cs="Times New Roman"/>
        </w:rPr>
        <w:instrText xml:space="preserve"> </w:instrText>
      </w:r>
      <w:r w:rsidR="00151ECB" w:rsidRPr="00EA0C6E">
        <w:rPr>
          <w:rFonts w:cs="Times New Roman"/>
          <w:lang w:val="en-US"/>
        </w:rPr>
        <w:instrText>Chemical</w:instrText>
      </w:r>
      <w:r w:rsidR="00151ECB" w:rsidRPr="00EA0C6E">
        <w:rPr>
          <w:rFonts w:cs="Times New Roman"/>
        </w:rPr>
        <w:instrText xml:space="preserve"> </w:instrText>
      </w:r>
      <w:r w:rsidR="00151ECB" w:rsidRPr="00EA0C6E">
        <w:rPr>
          <w:rFonts w:cs="Times New Roman"/>
          <w:lang w:val="en-US"/>
        </w:rPr>
        <w:instrText>Engineering</w:instrText>
      </w:r>
      <w:r w:rsidR="00151ECB" w:rsidRPr="00EA0C6E">
        <w:rPr>
          <w:rFonts w:cs="Times New Roman"/>
        </w:rPr>
        <w:instrText xml:space="preserve"> </w:instrText>
      </w:r>
      <w:r w:rsidR="00151ECB" w:rsidRPr="00EA0C6E">
        <w:rPr>
          <w:rFonts w:cs="Times New Roman"/>
          <w:lang w:val="en-US"/>
        </w:rPr>
        <w:instrText>and</w:instrText>
      </w:r>
      <w:r w:rsidR="00151ECB" w:rsidRPr="00EA0C6E">
        <w:rPr>
          <w:rFonts w:cs="Times New Roman"/>
        </w:rPr>
        <w:instrText xml:space="preserve"> </w:instrText>
      </w:r>
      <w:r w:rsidR="00151ECB" w:rsidRPr="00EA0C6E">
        <w:rPr>
          <w:rFonts w:cs="Times New Roman"/>
          <w:lang w:val="en-US"/>
        </w:rPr>
        <w:instrText>Mary</w:instrText>
      </w:r>
      <w:r w:rsidR="00151ECB" w:rsidRPr="00EA0C6E">
        <w:rPr>
          <w:rFonts w:cs="Times New Roman"/>
        </w:rPr>
        <w:instrText xml:space="preserve"> </w:instrText>
      </w:r>
      <w:r w:rsidR="00151ECB" w:rsidRPr="00EA0C6E">
        <w:rPr>
          <w:rFonts w:cs="Times New Roman"/>
          <w:lang w:val="en-US"/>
        </w:rPr>
        <w:instrText>Kay</w:instrText>
      </w:r>
      <w:r w:rsidR="00151ECB" w:rsidRPr="00EA0C6E">
        <w:rPr>
          <w:rFonts w:cs="Times New Roman"/>
        </w:rPr>
        <w:instrText xml:space="preserve"> </w:instrText>
      </w:r>
      <w:r w:rsidR="00151ECB" w:rsidRPr="00EA0C6E">
        <w:rPr>
          <w:rFonts w:cs="Times New Roman"/>
          <w:lang w:val="en-US"/>
        </w:rPr>
        <w:instrText>O</w:instrText>
      </w:r>
      <w:r w:rsidR="00151ECB" w:rsidRPr="00EA0C6E">
        <w:rPr>
          <w:rFonts w:cs="Times New Roman"/>
        </w:rPr>
        <w:instrText>&amp;</w:instrText>
      </w:r>
      <w:r w:rsidR="00151ECB" w:rsidRPr="00EA0C6E">
        <w:rPr>
          <w:rFonts w:cs="Times New Roman"/>
          <w:lang w:val="en-US"/>
        </w:rPr>
        <w:instrText>apos</w:instrText>
      </w:r>
      <w:r w:rsidR="00151ECB" w:rsidRPr="00EA0C6E">
        <w:rPr>
          <w:rFonts w:cs="Times New Roman"/>
        </w:rPr>
        <w:instrText>;</w:instrText>
      </w:r>
      <w:r w:rsidR="00151ECB" w:rsidRPr="00EA0C6E">
        <w:rPr>
          <w:rFonts w:cs="Times New Roman"/>
          <w:lang w:val="en-US"/>
        </w:rPr>
        <w:instrText>Connor</w:instrText>
      </w:r>
      <w:r w:rsidR="00151ECB" w:rsidRPr="00EA0C6E">
        <w:rPr>
          <w:rFonts w:cs="Times New Roman"/>
        </w:rPr>
        <w:instrText xml:space="preserve"> </w:instrText>
      </w:r>
      <w:r w:rsidR="00151ECB" w:rsidRPr="00EA0C6E">
        <w:rPr>
          <w:rFonts w:cs="Times New Roman"/>
          <w:lang w:val="en-US"/>
        </w:rPr>
        <w:instrText>Process</w:instrText>
      </w:r>
      <w:r w:rsidR="00151ECB" w:rsidRPr="00EA0C6E">
        <w:rPr>
          <w:rFonts w:cs="Times New Roman"/>
        </w:rPr>
        <w:instrText xml:space="preserve"> </w:instrText>
      </w:r>
      <w:r w:rsidR="00151ECB" w:rsidRPr="00EA0C6E">
        <w:rPr>
          <w:rFonts w:cs="Times New Roman"/>
          <w:lang w:val="en-US"/>
        </w:rPr>
        <w:instrText>Safety</w:instrText>
      </w:r>
      <w:r w:rsidR="00151ECB" w:rsidRPr="00EA0C6E">
        <w:rPr>
          <w:rFonts w:cs="Times New Roman"/>
        </w:rPr>
        <w:instrText xml:space="preserve"> </w:instrText>
      </w:r>
      <w:r w:rsidR="00151ECB" w:rsidRPr="00EA0C6E">
        <w:rPr>
          <w:rFonts w:cs="Times New Roman"/>
          <w:lang w:val="en-US"/>
        </w:rPr>
        <w:instrText>Center</w:instrText>
      </w:r>
      <w:r w:rsidR="00151ECB" w:rsidRPr="00EA0C6E">
        <w:rPr>
          <w:rFonts w:cs="Times New Roman"/>
        </w:rPr>
        <w:instrText xml:space="preserve"> </w:instrText>
      </w:r>
      <w:r w:rsidR="00151ECB" w:rsidRPr="00EA0C6E">
        <w:rPr>
          <w:rFonts w:cs="Times New Roman"/>
          <w:lang w:val="en-US"/>
        </w:rPr>
        <w:instrText>Qatar</w:instrText>
      </w:r>
      <w:r w:rsidR="00151ECB" w:rsidRPr="00EA0C6E">
        <w:rPr>
          <w:rFonts w:cs="Times New Roman"/>
        </w:rPr>
        <w:instrText xml:space="preserve">, </w:instrText>
      </w:r>
      <w:r w:rsidR="00151ECB" w:rsidRPr="00EA0C6E">
        <w:rPr>
          <w:rFonts w:cs="Times New Roman"/>
          <w:lang w:val="en-US"/>
        </w:rPr>
        <w:instrText>Texas</w:instrText>
      </w:r>
      <w:r w:rsidR="00151ECB" w:rsidRPr="00EA0C6E">
        <w:rPr>
          <w:rFonts w:cs="Times New Roman"/>
        </w:rPr>
        <w:instrText xml:space="preserve"> </w:instrText>
      </w:r>
      <w:r w:rsidR="00151ECB" w:rsidRPr="00EA0C6E">
        <w:rPr>
          <w:rFonts w:cs="Times New Roman"/>
          <w:lang w:val="en-US"/>
        </w:rPr>
        <w:instrText>A</w:instrText>
      </w:r>
      <w:r w:rsidR="00151ECB" w:rsidRPr="00EA0C6E">
        <w:rPr>
          <w:rFonts w:cs="Times New Roman"/>
        </w:rPr>
        <w:instrText>&amp;</w:instrText>
      </w:r>
      <w:r w:rsidR="00151ECB" w:rsidRPr="00EA0C6E">
        <w:rPr>
          <w:rFonts w:cs="Times New Roman"/>
          <w:lang w:val="en-US"/>
        </w:rPr>
        <w:instrText>amp</w:instrText>
      </w:r>
      <w:r w:rsidR="00151ECB" w:rsidRPr="00EA0C6E">
        <w:rPr>
          <w:rFonts w:cs="Times New Roman"/>
        </w:rPr>
        <w:instrText>;</w:instrText>
      </w:r>
      <w:r w:rsidR="00151ECB" w:rsidRPr="00EA0C6E">
        <w:rPr>
          <w:rFonts w:cs="Times New Roman"/>
          <w:lang w:val="en-US"/>
        </w:rPr>
        <w:instrText>M</w:instrText>
      </w:r>
      <w:r w:rsidR="00151ECB" w:rsidRPr="00EA0C6E">
        <w:rPr>
          <w:rFonts w:cs="Times New Roman"/>
        </w:rPr>
        <w:instrText xml:space="preserve"> </w:instrText>
      </w:r>
      <w:r w:rsidR="00151ECB" w:rsidRPr="00EA0C6E">
        <w:rPr>
          <w:rFonts w:cs="Times New Roman"/>
          <w:lang w:val="en-US"/>
        </w:rPr>
        <w:instrText>University</w:instrText>
      </w:r>
      <w:r w:rsidR="00151ECB" w:rsidRPr="00EA0C6E">
        <w:rPr>
          <w:rFonts w:cs="Times New Roman"/>
        </w:rPr>
        <w:instrText xml:space="preserve"> </w:instrText>
      </w:r>
      <w:r w:rsidR="00151ECB" w:rsidRPr="00EA0C6E">
        <w:rPr>
          <w:rFonts w:cs="Times New Roman"/>
          <w:lang w:val="en-US"/>
        </w:rPr>
        <w:instrText>at</w:instrText>
      </w:r>
      <w:r w:rsidR="00151ECB" w:rsidRPr="00EA0C6E">
        <w:rPr>
          <w:rFonts w:cs="Times New Roman"/>
        </w:rPr>
        <w:instrText xml:space="preserve"> </w:instrText>
      </w:r>
      <w:r w:rsidR="00151ECB" w:rsidRPr="00EA0C6E">
        <w:rPr>
          <w:rFonts w:cs="Times New Roman"/>
          <w:lang w:val="en-US"/>
        </w:rPr>
        <w:instrText>Qatar</w:instrText>
      </w:r>
      <w:r w:rsidR="00151ECB" w:rsidRPr="00EA0C6E">
        <w:rPr>
          <w:rFonts w:cs="Times New Roman"/>
        </w:rPr>
        <w:instrText xml:space="preserve">, </w:instrText>
      </w:r>
      <w:r w:rsidR="00151ECB" w:rsidRPr="00EA0C6E">
        <w:rPr>
          <w:rFonts w:cs="Times New Roman"/>
          <w:lang w:val="en-US"/>
        </w:rPr>
        <w:instrText>Qatar</w:instrText>
      </w:r>
      <w:r w:rsidR="00151ECB" w:rsidRPr="00EA0C6E">
        <w:rPr>
          <w:rFonts w:cs="Times New Roman"/>
        </w:rPr>
        <w:instrText xml:space="preserve">. </w:instrText>
      </w:r>
      <w:r w:rsidR="00151ECB" w:rsidRPr="00EA0C6E">
        <w:rPr>
          <w:rFonts w:cs="Times New Roman"/>
          <w:lang w:val="en-US"/>
        </w:rPr>
        <w:instrText>Electronic</w:instrText>
      </w:r>
      <w:r w:rsidR="00151ECB" w:rsidRPr="00EA0C6E">
        <w:rPr>
          <w:rFonts w:cs="Times New Roman"/>
        </w:rPr>
        <w:instrText xml:space="preserve"> </w:instrText>
      </w:r>
      <w:r w:rsidR="00151ECB" w:rsidRPr="00EA0C6E">
        <w:rPr>
          <w:rFonts w:cs="Times New Roman"/>
          <w:lang w:val="en-US"/>
        </w:rPr>
        <w:instrText>address</w:instrText>
      </w:r>
      <w:r w:rsidR="00151ECB" w:rsidRPr="00EA0C6E">
        <w:rPr>
          <w:rFonts w:cs="Times New Roman"/>
        </w:rPr>
        <w:instrText xml:space="preserve">: </w:instrText>
      </w:r>
      <w:r w:rsidR="00151ECB" w:rsidRPr="00EA0C6E">
        <w:rPr>
          <w:rFonts w:cs="Times New Roman"/>
          <w:lang w:val="en-US"/>
        </w:rPr>
        <w:instrText>nawaydshaikh</w:instrText>
      </w:r>
      <w:r w:rsidR="00151ECB" w:rsidRPr="00EA0C6E">
        <w:rPr>
          <w:rFonts w:cs="Times New Roman"/>
        </w:rPr>
        <w:instrText>@</w:instrText>
      </w:r>
      <w:r w:rsidR="00151ECB" w:rsidRPr="00EA0C6E">
        <w:rPr>
          <w:rFonts w:cs="Times New Roman"/>
          <w:lang w:val="en-US"/>
        </w:rPr>
        <w:instrText>tamu</w:instrText>
      </w:r>
      <w:r w:rsidR="00151ECB" w:rsidRPr="00EA0C6E">
        <w:rPr>
          <w:rFonts w:cs="Times New Roman"/>
        </w:rPr>
        <w:instrText>.</w:instrText>
      </w:r>
      <w:r w:rsidR="00151ECB" w:rsidRPr="00EA0C6E">
        <w:rPr>
          <w:rFonts w:cs="Times New Roman"/>
          <w:lang w:val="en-US"/>
        </w:rPr>
        <w:instrText>edu</w:instrText>
      </w:r>
      <w:r w:rsidR="00151ECB" w:rsidRPr="00EA0C6E">
        <w:rPr>
          <w:rFonts w:cs="Times New Roman"/>
        </w:rPr>
        <w:instrText>.&amp;#</w:instrText>
      </w:r>
      <w:r w:rsidR="00151ECB" w:rsidRPr="00EA0C6E">
        <w:rPr>
          <w:rFonts w:cs="Times New Roman"/>
          <w:lang w:val="en-US"/>
        </w:rPr>
        <w:instrText>xD</w:instrText>
      </w:r>
      <w:r w:rsidR="00151ECB" w:rsidRPr="00EA0C6E">
        <w:rPr>
          <w:rFonts w:cs="Times New Roman"/>
        </w:rPr>
        <w:instrText>;</w:instrText>
      </w:r>
      <w:r w:rsidR="00151ECB" w:rsidRPr="00EA0C6E">
        <w:rPr>
          <w:rFonts w:cs="Times New Roman"/>
          <w:lang w:val="en-US"/>
        </w:rPr>
        <w:instrText>Department</w:instrText>
      </w:r>
      <w:r w:rsidR="00151ECB" w:rsidRPr="00EA0C6E">
        <w:rPr>
          <w:rFonts w:cs="Times New Roman"/>
        </w:rPr>
        <w:instrText xml:space="preserve"> </w:instrText>
      </w:r>
      <w:r w:rsidR="00151ECB" w:rsidRPr="00EA0C6E">
        <w:rPr>
          <w:rFonts w:cs="Times New Roman"/>
          <w:lang w:val="en-US"/>
        </w:rPr>
        <w:instrText>of</w:instrText>
      </w:r>
      <w:r w:rsidR="00151ECB" w:rsidRPr="00EA0C6E">
        <w:rPr>
          <w:rFonts w:cs="Times New Roman"/>
        </w:rPr>
        <w:instrText xml:space="preserve"> </w:instrText>
      </w:r>
      <w:r w:rsidR="00151ECB" w:rsidRPr="00EA0C6E">
        <w:rPr>
          <w:rFonts w:cs="Times New Roman"/>
          <w:lang w:val="en-US"/>
        </w:rPr>
        <w:instrText>Chemical</w:instrText>
      </w:r>
      <w:r w:rsidR="00151ECB" w:rsidRPr="00EA0C6E">
        <w:rPr>
          <w:rFonts w:cs="Times New Roman"/>
        </w:rPr>
        <w:instrText xml:space="preserve"> </w:instrText>
      </w:r>
      <w:r w:rsidR="00151ECB" w:rsidRPr="00EA0C6E">
        <w:rPr>
          <w:rFonts w:cs="Times New Roman"/>
          <w:lang w:val="en-US"/>
        </w:rPr>
        <w:instrText>Engineering</w:instrText>
      </w:r>
      <w:r w:rsidR="00151ECB" w:rsidRPr="00EA0C6E">
        <w:rPr>
          <w:rFonts w:cs="Times New Roman"/>
        </w:rPr>
        <w:instrText xml:space="preserve"> </w:instrText>
      </w:r>
      <w:r w:rsidR="00151ECB" w:rsidRPr="00EA0C6E">
        <w:rPr>
          <w:rFonts w:cs="Times New Roman"/>
          <w:lang w:val="en-US"/>
        </w:rPr>
        <w:instrText>and</w:instrText>
      </w:r>
      <w:r w:rsidR="00151ECB" w:rsidRPr="00EA0C6E">
        <w:rPr>
          <w:rFonts w:cs="Times New Roman"/>
        </w:rPr>
        <w:instrText xml:space="preserve"> </w:instrText>
      </w:r>
      <w:r w:rsidR="00151ECB" w:rsidRPr="00EA0C6E">
        <w:rPr>
          <w:rFonts w:cs="Times New Roman"/>
          <w:lang w:val="en-US"/>
        </w:rPr>
        <w:instrText>Mary</w:instrText>
      </w:r>
      <w:r w:rsidR="00151ECB" w:rsidRPr="00EA0C6E">
        <w:rPr>
          <w:rFonts w:cs="Times New Roman"/>
        </w:rPr>
        <w:instrText xml:space="preserve"> </w:instrText>
      </w:r>
      <w:r w:rsidR="00151ECB" w:rsidRPr="00EA0C6E">
        <w:rPr>
          <w:rFonts w:cs="Times New Roman"/>
          <w:lang w:val="en-US"/>
        </w:rPr>
        <w:instrText>Kay</w:instrText>
      </w:r>
      <w:r w:rsidR="00151ECB" w:rsidRPr="00EA0C6E">
        <w:rPr>
          <w:rFonts w:cs="Times New Roman"/>
        </w:rPr>
        <w:instrText xml:space="preserve"> </w:instrText>
      </w:r>
      <w:r w:rsidR="00151ECB" w:rsidRPr="00EA0C6E">
        <w:rPr>
          <w:rFonts w:cs="Times New Roman"/>
          <w:lang w:val="en-US"/>
        </w:rPr>
        <w:instrText>O</w:instrText>
      </w:r>
      <w:r w:rsidR="00151ECB" w:rsidRPr="00EA0C6E">
        <w:rPr>
          <w:rFonts w:cs="Times New Roman"/>
        </w:rPr>
        <w:instrText>&amp;</w:instrText>
      </w:r>
      <w:r w:rsidR="00151ECB" w:rsidRPr="00EA0C6E">
        <w:rPr>
          <w:rFonts w:cs="Times New Roman"/>
          <w:lang w:val="en-US"/>
        </w:rPr>
        <w:instrText>apos</w:instrText>
      </w:r>
      <w:r w:rsidR="00151ECB" w:rsidRPr="00EA0C6E">
        <w:rPr>
          <w:rFonts w:cs="Times New Roman"/>
        </w:rPr>
        <w:instrText>;</w:instrText>
      </w:r>
      <w:r w:rsidR="00151ECB" w:rsidRPr="00EA0C6E">
        <w:rPr>
          <w:rFonts w:cs="Times New Roman"/>
          <w:lang w:val="en-US"/>
        </w:rPr>
        <w:instrText>Connor</w:instrText>
      </w:r>
      <w:r w:rsidR="00151ECB" w:rsidRPr="00EA0C6E">
        <w:rPr>
          <w:rFonts w:cs="Times New Roman"/>
        </w:rPr>
        <w:instrText xml:space="preserve"> </w:instrText>
      </w:r>
      <w:r w:rsidR="00151ECB" w:rsidRPr="00EA0C6E">
        <w:rPr>
          <w:rFonts w:cs="Times New Roman"/>
          <w:lang w:val="en-US"/>
        </w:rPr>
        <w:instrText>Process</w:instrText>
      </w:r>
      <w:r w:rsidR="00151ECB" w:rsidRPr="00EA0C6E">
        <w:rPr>
          <w:rFonts w:cs="Times New Roman"/>
        </w:rPr>
        <w:instrText xml:space="preserve"> </w:instrText>
      </w:r>
      <w:r w:rsidR="00151ECB" w:rsidRPr="00EA0C6E">
        <w:rPr>
          <w:rFonts w:cs="Times New Roman"/>
          <w:lang w:val="en-US"/>
        </w:rPr>
        <w:instrText>Safety</w:instrText>
      </w:r>
      <w:r w:rsidR="00151ECB" w:rsidRPr="00EA0C6E">
        <w:rPr>
          <w:rFonts w:cs="Times New Roman"/>
        </w:rPr>
        <w:instrText xml:space="preserve"> </w:instrText>
      </w:r>
      <w:r w:rsidR="00151ECB" w:rsidRPr="00EA0C6E">
        <w:rPr>
          <w:rFonts w:cs="Times New Roman"/>
          <w:lang w:val="en-US"/>
        </w:rPr>
        <w:instrText>Center</w:instrText>
      </w:r>
      <w:r w:rsidR="00151ECB" w:rsidRPr="00EA0C6E">
        <w:rPr>
          <w:rFonts w:cs="Times New Roman"/>
        </w:rPr>
        <w:instrText xml:space="preserve"> </w:instrText>
      </w:r>
      <w:r w:rsidR="00151ECB" w:rsidRPr="00EA0C6E">
        <w:rPr>
          <w:rFonts w:cs="Times New Roman"/>
          <w:lang w:val="en-US"/>
        </w:rPr>
        <w:instrText>Qatar</w:instrText>
      </w:r>
      <w:r w:rsidR="00151ECB" w:rsidRPr="00EA0C6E">
        <w:rPr>
          <w:rFonts w:cs="Times New Roman"/>
        </w:rPr>
        <w:instrText xml:space="preserve">, </w:instrText>
      </w:r>
      <w:r w:rsidR="00151ECB" w:rsidRPr="00EA0C6E">
        <w:rPr>
          <w:rFonts w:cs="Times New Roman"/>
          <w:lang w:val="en-US"/>
        </w:rPr>
        <w:instrText>Texas</w:instrText>
      </w:r>
      <w:r w:rsidR="00151ECB" w:rsidRPr="00EA0C6E">
        <w:rPr>
          <w:rFonts w:cs="Times New Roman"/>
        </w:rPr>
        <w:instrText xml:space="preserve"> </w:instrText>
      </w:r>
      <w:r w:rsidR="00151ECB" w:rsidRPr="00EA0C6E">
        <w:rPr>
          <w:rFonts w:cs="Times New Roman"/>
          <w:lang w:val="en-US"/>
        </w:rPr>
        <w:instrText>A</w:instrText>
      </w:r>
      <w:r w:rsidR="00151ECB" w:rsidRPr="00EA0C6E">
        <w:rPr>
          <w:rFonts w:cs="Times New Roman"/>
        </w:rPr>
        <w:instrText>&amp;</w:instrText>
      </w:r>
      <w:r w:rsidR="00151ECB" w:rsidRPr="00EA0C6E">
        <w:rPr>
          <w:rFonts w:cs="Times New Roman"/>
          <w:lang w:val="en-US"/>
        </w:rPr>
        <w:instrText>amp</w:instrText>
      </w:r>
      <w:r w:rsidR="00151ECB" w:rsidRPr="00EA0C6E">
        <w:rPr>
          <w:rFonts w:cs="Times New Roman"/>
        </w:rPr>
        <w:instrText>;</w:instrText>
      </w:r>
      <w:r w:rsidR="00151ECB" w:rsidRPr="00EA0C6E">
        <w:rPr>
          <w:rFonts w:cs="Times New Roman"/>
          <w:lang w:val="en-US"/>
        </w:rPr>
        <w:instrText>M</w:instrText>
      </w:r>
      <w:r w:rsidR="00151ECB" w:rsidRPr="00EA0C6E">
        <w:rPr>
          <w:rFonts w:cs="Times New Roman"/>
        </w:rPr>
        <w:instrText xml:space="preserve"> </w:instrText>
      </w:r>
      <w:r w:rsidR="00151ECB" w:rsidRPr="00EA0C6E">
        <w:rPr>
          <w:rFonts w:cs="Times New Roman"/>
          <w:lang w:val="en-US"/>
        </w:rPr>
        <w:instrText>University</w:instrText>
      </w:r>
      <w:r w:rsidR="00151ECB" w:rsidRPr="00EA0C6E">
        <w:rPr>
          <w:rFonts w:cs="Times New Roman"/>
        </w:rPr>
        <w:instrText xml:space="preserve"> </w:instrText>
      </w:r>
      <w:r w:rsidR="00151ECB" w:rsidRPr="00EA0C6E">
        <w:rPr>
          <w:rFonts w:cs="Times New Roman"/>
          <w:lang w:val="en-US"/>
        </w:rPr>
        <w:instrText>at</w:instrText>
      </w:r>
      <w:r w:rsidR="00151ECB" w:rsidRPr="00EA0C6E">
        <w:rPr>
          <w:rFonts w:cs="Times New Roman"/>
        </w:rPr>
        <w:instrText xml:space="preserve"> </w:instrText>
      </w:r>
      <w:r w:rsidR="00151ECB" w:rsidRPr="00EA0C6E">
        <w:rPr>
          <w:rFonts w:cs="Times New Roman"/>
          <w:lang w:val="en-US"/>
        </w:rPr>
        <w:instrText>Qatar</w:instrText>
      </w:r>
      <w:r w:rsidR="00151ECB" w:rsidRPr="00EA0C6E">
        <w:rPr>
          <w:rFonts w:cs="Times New Roman"/>
        </w:rPr>
        <w:instrText xml:space="preserve">, </w:instrText>
      </w:r>
      <w:r w:rsidR="00151ECB" w:rsidRPr="00EA0C6E">
        <w:rPr>
          <w:rFonts w:cs="Times New Roman"/>
          <w:lang w:val="en-US"/>
        </w:rPr>
        <w:instrText>Qatar</w:instrText>
      </w:r>
      <w:r w:rsidR="00151ECB" w:rsidRPr="00EA0C6E">
        <w:rPr>
          <w:rFonts w:cs="Times New Roman"/>
        </w:rPr>
        <w:instrText xml:space="preserve">. </w:instrText>
      </w:r>
      <w:r w:rsidR="00151ECB" w:rsidRPr="00EA0C6E">
        <w:rPr>
          <w:rFonts w:cs="Times New Roman"/>
          <w:lang w:val="en-US"/>
        </w:rPr>
        <w:instrText>Electronic</w:instrText>
      </w:r>
      <w:r w:rsidR="00151ECB" w:rsidRPr="00EA0C6E">
        <w:rPr>
          <w:rFonts w:cs="Times New Roman"/>
        </w:rPr>
        <w:instrText xml:space="preserve"> </w:instrText>
      </w:r>
      <w:r w:rsidR="00151ECB" w:rsidRPr="00EA0C6E">
        <w:rPr>
          <w:rFonts w:cs="Times New Roman"/>
          <w:lang w:val="en-US"/>
        </w:rPr>
        <w:instrText>address</w:instrText>
      </w:r>
      <w:r w:rsidR="00151ECB" w:rsidRPr="00EA0C6E">
        <w:rPr>
          <w:rFonts w:cs="Times New Roman"/>
        </w:rPr>
        <w:instrText xml:space="preserve">: </w:instrText>
      </w:r>
      <w:r w:rsidR="00151ECB" w:rsidRPr="00EA0C6E">
        <w:rPr>
          <w:rFonts w:cs="Times New Roman"/>
          <w:lang w:val="en-US"/>
        </w:rPr>
        <w:instrText>k</w:instrText>
      </w:r>
      <w:r w:rsidR="00151ECB" w:rsidRPr="00EA0C6E">
        <w:rPr>
          <w:rFonts w:cs="Times New Roman"/>
        </w:rPr>
        <w:instrText>.</w:instrText>
      </w:r>
      <w:r w:rsidR="00151ECB" w:rsidRPr="00EA0C6E">
        <w:rPr>
          <w:rFonts w:cs="Times New Roman"/>
          <w:lang w:val="en-US"/>
        </w:rPr>
        <w:instrText>kakosimos</w:instrText>
      </w:r>
      <w:r w:rsidR="00151ECB" w:rsidRPr="00EA0C6E">
        <w:rPr>
          <w:rFonts w:cs="Times New Roman"/>
        </w:rPr>
        <w:instrText>@</w:instrText>
      </w:r>
      <w:r w:rsidR="00151ECB" w:rsidRPr="00EA0C6E">
        <w:rPr>
          <w:rFonts w:cs="Times New Roman"/>
          <w:lang w:val="en-US"/>
        </w:rPr>
        <w:instrText>qatar</w:instrText>
      </w:r>
      <w:r w:rsidR="00151ECB" w:rsidRPr="00EA0C6E">
        <w:rPr>
          <w:rFonts w:cs="Times New Roman"/>
        </w:rPr>
        <w:instrText>.</w:instrText>
      </w:r>
      <w:r w:rsidR="00151ECB" w:rsidRPr="00EA0C6E">
        <w:rPr>
          <w:rFonts w:cs="Times New Roman"/>
          <w:lang w:val="en-US"/>
        </w:rPr>
        <w:instrText>tamu</w:instrText>
      </w:r>
      <w:r w:rsidR="00151ECB" w:rsidRPr="00EA0C6E">
        <w:rPr>
          <w:rFonts w:cs="Times New Roman"/>
        </w:rPr>
        <w:instrText>.</w:instrText>
      </w:r>
      <w:r w:rsidR="00151ECB" w:rsidRPr="00EA0C6E">
        <w:rPr>
          <w:rFonts w:cs="Times New Roman"/>
          <w:lang w:val="en-US"/>
        </w:rPr>
        <w:instrText>edu</w:instrText>
      </w:r>
      <w:r w:rsidR="00151ECB" w:rsidRPr="00EA0C6E">
        <w:rPr>
          <w:rFonts w:cs="Times New Roman"/>
        </w:rPr>
        <w:instrText>.&amp;#</w:instrText>
      </w:r>
      <w:r w:rsidR="00151ECB" w:rsidRPr="00EA0C6E">
        <w:rPr>
          <w:rFonts w:cs="Times New Roman"/>
          <w:lang w:val="en-US"/>
        </w:rPr>
        <w:instrText>xD</w:instrText>
      </w:r>
      <w:r w:rsidR="00151ECB" w:rsidRPr="00EA0C6E">
        <w:rPr>
          <w:rFonts w:cs="Times New Roman"/>
        </w:rPr>
        <w:instrText>;</w:instrText>
      </w:r>
      <w:r w:rsidR="00151ECB" w:rsidRPr="00EA0C6E">
        <w:rPr>
          <w:rFonts w:cs="Times New Roman"/>
          <w:lang w:val="en-US"/>
        </w:rPr>
        <w:instrText>Department</w:instrText>
      </w:r>
      <w:r w:rsidR="00151ECB" w:rsidRPr="00EA0C6E">
        <w:rPr>
          <w:rFonts w:cs="Times New Roman"/>
        </w:rPr>
        <w:instrText xml:space="preserve"> </w:instrText>
      </w:r>
      <w:r w:rsidR="00151ECB" w:rsidRPr="00EA0C6E">
        <w:rPr>
          <w:rFonts w:cs="Times New Roman"/>
          <w:lang w:val="en-US"/>
        </w:rPr>
        <w:instrText>of</w:instrText>
      </w:r>
      <w:r w:rsidR="00151ECB" w:rsidRPr="00EA0C6E">
        <w:rPr>
          <w:rFonts w:cs="Times New Roman"/>
        </w:rPr>
        <w:instrText xml:space="preserve"> </w:instrText>
      </w:r>
      <w:r w:rsidR="00151ECB" w:rsidRPr="00EA0C6E">
        <w:rPr>
          <w:rFonts w:cs="Times New Roman"/>
          <w:lang w:val="en-US"/>
        </w:rPr>
        <w:instrText>Chemical</w:instrText>
      </w:r>
      <w:r w:rsidR="00151ECB" w:rsidRPr="00EA0C6E">
        <w:rPr>
          <w:rFonts w:cs="Times New Roman"/>
        </w:rPr>
        <w:instrText xml:space="preserve"> </w:instrText>
      </w:r>
      <w:r w:rsidR="00151ECB" w:rsidRPr="00EA0C6E">
        <w:rPr>
          <w:rFonts w:cs="Times New Roman"/>
          <w:lang w:val="en-US"/>
        </w:rPr>
        <w:instrText>Engineering</w:instrText>
      </w:r>
      <w:r w:rsidR="00151ECB" w:rsidRPr="00EA0C6E">
        <w:rPr>
          <w:rFonts w:cs="Times New Roman"/>
        </w:rPr>
        <w:instrText xml:space="preserve"> </w:instrText>
      </w:r>
      <w:r w:rsidR="00151ECB" w:rsidRPr="00EA0C6E">
        <w:rPr>
          <w:rFonts w:cs="Times New Roman"/>
          <w:lang w:val="en-US"/>
        </w:rPr>
        <w:instrText>and</w:instrText>
      </w:r>
      <w:r w:rsidR="00151ECB" w:rsidRPr="00EA0C6E">
        <w:rPr>
          <w:rFonts w:cs="Times New Roman"/>
        </w:rPr>
        <w:instrText xml:space="preserve"> </w:instrText>
      </w:r>
      <w:r w:rsidR="00151ECB" w:rsidRPr="00EA0C6E">
        <w:rPr>
          <w:rFonts w:cs="Times New Roman"/>
          <w:lang w:val="en-US"/>
        </w:rPr>
        <w:instrText>Mary</w:instrText>
      </w:r>
      <w:r w:rsidR="00151ECB" w:rsidRPr="00EA0C6E">
        <w:rPr>
          <w:rFonts w:cs="Times New Roman"/>
        </w:rPr>
        <w:instrText xml:space="preserve"> </w:instrText>
      </w:r>
      <w:r w:rsidR="00151ECB" w:rsidRPr="00EA0C6E">
        <w:rPr>
          <w:rFonts w:cs="Times New Roman"/>
          <w:lang w:val="en-US"/>
        </w:rPr>
        <w:instrText>Kay</w:instrText>
      </w:r>
      <w:r w:rsidR="00151ECB" w:rsidRPr="00EA0C6E">
        <w:rPr>
          <w:rFonts w:cs="Times New Roman"/>
        </w:rPr>
        <w:instrText xml:space="preserve"> </w:instrText>
      </w:r>
      <w:r w:rsidR="00151ECB" w:rsidRPr="00EA0C6E">
        <w:rPr>
          <w:rFonts w:cs="Times New Roman"/>
          <w:lang w:val="en-US"/>
        </w:rPr>
        <w:instrText>O</w:instrText>
      </w:r>
      <w:r w:rsidR="00151ECB" w:rsidRPr="00EA0C6E">
        <w:rPr>
          <w:rFonts w:cs="Times New Roman"/>
        </w:rPr>
        <w:instrText>&amp;</w:instrText>
      </w:r>
      <w:r w:rsidR="00151ECB" w:rsidRPr="00EA0C6E">
        <w:rPr>
          <w:rFonts w:cs="Times New Roman"/>
          <w:lang w:val="en-US"/>
        </w:rPr>
        <w:instrText>apos</w:instrText>
      </w:r>
      <w:r w:rsidR="00151ECB" w:rsidRPr="00EA0C6E">
        <w:rPr>
          <w:rFonts w:cs="Times New Roman"/>
        </w:rPr>
        <w:instrText>;</w:instrText>
      </w:r>
      <w:r w:rsidR="00151ECB" w:rsidRPr="00EA0C6E">
        <w:rPr>
          <w:rFonts w:cs="Times New Roman"/>
          <w:lang w:val="en-US"/>
        </w:rPr>
        <w:instrText>Connor</w:instrText>
      </w:r>
      <w:r w:rsidR="00151ECB" w:rsidRPr="00EA0C6E">
        <w:rPr>
          <w:rFonts w:cs="Times New Roman"/>
        </w:rPr>
        <w:instrText xml:space="preserve"> </w:instrText>
      </w:r>
      <w:r w:rsidR="00151ECB" w:rsidRPr="00EA0C6E">
        <w:rPr>
          <w:rFonts w:cs="Times New Roman"/>
          <w:lang w:val="en-US"/>
        </w:rPr>
        <w:instrText>Process</w:instrText>
      </w:r>
      <w:r w:rsidR="00151ECB" w:rsidRPr="00EA0C6E">
        <w:rPr>
          <w:rFonts w:cs="Times New Roman"/>
        </w:rPr>
        <w:instrText xml:space="preserve"> </w:instrText>
      </w:r>
      <w:r w:rsidR="00151ECB" w:rsidRPr="00EA0C6E">
        <w:rPr>
          <w:rFonts w:cs="Times New Roman"/>
          <w:lang w:val="en-US"/>
        </w:rPr>
        <w:instrText>Safety</w:instrText>
      </w:r>
      <w:r w:rsidR="00151ECB" w:rsidRPr="00EA0C6E">
        <w:rPr>
          <w:rFonts w:cs="Times New Roman"/>
        </w:rPr>
        <w:instrText xml:space="preserve"> </w:instrText>
      </w:r>
      <w:r w:rsidR="00151ECB" w:rsidRPr="00EA0C6E">
        <w:rPr>
          <w:rFonts w:cs="Times New Roman"/>
          <w:lang w:val="en-US"/>
        </w:rPr>
        <w:instrText>Center</w:instrText>
      </w:r>
      <w:r w:rsidR="00151ECB" w:rsidRPr="00EA0C6E">
        <w:rPr>
          <w:rFonts w:cs="Times New Roman"/>
        </w:rPr>
        <w:instrText xml:space="preserve"> </w:instrText>
      </w:r>
      <w:r w:rsidR="00151ECB" w:rsidRPr="00EA0C6E">
        <w:rPr>
          <w:rFonts w:cs="Times New Roman"/>
          <w:lang w:val="en-US"/>
        </w:rPr>
        <w:instrText>Qatar</w:instrText>
      </w:r>
      <w:r w:rsidR="00151ECB" w:rsidRPr="00EA0C6E">
        <w:rPr>
          <w:rFonts w:cs="Times New Roman"/>
        </w:rPr>
        <w:instrText xml:space="preserve">, </w:instrText>
      </w:r>
      <w:r w:rsidR="00151ECB" w:rsidRPr="00EA0C6E">
        <w:rPr>
          <w:rFonts w:cs="Times New Roman"/>
          <w:lang w:val="en-US"/>
        </w:rPr>
        <w:instrText>Texas</w:instrText>
      </w:r>
      <w:r w:rsidR="00151ECB" w:rsidRPr="00EA0C6E">
        <w:rPr>
          <w:rFonts w:cs="Times New Roman"/>
        </w:rPr>
        <w:instrText xml:space="preserve"> </w:instrText>
      </w:r>
      <w:r w:rsidR="00151ECB" w:rsidRPr="00EA0C6E">
        <w:rPr>
          <w:rFonts w:cs="Times New Roman"/>
          <w:lang w:val="en-US"/>
        </w:rPr>
        <w:instrText>A</w:instrText>
      </w:r>
      <w:r w:rsidR="00151ECB" w:rsidRPr="00EA0C6E">
        <w:rPr>
          <w:rFonts w:cs="Times New Roman"/>
        </w:rPr>
        <w:instrText>&amp;</w:instrText>
      </w:r>
      <w:r w:rsidR="00151ECB" w:rsidRPr="00EA0C6E">
        <w:rPr>
          <w:rFonts w:cs="Times New Roman"/>
          <w:lang w:val="en-US"/>
        </w:rPr>
        <w:instrText>amp</w:instrText>
      </w:r>
      <w:r w:rsidR="00151ECB" w:rsidRPr="00EA0C6E">
        <w:rPr>
          <w:rFonts w:cs="Times New Roman"/>
        </w:rPr>
        <w:instrText>;</w:instrText>
      </w:r>
      <w:r w:rsidR="00151ECB" w:rsidRPr="00EA0C6E">
        <w:rPr>
          <w:rFonts w:cs="Times New Roman"/>
          <w:lang w:val="en-US"/>
        </w:rPr>
        <w:instrText>M</w:instrText>
      </w:r>
      <w:r w:rsidR="00151ECB" w:rsidRPr="00EA0C6E">
        <w:rPr>
          <w:rFonts w:cs="Times New Roman"/>
        </w:rPr>
        <w:instrText xml:space="preserve"> </w:instrText>
      </w:r>
      <w:r w:rsidR="00151ECB" w:rsidRPr="00EA0C6E">
        <w:rPr>
          <w:rFonts w:cs="Times New Roman"/>
          <w:lang w:val="en-US"/>
        </w:rPr>
        <w:instrText>University</w:instrText>
      </w:r>
      <w:r w:rsidR="00151ECB" w:rsidRPr="00EA0C6E">
        <w:rPr>
          <w:rFonts w:cs="Times New Roman"/>
        </w:rPr>
        <w:instrText xml:space="preserve"> </w:instrText>
      </w:r>
      <w:r w:rsidR="00151ECB" w:rsidRPr="00EA0C6E">
        <w:rPr>
          <w:rFonts w:cs="Times New Roman"/>
          <w:lang w:val="en-US"/>
        </w:rPr>
        <w:instrText>at</w:instrText>
      </w:r>
      <w:r w:rsidR="00151ECB" w:rsidRPr="00EA0C6E">
        <w:rPr>
          <w:rFonts w:cs="Times New Roman"/>
        </w:rPr>
        <w:instrText xml:space="preserve"> </w:instrText>
      </w:r>
      <w:r w:rsidR="00151ECB" w:rsidRPr="00EA0C6E">
        <w:rPr>
          <w:rFonts w:cs="Times New Roman"/>
          <w:lang w:val="en-US"/>
        </w:rPr>
        <w:instrText>Qatar</w:instrText>
      </w:r>
      <w:r w:rsidR="00151ECB" w:rsidRPr="00EA0C6E">
        <w:rPr>
          <w:rFonts w:cs="Times New Roman"/>
        </w:rPr>
        <w:instrText xml:space="preserve">, </w:instrText>
      </w:r>
      <w:r w:rsidR="00151ECB" w:rsidRPr="00EA0C6E">
        <w:rPr>
          <w:rFonts w:cs="Times New Roman"/>
          <w:lang w:val="en-US"/>
        </w:rPr>
        <w:instrText>Qatar</w:instrText>
      </w:r>
      <w:r w:rsidR="00151ECB" w:rsidRPr="00EA0C6E">
        <w:rPr>
          <w:rFonts w:cs="Times New Roman"/>
        </w:rPr>
        <w:instrText>.&lt;/</w:instrText>
      </w:r>
      <w:r w:rsidR="00151ECB" w:rsidRPr="00EA0C6E">
        <w:rPr>
          <w:rFonts w:cs="Times New Roman"/>
          <w:lang w:val="en-US"/>
        </w:rPr>
        <w:instrText>auth</w:instrText>
      </w:r>
      <w:r w:rsidR="00151ECB" w:rsidRPr="00EA0C6E">
        <w:rPr>
          <w:rFonts w:cs="Times New Roman"/>
        </w:rPr>
        <w:instrText>-</w:instrText>
      </w:r>
      <w:r w:rsidR="00151ECB" w:rsidRPr="00EA0C6E">
        <w:rPr>
          <w:rFonts w:cs="Times New Roman"/>
          <w:lang w:val="en-US"/>
        </w:rPr>
        <w:instrText>address</w:instrText>
      </w:r>
      <w:r w:rsidR="00151ECB" w:rsidRPr="00EA0C6E">
        <w:rPr>
          <w:rFonts w:cs="Times New Roman"/>
        </w:rPr>
        <w:instrText>&gt;&lt;</w:instrText>
      </w:r>
      <w:r w:rsidR="00151ECB" w:rsidRPr="00EA0C6E">
        <w:rPr>
          <w:rFonts w:cs="Times New Roman"/>
          <w:lang w:val="en-US"/>
        </w:rPr>
        <w:instrText>titles</w:instrText>
      </w:r>
      <w:r w:rsidR="00151ECB" w:rsidRPr="00EA0C6E">
        <w:rPr>
          <w:rFonts w:cs="Times New Roman"/>
        </w:rPr>
        <w:instrText>&gt;&lt;</w:instrText>
      </w:r>
      <w:r w:rsidR="00151ECB" w:rsidRPr="00EA0C6E">
        <w:rPr>
          <w:rFonts w:cs="Times New Roman"/>
          <w:lang w:val="en-US"/>
        </w:rPr>
        <w:instrText>title</w:instrText>
      </w:r>
      <w:r w:rsidR="00151ECB" w:rsidRPr="00EA0C6E">
        <w:rPr>
          <w:rFonts w:cs="Times New Roman"/>
        </w:rPr>
        <w:instrText>&gt;</w:instrText>
      </w:r>
      <w:r w:rsidR="00151ECB" w:rsidRPr="00EA0C6E">
        <w:rPr>
          <w:rFonts w:cs="Times New Roman"/>
          <w:lang w:val="en-US"/>
        </w:rPr>
        <w:instrText>Concept</w:instrText>
      </w:r>
      <w:r w:rsidR="00151ECB" w:rsidRPr="00EA0C6E">
        <w:rPr>
          <w:rFonts w:cs="Times New Roman"/>
        </w:rPr>
        <w:instrText xml:space="preserve"> </w:instrText>
      </w:r>
      <w:r w:rsidR="00151ECB" w:rsidRPr="00EA0C6E">
        <w:rPr>
          <w:rFonts w:cs="Times New Roman"/>
          <w:lang w:val="en-US"/>
        </w:rPr>
        <w:instrText>and</w:instrText>
      </w:r>
      <w:r w:rsidR="00151ECB" w:rsidRPr="00EA0C6E">
        <w:rPr>
          <w:rFonts w:cs="Times New Roman"/>
        </w:rPr>
        <w:instrText xml:space="preserve"> </w:instrText>
      </w:r>
      <w:r w:rsidR="00151ECB" w:rsidRPr="00EA0C6E">
        <w:rPr>
          <w:rFonts w:cs="Times New Roman"/>
          <w:lang w:val="en-US"/>
        </w:rPr>
        <w:instrText>demonstration</w:instrText>
      </w:r>
      <w:r w:rsidR="00151ECB" w:rsidRPr="00EA0C6E">
        <w:rPr>
          <w:rFonts w:cs="Times New Roman"/>
        </w:rPr>
        <w:instrText xml:space="preserve"> </w:instrText>
      </w:r>
      <w:r w:rsidR="00151ECB" w:rsidRPr="00EA0C6E">
        <w:rPr>
          <w:rFonts w:cs="Times New Roman"/>
          <w:lang w:val="en-US"/>
        </w:rPr>
        <w:instrText>of</w:instrText>
      </w:r>
      <w:r w:rsidR="00151ECB" w:rsidRPr="00EA0C6E">
        <w:rPr>
          <w:rFonts w:cs="Times New Roman"/>
        </w:rPr>
        <w:instrText xml:space="preserve"> </w:instrText>
      </w:r>
      <w:r w:rsidR="00151ECB" w:rsidRPr="00EA0C6E">
        <w:rPr>
          <w:rFonts w:cs="Times New Roman"/>
          <w:lang w:val="en-US"/>
        </w:rPr>
        <w:instrText>a</w:instrText>
      </w:r>
      <w:r w:rsidR="00151ECB" w:rsidRPr="00EA0C6E">
        <w:rPr>
          <w:rFonts w:cs="Times New Roman"/>
        </w:rPr>
        <w:instrText xml:space="preserve"> </w:instrText>
      </w:r>
      <w:r w:rsidR="00151ECB" w:rsidRPr="00EA0C6E">
        <w:rPr>
          <w:rFonts w:cs="Times New Roman"/>
          <w:lang w:val="en-US"/>
        </w:rPr>
        <w:instrText>fully</w:instrText>
      </w:r>
      <w:r w:rsidR="00151ECB" w:rsidRPr="00EA0C6E">
        <w:rPr>
          <w:rFonts w:cs="Times New Roman"/>
        </w:rPr>
        <w:instrText xml:space="preserve"> </w:instrText>
      </w:r>
      <w:r w:rsidR="00151ECB" w:rsidRPr="00EA0C6E">
        <w:rPr>
          <w:rFonts w:cs="Times New Roman"/>
          <w:lang w:val="en-US"/>
        </w:rPr>
        <w:instrText>coupled</w:instrText>
      </w:r>
      <w:r w:rsidR="00151ECB" w:rsidRPr="00EA0C6E">
        <w:rPr>
          <w:rFonts w:cs="Times New Roman"/>
        </w:rPr>
        <w:instrText xml:space="preserve"> </w:instrText>
      </w:r>
      <w:r w:rsidR="00151ECB" w:rsidRPr="00EA0C6E">
        <w:rPr>
          <w:rFonts w:cs="Times New Roman"/>
          <w:lang w:val="en-US"/>
        </w:rPr>
        <w:instrText>and</w:instrText>
      </w:r>
      <w:r w:rsidR="00151ECB" w:rsidRPr="00EA0C6E">
        <w:rPr>
          <w:rFonts w:cs="Times New Roman"/>
        </w:rPr>
        <w:instrText xml:space="preserve"> </w:instrText>
      </w:r>
      <w:r w:rsidR="00151ECB" w:rsidRPr="00EA0C6E">
        <w:rPr>
          <w:rFonts w:cs="Times New Roman"/>
          <w:lang w:val="en-US"/>
        </w:rPr>
        <w:instrText>dynamic</w:instrText>
      </w:r>
      <w:r w:rsidR="00151ECB" w:rsidRPr="00EA0C6E">
        <w:rPr>
          <w:rFonts w:cs="Times New Roman"/>
        </w:rPr>
        <w:instrText xml:space="preserve"> </w:instrText>
      </w:r>
      <w:r w:rsidR="00151ECB" w:rsidRPr="00EA0C6E">
        <w:rPr>
          <w:rFonts w:cs="Times New Roman"/>
          <w:lang w:val="en-US"/>
        </w:rPr>
        <w:instrText>exposure</w:instrText>
      </w:r>
      <w:r w:rsidR="00151ECB" w:rsidRPr="00EA0C6E">
        <w:rPr>
          <w:rFonts w:cs="Times New Roman"/>
        </w:rPr>
        <w:instrText>-</w:instrText>
      </w:r>
      <w:r w:rsidR="00151ECB" w:rsidRPr="00EA0C6E">
        <w:rPr>
          <w:rFonts w:cs="Times New Roman"/>
          <w:lang w:val="en-US"/>
        </w:rPr>
        <w:instrText>response</w:instrText>
      </w:r>
      <w:r w:rsidR="00151ECB" w:rsidRPr="00EA0C6E">
        <w:rPr>
          <w:rFonts w:cs="Times New Roman"/>
        </w:rPr>
        <w:instrText xml:space="preserve"> </w:instrText>
      </w:r>
      <w:r w:rsidR="00151ECB" w:rsidRPr="00EA0C6E">
        <w:rPr>
          <w:rFonts w:cs="Times New Roman"/>
          <w:lang w:val="en-US"/>
        </w:rPr>
        <w:instrText>methodology</w:instrText>
      </w:r>
      <w:r w:rsidR="00151ECB" w:rsidRPr="00EA0C6E">
        <w:rPr>
          <w:rFonts w:cs="Times New Roman"/>
        </w:rPr>
        <w:instrText xml:space="preserve"> </w:instrText>
      </w:r>
      <w:r w:rsidR="00151ECB" w:rsidRPr="00EA0C6E">
        <w:rPr>
          <w:rFonts w:cs="Times New Roman"/>
          <w:lang w:val="en-US"/>
        </w:rPr>
        <w:instrText>for</w:instrText>
      </w:r>
      <w:r w:rsidR="00151ECB" w:rsidRPr="00EA0C6E">
        <w:rPr>
          <w:rFonts w:cs="Times New Roman"/>
        </w:rPr>
        <w:instrText xml:space="preserve"> </w:instrText>
      </w:r>
      <w:r w:rsidR="00151ECB" w:rsidRPr="00EA0C6E">
        <w:rPr>
          <w:rFonts w:cs="Times New Roman"/>
          <w:lang w:val="en-US"/>
        </w:rPr>
        <w:instrText>crowd</w:instrText>
      </w:r>
      <w:r w:rsidR="00151ECB" w:rsidRPr="00EA0C6E">
        <w:rPr>
          <w:rFonts w:cs="Times New Roman"/>
        </w:rPr>
        <w:instrText xml:space="preserve"> </w:instrText>
      </w:r>
      <w:r w:rsidR="00151ECB" w:rsidRPr="00EA0C6E">
        <w:rPr>
          <w:rFonts w:cs="Times New Roman"/>
          <w:lang w:val="en-US"/>
        </w:rPr>
        <w:instrText>evacuation</w:instrText>
      </w:r>
      <w:r w:rsidR="00151ECB" w:rsidRPr="00EA0C6E">
        <w:rPr>
          <w:rFonts w:cs="Times New Roman"/>
        </w:rPr>
        <w:instrText xml:space="preserve"> </w:instrText>
      </w:r>
      <w:r w:rsidR="00151ECB" w:rsidRPr="00EA0C6E">
        <w:rPr>
          <w:rFonts w:cs="Times New Roman"/>
          <w:lang w:val="en-US"/>
        </w:rPr>
        <w:instrText>numerical</w:instrText>
      </w:r>
      <w:r w:rsidR="00151ECB" w:rsidRPr="00EA0C6E">
        <w:rPr>
          <w:rFonts w:cs="Times New Roman"/>
        </w:rPr>
        <w:instrText xml:space="preserve"> </w:instrText>
      </w:r>
      <w:r w:rsidR="00151ECB" w:rsidRPr="00EA0C6E">
        <w:rPr>
          <w:rFonts w:cs="Times New Roman"/>
          <w:lang w:val="en-US"/>
        </w:rPr>
        <w:instrText>modelling</w:instrText>
      </w:r>
      <w:r w:rsidR="00151ECB" w:rsidRPr="00EA0C6E">
        <w:rPr>
          <w:rFonts w:cs="Times New Roman"/>
        </w:rPr>
        <w:instrText xml:space="preserve"> </w:instrText>
      </w:r>
      <w:r w:rsidR="00151ECB" w:rsidRPr="00EA0C6E">
        <w:rPr>
          <w:rFonts w:cs="Times New Roman"/>
          <w:lang w:val="en-US"/>
        </w:rPr>
        <w:instrText>in</w:instrText>
      </w:r>
      <w:r w:rsidR="00151ECB" w:rsidRPr="00EA0C6E">
        <w:rPr>
          <w:rFonts w:cs="Times New Roman"/>
        </w:rPr>
        <w:instrText xml:space="preserve"> </w:instrText>
      </w:r>
      <w:r w:rsidR="00151ECB" w:rsidRPr="00EA0C6E">
        <w:rPr>
          <w:rFonts w:cs="Times New Roman"/>
          <w:lang w:val="en-US"/>
        </w:rPr>
        <w:instrText>airborne</w:instrText>
      </w:r>
      <w:r w:rsidR="00151ECB" w:rsidRPr="00EA0C6E">
        <w:rPr>
          <w:rFonts w:cs="Times New Roman"/>
        </w:rPr>
        <w:instrText>-</w:instrText>
      </w:r>
      <w:r w:rsidR="00151ECB" w:rsidRPr="00EA0C6E">
        <w:rPr>
          <w:rFonts w:cs="Times New Roman"/>
          <w:lang w:val="en-US"/>
        </w:rPr>
        <w:instrText>toxic</w:instrText>
      </w:r>
      <w:r w:rsidR="00151ECB" w:rsidRPr="00EA0C6E">
        <w:rPr>
          <w:rFonts w:cs="Times New Roman"/>
        </w:rPr>
        <w:instrText xml:space="preserve"> </w:instrText>
      </w:r>
      <w:r w:rsidR="00151ECB" w:rsidRPr="00EA0C6E">
        <w:rPr>
          <w:rFonts w:cs="Times New Roman"/>
          <w:lang w:val="en-US"/>
        </w:rPr>
        <w:instrText>environments</w:instrText>
      </w:r>
      <w:r w:rsidR="00151ECB" w:rsidRPr="00EA0C6E">
        <w:rPr>
          <w:rFonts w:cs="Times New Roman"/>
        </w:rPr>
        <w:instrText>&lt;/</w:instrText>
      </w:r>
      <w:r w:rsidR="00151ECB" w:rsidRPr="00EA0C6E">
        <w:rPr>
          <w:rFonts w:cs="Times New Roman"/>
          <w:lang w:val="en-US"/>
        </w:rPr>
        <w:instrText>title</w:instrText>
      </w:r>
      <w:r w:rsidR="00151ECB" w:rsidRPr="00EA0C6E">
        <w:rPr>
          <w:rFonts w:cs="Times New Roman"/>
        </w:rPr>
        <w:instrText>&gt;&lt;</w:instrText>
      </w:r>
      <w:r w:rsidR="00151ECB" w:rsidRPr="00EA0C6E">
        <w:rPr>
          <w:rFonts w:cs="Times New Roman"/>
          <w:lang w:val="en-US"/>
        </w:rPr>
        <w:instrText>secondary</w:instrText>
      </w:r>
      <w:r w:rsidR="00151ECB" w:rsidRPr="00EA0C6E">
        <w:rPr>
          <w:rFonts w:cs="Times New Roman"/>
        </w:rPr>
        <w:instrText>-</w:instrText>
      </w:r>
      <w:r w:rsidR="00151ECB" w:rsidRPr="00EA0C6E">
        <w:rPr>
          <w:rFonts w:cs="Times New Roman"/>
          <w:lang w:val="en-US"/>
        </w:rPr>
        <w:instrText>title</w:instrText>
      </w:r>
      <w:r w:rsidR="00151ECB" w:rsidRPr="00EA0C6E">
        <w:rPr>
          <w:rFonts w:cs="Times New Roman"/>
        </w:rPr>
        <w:instrText>&gt;</w:instrText>
      </w:r>
      <w:r w:rsidR="00151ECB" w:rsidRPr="00EA0C6E">
        <w:rPr>
          <w:rFonts w:cs="Times New Roman"/>
          <w:lang w:val="en-US"/>
        </w:rPr>
        <w:instrText>J</w:instrText>
      </w:r>
      <w:r w:rsidR="00151ECB" w:rsidRPr="00EA0C6E">
        <w:rPr>
          <w:rFonts w:cs="Times New Roman"/>
        </w:rPr>
        <w:instrText xml:space="preserve"> </w:instrText>
      </w:r>
      <w:r w:rsidR="00151ECB" w:rsidRPr="00EA0C6E">
        <w:rPr>
          <w:rFonts w:cs="Times New Roman"/>
          <w:lang w:val="en-US"/>
        </w:rPr>
        <w:instrText>Hazard</w:instrText>
      </w:r>
      <w:r w:rsidR="00151ECB" w:rsidRPr="00EA0C6E">
        <w:rPr>
          <w:rFonts w:cs="Times New Roman"/>
        </w:rPr>
        <w:instrText xml:space="preserve"> </w:instrText>
      </w:r>
      <w:r w:rsidR="00151ECB" w:rsidRPr="00EA0C6E">
        <w:rPr>
          <w:rFonts w:cs="Times New Roman"/>
          <w:lang w:val="en-US"/>
        </w:rPr>
        <w:instrText>Mater</w:instrText>
      </w:r>
      <w:r w:rsidR="00151ECB" w:rsidRPr="00EA0C6E">
        <w:rPr>
          <w:rFonts w:cs="Times New Roman"/>
        </w:rPr>
        <w:instrText>&lt;/</w:instrText>
      </w:r>
      <w:r w:rsidR="00151ECB" w:rsidRPr="00EA0C6E">
        <w:rPr>
          <w:rFonts w:cs="Times New Roman"/>
          <w:lang w:val="en-US"/>
        </w:rPr>
        <w:instrText>secondary</w:instrText>
      </w:r>
      <w:r w:rsidR="00151ECB" w:rsidRPr="00EA0C6E">
        <w:rPr>
          <w:rFonts w:cs="Times New Roman"/>
        </w:rPr>
        <w:instrText>-</w:instrText>
      </w:r>
      <w:r w:rsidR="00151ECB" w:rsidRPr="00EA0C6E">
        <w:rPr>
          <w:rFonts w:cs="Times New Roman"/>
          <w:lang w:val="en-US"/>
        </w:rPr>
        <w:instrText>title</w:instrText>
      </w:r>
      <w:r w:rsidR="00151ECB" w:rsidRPr="00EA0C6E">
        <w:rPr>
          <w:rFonts w:cs="Times New Roman"/>
        </w:rPr>
        <w:instrText>&gt;&lt;/</w:instrText>
      </w:r>
      <w:r w:rsidR="00151ECB" w:rsidRPr="00EA0C6E">
        <w:rPr>
          <w:rFonts w:cs="Times New Roman"/>
          <w:lang w:val="en-US"/>
        </w:rPr>
        <w:instrText>titles</w:instrText>
      </w:r>
      <w:r w:rsidR="00151ECB" w:rsidRPr="00EA0C6E">
        <w:rPr>
          <w:rFonts w:cs="Times New Roman"/>
        </w:rPr>
        <w:instrText>&gt;&lt;</w:instrText>
      </w:r>
      <w:r w:rsidR="00151ECB" w:rsidRPr="00EA0C6E">
        <w:rPr>
          <w:rFonts w:cs="Times New Roman"/>
          <w:lang w:val="en-US"/>
        </w:rPr>
        <w:instrText>periodical</w:instrText>
      </w:r>
      <w:r w:rsidR="00151ECB" w:rsidRPr="00EA0C6E">
        <w:rPr>
          <w:rFonts w:cs="Times New Roman"/>
        </w:rPr>
        <w:instrText>&gt;&lt;</w:instrText>
      </w:r>
      <w:r w:rsidR="00151ECB" w:rsidRPr="00EA0C6E">
        <w:rPr>
          <w:rFonts w:cs="Times New Roman"/>
          <w:lang w:val="en-US"/>
        </w:rPr>
        <w:instrText>full</w:instrText>
      </w:r>
      <w:r w:rsidR="00151ECB" w:rsidRPr="00EA0C6E">
        <w:rPr>
          <w:rFonts w:cs="Times New Roman"/>
        </w:rPr>
        <w:instrText>-</w:instrText>
      </w:r>
      <w:r w:rsidR="00151ECB" w:rsidRPr="00EA0C6E">
        <w:rPr>
          <w:rFonts w:cs="Times New Roman"/>
          <w:lang w:val="en-US"/>
        </w:rPr>
        <w:instrText>title</w:instrText>
      </w:r>
      <w:r w:rsidR="00151ECB" w:rsidRPr="00EA0C6E">
        <w:rPr>
          <w:rFonts w:cs="Times New Roman"/>
        </w:rPr>
        <w:instrText>&gt;</w:instrText>
      </w:r>
      <w:r w:rsidR="00151ECB" w:rsidRPr="00EA0C6E">
        <w:rPr>
          <w:rFonts w:cs="Times New Roman"/>
          <w:lang w:val="en-US"/>
        </w:rPr>
        <w:instrText>Journal</w:instrText>
      </w:r>
      <w:r w:rsidR="00151ECB" w:rsidRPr="00EA0C6E">
        <w:rPr>
          <w:rFonts w:cs="Times New Roman"/>
        </w:rPr>
        <w:instrText xml:space="preserve"> </w:instrText>
      </w:r>
      <w:r w:rsidR="00151ECB" w:rsidRPr="00EA0C6E">
        <w:rPr>
          <w:rFonts w:cs="Times New Roman"/>
          <w:lang w:val="en-US"/>
        </w:rPr>
        <w:instrText>of</w:instrText>
      </w:r>
      <w:r w:rsidR="00151ECB" w:rsidRPr="00EA0C6E">
        <w:rPr>
          <w:rFonts w:cs="Times New Roman"/>
        </w:rPr>
        <w:instrText xml:space="preserve"> </w:instrText>
      </w:r>
      <w:r w:rsidR="00151ECB" w:rsidRPr="00EA0C6E">
        <w:rPr>
          <w:rFonts w:cs="Times New Roman"/>
          <w:lang w:val="en-US"/>
        </w:rPr>
        <w:instrText>Hazardous</w:instrText>
      </w:r>
      <w:r w:rsidR="00151ECB" w:rsidRPr="00EA0C6E">
        <w:rPr>
          <w:rFonts w:cs="Times New Roman"/>
        </w:rPr>
        <w:instrText xml:space="preserve"> </w:instrText>
      </w:r>
      <w:r w:rsidR="00151ECB" w:rsidRPr="00EA0C6E">
        <w:rPr>
          <w:rFonts w:cs="Times New Roman"/>
          <w:lang w:val="en-US"/>
        </w:rPr>
        <w:instrText>Materials</w:instrText>
      </w:r>
      <w:r w:rsidR="00151ECB" w:rsidRPr="00EA0C6E">
        <w:rPr>
          <w:rFonts w:cs="Times New Roman"/>
        </w:rPr>
        <w:instrText>&lt;/</w:instrText>
      </w:r>
      <w:r w:rsidR="00151ECB" w:rsidRPr="00EA0C6E">
        <w:rPr>
          <w:rFonts w:cs="Times New Roman"/>
          <w:lang w:val="en-US"/>
        </w:rPr>
        <w:instrText>full</w:instrText>
      </w:r>
      <w:r w:rsidR="00151ECB" w:rsidRPr="00EA0C6E">
        <w:rPr>
          <w:rFonts w:cs="Times New Roman"/>
        </w:rPr>
        <w:instrText>-</w:instrText>
      </w:r>
      <w:r w:rsidR="00151ECB" w:rsidRPr="00EA0C6E">
        <w:rPr>
          <w:rFonts w:cs="Times New Roman"/>
          <w:lang w:val="en-US"/>
        </w:rPr>
        <w:instrText>title</w:instrText>
      </w:r>
      <w:r w:rsidR="00151ECB" w:rsidRPr="00EA0C6E">
        <w:rPr>
          <w:rFonts w:cs="Times New Roman"/>
        </w:rPr>
        <w:instrText>&gt;&lt;</w:instrText>
      </w:r>
      <w:r w:rsidR="00151ECB" w:rsidRPr="00EA0C6E">
        <w:rPr>
          <w:rFonts w:cs="Times New Roman"/>
          <w:lang w:val="en-US"/>
        </w:rPr>
        <w:instrText>abbr</w:instrText>
      </w:r>
      <w:r w:rsidR="00151ECB" w:rsidRPr="00EA0C6E">
        <w:rPr>
          <w:rFonts w:cs="Times New Roman"/>
        </w:rPr>
        <w:instrText>-1&gt;</w:instrText>
      </w:r>
      <w:r w:rsidR="00151ECB" w:rsidRPr="00EA0C6E">
        <w:rPr>
          <w:rFonts w:cs="Times New Roman"/>
          <w:lang w:val="en-US"/>
        </w:rPr>
        <w:instrText>J</w:instrText>
      </w:r>
      <w:r w:rsidR="00151ECB" w:rsidRPr="00EA0C6E">
        <w:rPr>
          <w:rFonts w:cs="Times New Roman"/>
        </w:rPr>
        <w:instrText xml:space="preserve"> </w:instrText>
      </w:r>
      <w:r w:rsidR="00151ECB" w:rsidRPr="00EA0C6E">
        <w:rPr>
          <w:rFonts w:cs="Times New Roman"/>
          <w:lang w:val="en-US"/>
        </w:rPr>
        <w:instrText>Hazard</w:instrText>
      </w:r>
      <w:r w:rsidR="00151ECB" w:rsidRPr="00EA0C6E">
        <w:rPr>
          <w:rFonts w:cs="Times New Roman"/>
        </w:rPr>
        <w:instrText xml:space="preserve"> </w:instrText>
      </w:r>
      <w:r w:rsidR="00151ECB" w:rsidRPr="00EA0C6E">
        <w:rPr>
          <w:rFonts w:cs="Times New Roman"/>
          <w:lang w:val="en-US"/>
        </w:rPr>
        <w:instrText>Mater</w:instrText>
      </w:r>
      <w:r w:rsidR="00151ECB" w:rsidRPr="00EA0C6E">
        <w:rPr>
          <w:rFonts w:cs="Times New Roman"/>
        </w:rPr>
        <w:instrText>&lt;/</w:instrText>
      </w:r>
      <w:r w:rsidR="00151ECB" w:rsidRPr="00EA0C6E">
        <w:rPr>
          <w:rFonts w:cs="Times New Roman"/>
          <w:lang w:val="en-US"/>
        </w:rPr>
        <w:instrText>abbr</w:instrText>
      </w:r>
      <w:r w:rsidR="00151ECB" w:rsidRPr="00EA0C6E">
        <w:rPr>
          <w:rFonts w:cs="Times New Roman"/>
        </w:rPr>
        <w:instrText>-1&gt;&lt;/</w:instrText>
      </w:r>
      <w:r w:rsidR="00151ECB" w:rsidRPr="00EA0C6E">
        <w:rPr>
          <w:rFonts w:cs="Times New Roman"/>
          <w:lang w:val="en-US"/>
        </w:rPr>
        <w:instrText>periodical</w:instrText>
      </w:r>
      <w:r w:rsidR="00151ECB" w:rsidRPr="00EA0C6E">
        <w:rPr>
          <w:rFonts w:cs="Times New Roman"/>
        </w:rPr>
        <w:instrText>&gt;&lt;</w:instrText>
      </w:r>
      <w:r w:rsidR="00151ECB" w:rsidRPr="00EA0C6E">
        <w:rPr>
          <w:rFonts w:cs="Times New Roman"/>
          <w:lang w:val="en-US"/>
        </w:rPr>
        <w:instrText>pages</w:instrText>
      </w:r>
      <w:r w:rsidR="00151ECB" w:rsidRPr="00EA0C6E">
        <w:rPr>
          <w:rFonts w:cs="Times New Roman"/>
        </w:rPr>
        <w:instrText>&gt;123093&lt;/</w:instrText>
      </w:r>
      <w:r w:rsidR="00151ECB" w:rsidRPr="00EA0C6E">
        <w:rPr>
          <w:rFonts w:cs="Times New Roman"/>
          <w:lang w:val="en-US"/>
        </w:rPr>
        <w:instrText>pages</w:instrText>
      </w:r>
      <w:r w:rsidR="00151ECB" w:rsidRPr="00EA0C6E">
        <w:rPr>
          <w:rFonts w:cs="Times New Roman"/>
        </w:rPr>
        <w:instrText>&gt;&lt;</w:instrText>
      </w:r>
      <w:r w:rsidR="00151ECB" w:rsidRPr="00EA0C6E">
        <w:rPr>
          <w:rFonts w:cs="Times New Roman"/>
          <w:lang w:val="en-US"/>
        </w:rPr>
        <w:instrText>volume</w:instrText>
      </w:r>
      <w:r w:rsidR="00151ECB" w:rsidRPr="00EA0C6E">
        <w:rPr>
          <w:rFonts w:cs="Times New Roman"/>
        </w:rPr>
        <w:instrText>&gt;399&lt;/</w:instrText>
      </w:r>
      <w:r w:rsidR="00151ECB" w:rsidRPr="00EA0C6E">
        <w:rPr>
          <w:rFonts w:cs="Times New Roman"/>
          <w:lang w:val="en-US"/>
        </w:rPr>
        <w:instrText>volume</w:instrText>
      </w:r>
      <w:r w:rsidR="00151ECB" w:rsidRPr="00EA0C6E">
        <w:rPr>
          <w:rFonts w:cs="Times New Roman"/>
        </w:rPr>
        <w:instrText>&gt;&lt;</w:instrText>
      </w:r>
      <w:r w:rsidR="00151ECB" w:rsidRPr="00EA0C6E">
        <w:rPr>
          <w:rFonts w:cs="Times New Roman"/>
          <w:lang w:val="en-US"/>
        </w:rPr>
        <w:instrText>edition</w:instrText>
      </w:r>
      <w:r w:rsidR="00151ECB" w:rsidRPr="00EA0C6E">
        <w:rPr>
          <w:rFonts w:cs="Times New Roman"/>
        </w:rPr>
        <w:instrText>&gt;2020/06/13&lt;/</w:instrText>
      </w:r>
      <w:r w:rsidR="00151ECB" w:rsidRPr="00EA0C6E">
        <w:rPr>
          <w:rFonts w:cs="Times New Roman"/>
          <w:lang w:val="en-US"/>
        </w:rPr>
        <w:instrText>edition</w:instrText>
      </w:r>
      <w:r w:rsidR="00151ECB" w:rsidRPr="00EA0C6E">
        <w:rPr>
          <w:rFonts w:cs="Times New Roman"/>
        </w:rPr>
        <w:instrText>&gt;&lt;</w:instrText>
      </w:r>
      <w:r w:rsidR="00151ECB" w:rsidRPr="00EA0C6E">
        <w:rPr>
          <w:rFonts w:cs="Times New Roman"/>
          <w:lang w:val="en-US"/>
        </w:rPr>
        <w:instrText>keywords</w:instrText>
      </w:r>
      <w:r w:rsidR="00151ECB" w:rsidRPr="00EA0C6E">
        <w:rPr>
          <w:rFonts w:cs="Times New Roman"/>
        </w:rPr>
        <w:instrText>&gt;&lt;</w:instrText>
      </w:r>
      <w:r w:rsidR="00151ECB" w:rsidRPr="00EA0C6E">
        <w:rPr>
          <w:rFonts w:cs="Times New Roman"/>
          <w:lang w:val="en-US"/>
        </w:rPr>
        <w:instrText>keyword</w:instrText>
      </w:r>
      <w:r w:rsidR="00151ECB" w:rsidRPr="00EA0C6E">
        <w:rPr>
          <w:rFonts w:cs="Times New Roman"/>
        </w:rPr>
        <w:instrText>&gt;</w:instrText>
      </w:r>
      <w:r w:rsidR="00151ECB" w:rsidRPr="00EA0C6E">
        <w:rPr>
          <w:rFonts w:cs="Times New Roman"/>
          <w:lang w:val="en-US"/>
        </w:rPr>
        <w:instrText>Emergency</w:instrText>
      </w:r>
      <w:r w:rsidR="00151ECB" w:rsidRPr="00EA0C6E">
        <w:rPr>
          <w:rFonts w:cs="Times New Roman"/>
        </w:rPr>
        <w:instrText xml:space="preserve"> </w:instrText>
      </w:r>
      <w:r w:rsidR="00151ECB" w:rsidRPr="00EA0C6E">
        <w:rPr>
          <w:rFonts w:cs="Times New Roman"/>
          <w:lang w:val="en-US"/>
        </w:rPr>
        <w:instrText>response</w:instrText>
      </w:r>
      <w:r w:rsidR="00151ECB" w:rsidRPr="00EA0C6E">
        <w:rPr>
          <w:rFonts w:cs="Times New Roman"/>
        </w:rPr>
        <w:instrText>&lt;/</w:instrText>
      </w:r>
      <w:r w:rsidR="00151ECB" w:rsidRPr="00EA0C6E">
        <w:rPr>
          <w:rFonts w:cs="Times New Roman"/>
          <w:lang w:val="en-US"/>
        </w:rPr>
        <w:instrText>keyword</w:instrText>
      </w:r>
      <w:r w:rsidR="00151ECB" w:rsidRPr="00EA0C6E">
        <w:rPr>
          <w:rFonts w:cs="Times New Roman"/>
        </w:rPr>
        <w:instrText>&gt;&lt;</w:instrText>
      </w:r>
      <w:r w:rsidR="00151ECB" w:rsidRPr="00EA0C6E">
        <w:rPr>
          <w:rFonts w:cs="Times New Roman"/>
          <w:lang w:val="en-US"/>
        </w:rPr>
        <w:instrText>keyword</w:instrText>
      </w:r>
      <w:r w:rsidR="00151ECB" w:rsidRPr="00EA0C6E">
        <w:rPr>
          <w:rFonts w:cs="Times New Roman"/>
        </w:rPr>
        <w:instrText>&gt;</w:instrText>
      </w:r>
      <w:r w:rsidR="00151ECB" w:rsidRPr="00EA0C6E">
        <w:rPr>
          <w:rFonts w:cs="Times New Roman"/>
          <w:lang w:val="en-US"/>
        </w:rPr>
        <w:instrText>Evacuation</w:instrText>
      </w:r>
      <w:r w:rsidR="00151ECB" w:rsidRPr="00EA0C6E">
        <w:rPr>
          <w:rFonts w:cs="Times New Roman"/>
        </w:rPr>
        <w:instrText xml:space="preserve"> </w:instrText>
      </w:r>
      <w:r w:rsidR="00151ECB" w:rsidRPr="00EA0C6E">
        <w:rPr>
          <w:rFonts w:cs="Times New Roman"/>
          <w:lang w:val="en-US"/>
        </w:rPr>
        <w:instrText>modelling</w:instrText>
      </w:r>
      <w:r w:rsidR="00151ECB" w:rsidRPr="00EA0C6E">
        <w:rPr>
          <w:rFonts w:cs="Times New Roman"/>
        </w:rPr>
        <w:instrText>&lt;/</w:instrText>
      </w:r>
      <w:r w:rsidR="00151ECB" w:rsidRPr="00EA0C6E">
        <w:rPr>
          <w:rFonts w:cs="Times New Roman"/>
          <w:lang w:val="en-US"/>
        </w:rPr>
        <w:instrText>keyword</w:instrText>
      </w:r>
      <w:r w:rsidR="00151ECB" w:rsidRPr="00EA0C6E">
        <w:rPr>
          <w:rFonts w:cs="Times New Roman"/>
        </w:rPr>
        <w:instrText>&gt;&lt;</w:instrText>
      </w:r>
      <w:r w:rsidR="00151ECB" w:rsidRPr="00EA0C6E">
        <w:rPr>
          <w:rFonts w:cs="Times New Roman"/>
          <w:lang w:val="en-US"/>
        </w:rPr>
        <w:instrText>keyword</w:instrText>
      </w:r>
      <w:r w:rsidR="00151ECB" w:rsidRPr="00EA0C6E">
        <w:rPr>
          <w:rFonts w:cs="Times New Roman"/>
        </w:rPr>
        <w:instrText>&gt;</w:instrText>
      </w:r>
      <w:r w:rsidR="00151ECB" w:rsidRPr="00EA0C6E">
        <w:rPr>
          <w:rFonts w:cs="Times New Roman"/>
          <w:lang w:val="en-US"/>
        </w:rPr>
        <w:instrText>Hydrogen</w:instrText>
      </w:r>
      <w:r w:rsidR="00151ECB" w:rsidRPr="00EA0C6E">
        <w:rPr>
          <w:rFonts w:cs="Times New Roman"/>
        </w:rPr>
        <w:instrText xml:space="preserve"> </w:instrText>
      </w:r>
      <w:r w:rsidR="00151ECB" w:rsidRPr="00EA0C6E">
        <w:rPr>
          <w:rFonts w:cs="Times New Roman"/>
          <w:lang w:val="en-US"/>
        </w:rPr>
        <w:instrText>sulphide</w:instrText>
      </w:r>
      <w:r w:rsidR="00151ECB" w:rsidRPr="00EA0C6E">
        <w:rPr>
          <w:rFonts w:cs="Times New Roman"/>
        </w:rPr>
        <w:instrText>&lt;/</w:instrText>
      </w:r>
      <w:r w:rsidR="00151ECB" w:rsidRPr="00EA0C6E">
        <w:rPr>
          <w:rFonts w:cs="Times New Roman"/>
          <w:lang w:val="en-US"/>
        </w:rPr>
        <w:instrText>keyword</w:instrText>
      </w:r>
      <w:r w:rsidR="00151ECB" w:rsidRPr="00EA0C6E">
        <w:rPr>
          <w:rFonts w:cs="Times New Roman"/>
        </w:rPr>
        <w:instrText>&gt;&lt;</w:instrText>
      </w:r>
      <w:r w:rsidR="00151ECB" w:rsidRPr="00EA0C6E">
        <w:rPr>
          <w:rFonts w:cs="Times New Roman"/>
          <w:lang w:val="en-US"/>
        </w:rPr>
        <w:instrText>keyword</w:instrText>
      </w:r>
      <w:r w:rsidR="00151ECB" w:rsidRPr="00EA0C6E">
        <w:rPr>
          <w:rFonts w:cs="Times New Roman"/>
        </w:rPr>
        <w:instrText>&gt;</w:instrText>
      </w:r>
      <w:r w:rsidR="00151ECB" w:rsidRPr="00EA0C6E">
        <w:rPr>
          <w:rFonts w:cs="Times New Roman"/>
          <w:lang w:val="en-US"/>
        </w:rPr>
        <w:instrText>Risk</w:instrText>
      </w:r>
      <w:r w:rsidR="00151ECB" w:rsidRPr="00EA0C6E">
        <w:rPr>
          <w:rFonts w:cs="Times New Roman"/>
        </w:rPr>
        <w:instrText>&lt;/</w:instrText>
      </w:r>
      <w:r w:rsidR="00151ECB" w:rsidRPr="00EA0C6E">
        <w:rPr>
          <w:rFonts w:cs="Times New Roman"/>
          <w:lang w:val="en-US"/>
        </w:rPr>
        <w:instrText>keyword</w:instrText>
      </w:r>
      <w:r w:rsidR="00151ECB" w:rsidRPr="00EA0C6E">
        <w:rPr>
          <w:rFonts w:cs="Times New Roman"/>
        </w:rPr>
        <w:instrText>&gt;&lt;</w:instrText>
      </w:r>
      <w:r w:rsidR="00151ECB" w:rsidRPr="00EA0C6E">
        <w:rPr>
          <w:rFonts w:cs="Times New Roman"/>
          <w:lang w:val="en-US"/>
        </w:rPr>
        <w:instrText>keyword</w:instrText>
      </w:r>
      <w:r w:rsidR="00151ECB" w:rsidRPr="00EA0C6E">
        <w:rPr>
          <w:rFonts w:cs="Times New Roman"/>
        </w:rPr>
        <w:instrText>&gt;</w:instrText>
      </w:r>
      <w:r w:rsidR="00151ECB" w:rsidRPr="00EA0C6E">
        <w:rPr>
          <w:rFonts w:cs="Times New Roman"/>
          <w:lang w:val="en-US"/>
        </w:rPr>
        <w:instrText>Social</w:instrText>
      </w:r>
      <w:r w:rsidR="00151ECB" w:rsidRPr="00EA0C6E">
        <w:rPr>
          <w:rFonts w:cs="Times New Roman"/>
        </w:rPr>
        <w:instrText>-</w:instrText>
      </w:r>
      <w:r w:rsidR="00151ECB" w:rsidRPr="00EA0C6E">
        <w:rPr>
          <w:rFonts w:cs="Times New Roman"/>
          <w:lang w:val="en-US"/>
        </w:rPr>
        <w:instrText>force</w:instrText>
      </w:r>
      <w:r w:rsidR="00151ECB" w:rsidRPr="00EA0C6E">
        <w:rPr>
          <w:rFonts w:cs="Times New Roman"/>
        </w:rPr>
        <w:instrText>&lt;/</w:instrText>
      </w:r>
      <w:r w:rsidR="00151ECB" w:rsidRPr="00EA0C6E">
        <w:rPr>
          <w:rFonts w:cs="Times New Roman"/>
          <w:lang w:val="en-US"/>
        </w:rPr>
        <w:instrText>keyword</w:instrText>
      </w:r>
      <w:r w:rsidR="00151ECB" w:rsidRPr="00EA0C6E">
        <w:rPr>
          <w:rFonts w:cs="Times New Roman"/>
        </w:rPr>
        <w:instrText>&gt;&lt;/</w:instrText>
      </w:r>
      <w:r w:rsidR="00151ECB" w:rsidRPr="00EA0C6E">
        <w:rPr>
          <w:rFonts w:cs="Times New Roman"/>
          <w:lang w:val="en-US"/>
        </w:rPr>
        <w:instrText>keywords</w:instrText>
      </w:r>
      <w:r w:rsidR="00151ECB" w:rsidRPr="00EA0C6E">
        <w:rPr>
          <w:rFonts w:cs="Times New Roman"/>
        </w:rPr>
        <w:instrText>&gt;&lt;</w:instrText>
      </w:r>
      <w:r w:rsidR="00151ECB" w:rsidRPr="00EA0C6E">
        <w:rPr>
          <w:rFonts w:cs="Times New Roman"/>
          <w:lang w:val="en-US"/>
        </w:rPr>
        <w:instrText>dates</w:instrText>
      </w:r>
      <w:r w:rsidR="00151ECB" w:rsidRPr="00EA0C6E">
        <w:rPr>
          <w:rFonts w:cs="Times New Roman"/>
        </w:rPr>
        <w:instrText>&gt;&lt;</w:instrText>
      </w:r>
      <w:r w:rsidR="00151ECB" w:rsidRPr="00EA0C6E">
        <w:rPr>
          <w:rFonts w:cs="Times New Roman"/>
          <w:lang w:val="en-US"/>
        </w:rPr>
        <w:instrText>year</w:instrText>
      </w:r>
      <w:r w:rsidR="00151ECB" w:rsidRPr="00EA0C6E">
        <w:rPr>
          <w:rFonts w:cs="Times New Roman"/>
        </w:rPr>
        <w:instrText>&gt;2020&lt;/</w:instrText>
      </w:r>
      <w:r w:rsidR="00151ECB" w:rsidRPr="00EA0C6E">
        <w:rPr>
          <w:rFonts w:cs="Times New Roman"/>
          <w:lang w:val="en-US"/>
        </w:rPr>
        <w:instrText>year</w:instrText>
      </w:r>
      <w:r w:rsidR="00151ECB" w:rsidRPr="00EA0C6E">
        <w:rPr>
          <w:rFonts w:cs="Times New Roman"/>
        </w:rPr>
        <w:instrText>&gt;&lt;</w:instrText>
      </w:r>
      <w:r w:rsidR="00151ECB" w:rsidRPr="00EA0C6E">
        <w:rPr>
          <w:rFonts w:cs="Times New Roman"/>
          <w:lang w:val="en-US"/>
        </w:rPr>
        <w:instrText>pub</w:instrText>
      </w:r>
      <w:r w:rsidR="00151ECB" w:rsidRPr="00EA0C6E">
        <w:rPr>
          <w:rFonts w:cs="Times New Roman"/>
        </w:rPr>
        <w:instrText>-</w:instrText>
      </w:r>
      <w:r w:rsidR="00151ECB" w:rsidRPr="00EA0C6E">
        <w:rPr>
          <w:rFonts w:cs="Times New Roman"/>
          <w:lang w:val="en-US"/>
        </w:rPr>
        <w:instrText>dates</w:instrText>
      </w:r>
      <w:r w:rsidR="00151ECB" w:rsidRPr="00EA0C6E">
        <w:rPr>
          <w:rFonts w:cs="Times New Roman"/>
        </w:rPr>
        <w:instrText>&gt;&lt;</w:instrText>
      </w:r>
      <w:r w:rsidR="00151ECB" w:rsidRPr="00EA0C6E">
        <w:rPr>
          <w:rFonts w:cs="Times New Roman"/>
          <w:lang w:val="en-US"/>
        </w:rPr>
        <w:instrText>date</w:instrText>
      </w:r>
      <w:r w:rsidR="00151ECB" w:rsidRPr="00EA0C6E">
        <w:rPr>
          <w:rFonts w:cs="Times New Roman"/>
        </w:rPr>
        <w:instrText>&gt;</w:instrText>
      </w:r>
      <w:r w:rsidR="00151ECB" w:rsidRPr="00EA0C6E">
        <w:rPr>
          <w:rFonts w:cs="Times New Roman"/>
          <w:lang w:val="en-US"/>
        </w:rPr>
        <w:instrText>Nov</w:instrText>
      </w:r>
      <w:r w:rsidR="00151ECB" w:rsidRPr="00EA0C6E">
        <w:rPr>
          <w:rFonts w:cs="Times New Roman"/>
        </w:rPr>
        <w:instrText xml:space="preserve"> 15&lt;/</w:instrText>
      </w:r>
      <w:r w:rsidR="00151ECB" w:rsidRPr="00EA0C6E">
        <w:rPr>
          <w:rFonts w:cs="Times New Roman"/>
          <w:lang w:val="en-US"/>
        </w:rPr>
        <w:instrText>date</w:instrText>
      </w:r>
      <w:r w:rsidR="00151ECB" w:rsidRPr="00EA0C6E">
        <w:rPr>
          <w:rFonts w:cs="Times New Roman"/>
        </w:rPr>
        <w:instrText>&gt;&lt;/</w:instrText>
      </w:r>
      <w:r w:rsidR="00151ECB" w:rsidRPr="00EA0C6E">
        <w:rPr>
          <w:rFonts w:cs="Times New Roman"/>
          <w:lang w:val="en-US"/>
        </w:rPr>
        <w:instrText>pub</w:instrText>
      </w:r>
      <w:r w:rsidR="00151ECB" w:rsidRPr="00EA0C6E">
        <w:rPr>
          <w:rFonts w:cs="Times New Roman"/>
        </w:rPr>
        <w:instrText>-</w:instrText>
      </w:r>
      <w:r w:rsidR="00151ECB" w:rsidRPr="00EA0C6E">
        <w:rPr>
          <w:rFonts w:cs="Times New Roman"/>
          <w:lang w:val="en-US"/>
        </w:rPr>
        <w:instrText>dates</w:instrText>
      </w:r>
      <w:r w:rsidR="00151ECB" w:rsidRPr="00EA0C6E">
        <w:rPr>
          <w:rFonts w:cs="Times New Roman"/>
        </w:rPr>
        <w:instrText>&gt;&lt;/</w:instrText>
      </w:r>
      <w:r w:rsidR="00151ECB" w:rsidRPr="00EA0C6E">
        <w:rPr>
          <w:rFonts w:cs="Times New Roman"/>
          <w:lang w:val="en-US"/>
        </w:rPr>
        <w:instrText>dates</w:instrText>
      </w:r>
      <w:r w:rsidR="00151ECB" w:rsidRPr="00EA0C6E">
        <w:rPr>
          <w:rFonts w:cs="Times New Roman"/>
        </w:rPr>
        <w:instrText>&gt;&lt;</w:instrText>
      </w:r>
      <w:r w:rsidR="00151ECB" w:rsidRPr="00EA0C6E">
        <w:rPr>
          <w:rFonts w:cs="Times New Roman"/>
          <w:lang w:val="en-US"/>
        </w:rPr>
        <w:instrText>isbn</w:instrText>
      </w:r>
      <w:r w:rsidR="00151ECB" w:rsidRPr="00EA0C6E">
        <w:rPr>
          <w:rFonts w:cs="Times New Roman"/>
        </w:rPr>
        <w:instrText>&gt;1873-3336 (</w:instrText>
      </w:r>
      <w:r w:rsidR="00151ECB" w:rsidRPr="00EA0C6E">
        <w:rPr>
          <w:rFonts w:cs="Times New Roman"/>
          <w:lang w:val="en-US"/>
        </w:rPr>
        <w:instrText>Electronic</w:instrText>
      </w:r>
      <w:r w:rsidR="00151ECB" w:rsidRPr="00EA0C6E">
        <w:rPr>
          <w:rFonts w:cs="Times New Roman"/>
        </w:rPr>
        <w:instrText>)&amp;#</w:instrText>
      </w:r>
      <w:r w:rsidR="00151ECB" w:rsidRPr="00EA0C6E">
        <w:rPr>
          <w:rFonts w:cs="Times New Roman"/>
          <w:lang w:val="en-US"/>
        </w:rPr>
        <w:instrText>xD</w:instrText>
      </w:r>
      <w:r w:rsidR="00151ECB" w:rsidRPr="00EA0C6E">
        <w:rPr>
          <w:rFonts w:cs="Times New Roman"/>
        </w:rPr>
        <w:instrText>;0304-3894 (</w:instrText>
      </w:r>
      <w:r w:rsidR="00151ECB" w:rsidRPr="00EA0C6E">
        <w:rPr>
          <w:rFonts w:cs="Times New Roman"/>
          <w:lang w:val="en-US"/>
        </w:rPr>
        <w:instrText>Linking</w:instrText>
      </w:r>
      <w:r w:rsidR="00151ECB" w:rsidRPr="00EA0C6E">
        <w:rPr>
          <w:rFonts w:cs="Times New Roman"/>
        </w:rPr>
        <w:instrText>)&lt;/</w:instrText>
      </w:r>
      <w:r w:rsidR="00151ECB" w:rsidRPr="00EA0C6E">
        <w:rPr>
          <w:rFonts w:cs="Times New Roman"/>
          <w:lang w:val="en-US"/>
        </w:rPr>
        <w:instrText>isbn</w:instrText>
      </w:r>
      <w:r w:rsidR="00151ECB" w:rsidRPr="00EA0C6E">
        <w:rPr>
          <w:rFonts w:cs="Times New Roman"/>
        </w:rPr>
        <w:instrText>&gt;&lt;</w:instrText>
      </w:r>
      <w:r w:rsidR="00151ECB" w:rsidRPr="00EA0C6E">
        <w:rPr>
          <w:rFonts w:cs="Times New Roman"/>
          <w:lang w:val="en-US"/>
        </w:rPr>
        <w:instrText>accession</w:instrText>
      </w:r>
      <w:r w:rsidR="00151ECB" w:rsidRPr="00EA0C6E">
        <w:rPr>
          <w:rFonts w:cs="Times New Roman"/>
        </w:rPr>
        <w:instrText>-</w:instrText>
      </w:r>
      <w:r w:rsidR="00151ECB" w:rsidRPr="00EA0C6E">
        <w:rPr>
          <w:rFonts w:cs="Times New Roman"/>
          <w:lang w:val="en-US"/>
        </w:rPr>
        <w:instrText>num</w:instrText>
      </w:r>
      <w:r w:rsidR="00151ECB" w:rsidRPr="00EA0C6E">
        <w:rPr>
          <w:rFonts w:cs="Times New Roman"/>
        </w:rPr>
        <w:instrText>&gt;32531670&lt;/</w:instrText>
      </w:r>
      <w:r w:rsidR="00151ECB" w:rsidRPr="00EA0C6E">
        <w:rPr>
          <w:rFonts w:cs="Times New Roman"/>
          <w:lang w:val="en-US"/>
        </w:rPr>
        <w:instrText>accession</w:instrText>
      </w:r>
      <w:r w:rsidR="00151ECB" w:rsidRPr="00EA0C6E">
        <w:rPr>
          <w:rFonts w:cs="Times New Roman"/>
        </w:rPr>
        <w:instrText>-</w:instrText>
      </w:r>
      <w:r w:rsidR="00151ECB" w:rsidRPr="00EA0C6E">
        <w:rPr>
          <w:rFonts w:cs="Times New Roman"/>
          <w:lang w:val="en-US"/>
        </w:rPr>
        <w:instrText>num</w:instrText>
      </w:r>
      <w:r w:rsidR="00151ECB" w:rsidRPr="00EA0C6E">
        <w:rPr>
          <w:rFonts w:cs="Times New Roman"/>
        </w:rPr>
        <w:instrText>&gt;&lt;</w:instrText>
      </w:r>
      <w:r w:rsidR="00151ECB" w:rsidRPr="00EA0C6E">
        <w:rPr>
          <w:rFonts w:cs="Times New Roman"/>
          <w:lang w:val="en-US"/>
        </w:rPr>
        <w:instrText>urls</w:instrText>
      </w:r>
      <w:r w:rsidR="00151ECB" w:rsidRPr="00EA0C6E">
        <w:rPr>
          <w:rFonts w:cs="Times New Roman"/>
        </w:rPr>
        <w:instrText>&gt;&lt;</w:instrText>
      </w:r>
      <w:r w:rsidR="00151ECB" w:rsidRPr="00EA0C6E">
        <w:rPr>
          <w:rFonts w:cs="Times New Roman"/>
          <w:lang w:val="en-US"/>
        </w:rPr>
        <w:instrText>related</w:instrText>
      </w:r>
      <w:r w:rsidR="00151ECB" w:rsidRPr="00EA0C6E">
        <w:rPr>
          <w:rFonts w:cs="Times New Roman"/>
        </w:rPr>
        <w:instrText>-</w:instrText>
      </w:r>
      <w:r w:rsidR="00151ECB" w:rsidRPr="00EA0C6E">
        <w:rPr>
          <w:rFonts w:cs="Times New Roman"/>
          <w:lang w:val="en-US"/>
        </w:rPr>
        <w:instrText>urls</w:instrText>
      </w:r>
      <w:r w:rsidR="00151ECB" w:rsidRPr="00EA0C6E">
        <w:rPr>
          <w:rFonts w:cs="Times New Roman"/>
        </w:rPr>
        <w:instrText>&gt;&lt;</w:instrText>
      </w:r>
      <w:r w:rsidR="00151ECB" w:rsidRPr="00EA0C6E">
        <w:rPr>
          <w:rFonts w:cs="Times New Roman"/>
          <w:lang w:val="en-US"/>
        </w:rPr>
        <w:instrText>url</w:instrText>
      </w:r>
      <w:r w:rsidR="00151ECB" w:rsidRPr="00EA0C6E">
        <w:rPr>
          <w:rFonts w:cs="Times New Roman"/>
        </w:rPr>
        <w:instrText>&gt;</w:instrText>
      </w:r>
      <w:r w:rsidR="00151ECB" w:rsidRPr="00EA0C6E">
        <w:rPr>
          <w:rFonts w:cs="Times New Roman"/>
          <w:lang w:val="en-US"/>
        </w:rPr>
        <w:instrText>https</w:instrText>
      </w:r>
      <w:r w:rsidR="00151ECB" w:rsidRPr="00EA0C6E">
        <w:rPr>
          <w:rFonts w:cs="Times New Roman"/>
        </w:rPr>
        <w:instrText>://</w:instrText>
      </w:r>
      <w:r w:rsidR="00151ECB" w:rsidRPr="00EA0C6E">
        <w:rPr>
          <w:rFonts w:cs="Times New Roman"/>
          <w:lang w:val="en-US"/>
        </w:rPr>
        <w:instrText>www</w:instrText>
      </w:r>
      <w:r w:rsidR="00151ECB" w:rsidRPr="00EA0C6E">
        <w:rPr>
          <w:rFonts w:cs="Times New Roman"/>
        </w:rPr>
        <w:instrText>.</w:instrText>
      </w:r>
      <w:r w:rsidR="00151ECB" w:rsidRPr="00EA0C6E">
        <w:rPr>
          <w:rFonts w:cs="Times New Roman"/>
          <w:lang w:val="en-US"/>
        </w:rPr>
        <w:instrText>ncbi</w:instrText>
      </w:r>
      <w:r w:rsidR="00151ECB" w:rsidRPr="00EA0C6E">
        <w:rPr>
          <w:rFonts w:cs="Times New Roman"/>
        </w:rPr>
        <w:instrText>.</w:instrText>
      </w:r>
      <w:r w:rsidR="00151ECB" w:rsidRPr="00EA0C6E">
        <w:rPr>
          <w:rFonts w:cs="Times New Roman"/>
          <w:lang w:val="en-US"/>
        </w:rPr>
        <w:instrText>nlm</w:instrText>
      </w:r>
      <w:r w:rsidR="00151ECB" w:rsidRPr="00EA0C6E">
        <w:rPr>
          <w:rFonts w:cs="Times New Roman"/>
        </w:rPr>
        <w:instrText>.</w:instrText>
      </w:r>
      <w:r w:rsidR="00151ECB" w:rsidRPr="00EA0C6E">
        <w:rPr>
          <w:rFonts w:cs="Times New Roman"/>
          <w:lang w:val="en-US"/>
        </w:rPr>
        <w:instrText>nih</w:instrText>
      </w:r>
      <w:r w:rsidR="00151ECB" w:rsidRPr="00EA0C6E">
        <w:rPr>
          <w:rFonts w:cs="Times New Roman"/>
        </w:rPr>
        <w:instrText>.</w:instrText>
      </w:r>
      <w:r w:rsidR="00151ECB" w:rsidRPr="00EA0C6E">
        <w:rPr>
          <w:rFonts w:cs="Times New Roman"/>
          <w:lang w:val="en-US"/>
        </w:rPr>
        <w:instrText>gov</w:instrText>
      </w:r>
      <w:r w:rsidR="00151ECB" w:rsidRPr="00EA0C6E">
        <w:rPr>
          <w:rFonts w:cs="Times New Roman"/>
        </w:rPr>
        <w:instrText>/</w:instrText>
      </w:r>
      <w:r w:rsidR="00151ECB" w:rsidRPr="00EA0C6E">
        <w:rPr>
          <w:rFonts w:cs="Times New Roman"/>
          <w:lang w:val="en-US"/>
        </w:rPr>
        <w:instrText>pubmed</w:instrText>
      </w:r>
      <w:r w:rsidR="00151ECB" w:rsidRPr="00EA0C6E">
        <w:rPr>
          <w:rFonts w:cs="Times New Roman"/>
        </w:rPr>
        <w:instrText>/32531670&lt;/</w:instrText>
      </w:r>
      <w:r w:rsidR="00151ECB" w:rsidRPr="00EA0C6E">
        <w:rPr>
          <w:rFonts w:cs="Times New Roman"/>
          <w:lang w:val="en-US"/>
        </w:rPr>
        <w:instrText>url</w:instrText>
      </w:r>
      <w:r w:rsidR="00151ECB" w:rsidRPr="00EA0C6E">
        <w:rPr>
          <w:rFonts w:cs="Times New Roman"/>
        </w:rPr>
        <w:instrText>&gt;&lt;/</w:instrText>
      </w:r>
      <w:r w:rsidR="00151ECB" w:rsidRPr="00EA0C6E">
        <w:rPr>
          <w:rFonts w:cs="Times New Roman"/>
          <w:lang w:val="en-US"/>
        </w:rPr>
        <w:instrText>related</w:instrText>
      </w:r>
      <w:r w:rsidR="00151ECB" w:rsidRPr="00EA0C6E">
        <w:rPr>
          <w:rFonts w:cs="Times New Roman"/>
        </w:rPr>
        <w:instrText>-</w:instrText>
      </w:r>
      <w:r w:rsidR="00151ECB" w:rsidRPr="00EA0C6E">
        <w:rPr>
          <w:rFonts w:cs="Times New Roman"/>
          <w:lang w:val="en-US"/>
        </w:rPr>
        <w:instrText>urls</w:instrText>
      </w:r>
      <w:r w:rsidR="00151ECB" w:rsidRPr="00EA0C6E">
        <w:rPr>
          <w:rFonts w:cs="Times New Roman"/>
        </w:rPr>
        <w:instrText>&gt;&lt;/</w:instrText>
      </w:r>
      <w:r w:rsidR="00151ECB" w:rsidRPr="00EA0C6E">
        <w:rPr>
          <w:rFonts w:cs="Times New Roman"/>
          <w:lang w:val="en-US"/>
        </w:rPr>
        <w:instrText>urls</w:instrText>
      </w:r>
      <w:r w:rsidR="00151ECB" w:rsidRPr="00EA0C6E">
        <w:rPr>
          <w:rFonts w:cs="Times New Roman"/>
        </w:rPr>
        <w:instrText>&gt;&lt;</w:instrText>
      </w:r>
      <w:r w:rsidR="00151ECB" w:rsidRPr="00EA0C6E">
        <w:rPr>
          <w:rFonts w:cs="Times New Roman"/>
          <w:lang w:val="en-US"/>
        </w:rPr>
        <w:instrText>electronic</w:instrText>
      </w:r>
      <w:r w:rsidR="00151ECB" w:rsidRPr="00EA0C6E">
        <w:rPr>
          <w:rFonts w:cs="Times New Roman"/>
        </w:rPr>
        <w:instrText>-</w:instrText>
      </w:r>
      <w:r w:rsidR="00151ECB" w:rsidRPr="00EA0C6E">
        <w:rPr>
          <w:rFonts w:cs="Times New Roman"/>
          <w:lang w:val="en-US"/>
        </w:rPr>
        <w:instrText>resource</w:instrText>
      </w:r>
      <w:r w:rsidR="00151ECB" w:rsidRPr="00EA0C6E">
        <w:rPr>
          <w:rFonts w:cs="Times New Roman"/>
        </w:rPr>
        <w:instrText>-</w:instrText>
      </w:r>
      <w:r w:rsidR="00151ECB" w:rsidRPr="00EA0C6E">
        <w:rPr>
          <w:rFonts w:cs="Times New Roman"/>
          <w:lang w:val="en-US"/>
        </w:rPr>
        <w:instrText>num</w:instrText>
      </w:r>
      <w:r w:rsidR="00151ECB" w:rsidRPr="00EA0C6E">
        <w:rPr>
          <w:rFonts w:cs="Times New Roman"/>
        </w:rPr>
        <w:instrText>&gt;10.1016/</w:instrText>
      </w:r>
      <w:r w:rsidR="00151ECB" w:rsidRPr="00EA0C6E">
        <w:rPr>
          <w:rFonts w:cs="Times New Roman"/>
          <w:lang w:val="en-US"/>
        </w:rPr>
        <w:instrText>j</w:instrText>
      </w:r>
      <w:r w:rsidR="00151ECB" w:rsidRPr="00EA0C6E">
        <w:rPr>
          <w:rFonts w:cs="Times New Roman"/>
        </w:rPr>
        <w:instrText>.</w:instrText>
      </w:r>
      <w:r w:rsidR="00151ECB" w:rsidRPr="00EA0C6E">
        <w:rPr>
          <w:rFonts w:cs="Times New Roman"/>
          <w:lang w:val="en-US"/>
        </w:rPr>
        <w:instrText>jhazmat</w:instrText>
      </w:r>
      <w:r w:rsidR="00151ECB" w:rsidRPr="00EA0C6E">
        <w:rPr>
          <w:rFonts w:cs="Times New Roman"/>
        </w:rPr>
        <w:instrText>.2020.123093&lt;/</w:instrText>
      </w:r>
      <w:r w:rsidR="00151ECB" w:rsidRPr="00EA0C6E">
        <w:rPr>
          <w:rFonts w:cs="Times New Roman"/>
          <w:lang w:val="en-US"/>
        </w:rPr>
        <w:instrText>electronic</w:instrText>
      </w:r>
      <w:r w:rsidR="00151ECB" w:rsidRPr="00EA0C6E">
        <w:rPr>
          <w:rFonts w:cs="Times New Roman"/>
        </w:rPr>
        <w:instrText>-</w:instrText>
      </w:r>
      <w:r w:rsidR="00151ECB" w:rsidRPr="00EA0C6E">
        <w:rPr>
          <w:rFonts w:cs="Times New Roman"/>
          <w:lang w:val="en-US"/>
        </w:rPr>
        <w:instrText>resource</w:instrText>
      </w:r>
      <w:r w:rsidR="00151ECB" w:rsidRPr="00EA0C6E">
        <w:rPr>
          <w:rFonts w:cs="Times New Roman"/>
        </w:rPr>
        <w:instrText>-</w:instrText>
      </w:r>
      <w:r w:rsidR="00151ECB" w:rsidRPr="00EA0C6E">
        <w:rPr>
          <w:rFonts w:cs="Times New Roman"/>
          <w:lang w:val="en-US"/>
        </w:rPr>
        <w:instrText>num</w:instrText>
      </w:r>
      <w:r w:rsidR="00151ECB" w:rsidRPr="00EA0C6E">
        <w:rPr>
          <w:rFonts w:cs="Times New Roman"/>
        </w:rPr>
        <w:instrText>&gt;&lt;/</w:instrText>
      </w:r>
      <w:r w:rsidR="00151ECB" w:rsidRPr="00EA0C6E">
        <w:rPr>
          <w:rFonts w:cs="Times New Roman"/>
          <w:lang w:val="en-US"/>
        </w:rPr>
        <w:instrText>record</w:instrText>
      </w:r>
      <w:r w:rsidR="00151ECB" w:rsidRPr="00EA0C6E">
        <w:rPr>
          <w:rFonts w:cs="Times New Roman"/>
        </w:rPr>
        <w:instrText>&gt;&lt;/</w:instrText>
      </w:r>
      <w:r w:rsidR="00151ECB" w:rsidRPr="00EA0C6E">
        <w:rPr>
          <w:rFonts w:cs="Times New Roman"/>
          <w:lang w:val="en-US"/>
        </w:rPr>
        <w:instrText>Cite</w:instrText>
      </w:r>
      <w:r w:rsidR="00151ECB" w:rsidRPr="00EA0C6E">
        <w:rPr>
          <w:rFonts w:cs="Times New Roman"/>
        </w:rPr>
        <w:instrText>&gt;&lt;/</w:instrText>
      </w:r>
      <w:r w:rsidR="00151ECB" w:rsidRPr="00EA0C6E">
        <w:rPr>
          <w:rFonts w:cs="Times New Roman"/>
          <w:lang w:val="en-US"/>
        </w:rPr>
        <w:instrText>EndNote</w:instrText>
      </w:r>
      <w:r w:rsidR="00151ECB" w:rsidRPr="00EA0C6E">
        <w:rPr>
          <w:rFonts w:cs="Times New Roman"/>
        </w:rPr>
        <w:instrText>&gt;</w:instrText>
      </w:r>
      <w:r w:rsidR="00151ECB" w:rsidRPr="00EA0C6E">
        <w:rPr>
          <w:rFonts w:cs="Times New Roman"/>
          <w:lang w:val="en-US"/>
        </w:rPr>
        <w:fldChar w:fldCharType="separate"/>
      </w:r>
      <w:r w:rsidR="00151ECB" w:rsidRPr="00EA0C6E">
        <w:rPr>
          <w:rFonts w:cs="Times New Roman"/>
          <w:noProof/>
        </w:rPr>
        <w:t>(</w:t>
      </w:r>
      <w:hyperlink w:anchor="_ENREF_65" w:tooltip="Shaikh, 2020 #14" w:history="1">
        <w:r w:rsidR="007E65F5" w:rsidRPr="00EA0C6E">
          <w:rPr>
            <w:rStyle w:val="Hyperlink"/>
            <w:rFonts w:cs="Times New Roman"/>
          </w:rPr>
          <w:t>Shaikh et al., 2020</w:t>
        </w:r>
      </w:hyperlink>
      <w:r w:rsidR="00151ECB" w:rsidRPr="00EA0C6E">
        <w:rPr>
          <w:rFonts w:cs="Times New Roman"/>
          <w:noProof/>
        </w:rPr>
        <w:t>)</w:t>
      </w:r>
      <w:r w:rsidR="00151ECB" w:rsidRPr="00EA0C6E">
        <w:rPr>
          <w:rFonts w:cs="Times New Roman"/>
          <w:lang w:val="en-US"/>
        </w:rPr>
        <w:fldChar w:fldCharType="end"/>
      </w:r>
      <w:r w:rsidR="00413048" w:rsidRPr="00EA0C6E">
        <w:rPr>
          <w:rFonts w:cs="Times New Roman"/>
        </w:rPr>
        <w:t xml:space="preserve"> και για αυτό δίνεται μόνο μία συνοπτική περιγραφή στην ενότητα </w:t>
      </w:r>
      <w:r w:rsidR="00151ECB" w:rsidRPr="00EA0C6E">
        <w:rPr>
          <w:rFonts w:cs="Times New Roman"/>
        </w:rPr>
        <w:fldChar w:fldCharType="begin"/>
      </w:r>
      <w:r w:rsidR="00151ECB" w:rsidRPr="00EA0C6E">
        <w:rPr>
          <w:rFonts w:cs="Times New Roman"/>
        </w:rPr>
        <w:instrText xml:space="preserve"> REF _Ref227229386 \w \h </w:instrText>
      </w:r>
      <w:r w:rsidR="006B1188" w:rsidRPr="00EA0C6E">
        <w:rPr>
          <w:rFonts w:cs="Times New Roman"/>
        </w:rPr>
        <w:instrText xml:space="preserve"> \* MERGEFORMAT </w:instrText>
      </w:r>
      <w:r w:rsidR="00151ECB" w:rsidRPr="00EA0C6E">
        <w:rPr>
          <w:rFonts w:cs="Times New Roman"/>
        </w:rPr>
      </w:r>
      <w:r w:rsidR="00151ECB" w:rsidRPr="00EA0C6E">
        <w:rPr>
          <w:rFonts w:cs="Times New Roman"/>
        </w:rPr>
        <w:fldChar w:fldCharType="separate"/>
      </w:r>
      <w:r w:rsidR="00EA0C6E" w:rsidRPr="00EA0C6E">
        <w:rPr>
          <w:rFonts w:cs="Times New Roman"/>
        </w:rPr>
        <w:t>2.4</w:t>
      </w:r>
      <w:r w:rsidR="00151ECB" w:rsidRPr="00EA0C6E">
        <w:rPr>
          <w:rFonts w:cs="Times New Roman"/>
        </w:rPr>
        <w:fldChar w:fldCharType="end"/>
      </w:r>
      <w:r w:rsidR="00413048" w:rsidRPr="00EA0C6E">
        <w:rPr>
          <w:rFonts w:cs="Times New Roman"/>
        </w:rPr>
        <w:t xml:space="preserve">. Η </w:t>
      </w:r>
      <w:r w:rsidR="005C1AB7" w:rsidRPr="00EA0C6E">
        <w:rPr>
          <w:rFonts w:cs="Times New Roman"/>
        </w:rPr>
        <w:t xml:space="preserve">εύρεση της βέλτιστης </w:t>
      </w:r>
      <w:r w:rsidR="00413048" w:rsidRPr="00EA0C6E">
        <w:rPr>
          <w:rFonts w:cs="Times New Roman"/>
        </w:rPr>
        <w:t>διαδρομή</w:t>
      </w:r>
      <w:r w:rsidR="005C1AB7" w:rsidRPr="00EA0C6E">
        <w:rPr>
          <w:rFonts w:cs="Times New Roman"/>
        </w:rPr>
        <w:t>ς</w:t>
      </w:r>
      <w:r w:rsidR="00413048" w:rsidRPr="00EA0C6E">
        <w:rPr>
          <w:rFonts w:cs="Times New Roman"/>
        </w:rPr>
        <w:t xml:space="preserve"> και ο τρόπος που θα εκκενωθούν οι εμπλεκόμενοι αποτελ</w:t>
      </w:r>
      <w:r w:rsidR="005C1AB7" w:rsidRPr="00EA0C6E">
        <w:rPr>
          <w:rFonts w:cs="Times New Roman"/>
        </w:rPr>
        <w:t xml:space="preserve">ούν τις σημαντικότερες απαιτήσεις των εργαλείων εκκένωσης και κεντρικό θέμα της παρουσίας εργασίας. Η ενότητα </w:t>
      </w:r>
      <w:r w:rsidR="00151ECB" w:rsidRPr="00EA0C6E">
        <w:rPr>
          <w:rFonts w:cs="Times New Roman"/>
        </w:rPr>
        <w:fldChar w:fldCharType="begin"/>
      </w:r>
      <w:r w:rsidR="00151ECB" w:rsidRPr="00EA0C6E">
        <w:rPr>
          <w:rFonts w:cs="Times New Roman"/>
        </w:rPr>
        <w:instrText xml:space="preserve"> REF _Ref227229398 \w \h </w:instrText>
      </w:r>
      <w:r w:rsidR="006B1188" w:rsidRPr="00EA0C6E">
        <w:rPr>
          <w:rFonts w:cs="Times New Roman"/>
        </w:rPr>
        <w:instrText xml:space="preserve"> \* MERGEFORMAT </w:instrText>
      </w:r>
      <w:r w:rsidR="00151ECB" w:rsidRPr="00EA0C6E">
        <w:rPr>
          <w:rFonts w:cs="Times New Roman"/>
        </w:rPr>
      </w:r>
      <w:r w:rsidR="00151ECB" w:rsidRPr="00EA0C6E">
        <w:rPr>
          <w:rFonts w:cs="Times New Roman"/>
        </w:rPr>
        <w:fldChar w:fldCharType="separate"/>
      </w:r>
      <w:r w:rsidR="00EA0C6E" w:rsidRPr="00EA0C6E">
        <w:rPr>
          <w:rFonts w:cs="Times New Roman"/>
        </w:rPr>
        <w:t>2.5</w:t>
      </w:r>
      <w:r w:rsidR="00151ECB" w:rsidRPr="00EA0C6E">
        <w:rPr>
          <w:rFonts w:cs="Times New Roman"/>
        </w:rPr>
        <w:fldChar w:fldCharType="end"/>
      </w:r>
      <w:r w:rsidR="00151ECB" w:rsidRPr="00EA0C6E">
        <w:rPr>
          <w:rFonts w:cs="Times New Roman"/>
        </w:rPr>
        <w:t xml:space="preserve"> </w:t>
      </w:r>
      <w:r w:rsidR="005C1AB7" w:rsidRPr="00EA0C6E">
        <w:rPr>
          <w:rFonts w:cs="Times New Roman"/>
        </w:rPr>
        <w:t xml:space="preserve">παρουσιάζει αναλυτικά τους πιο διαδεδομένους αλγόριθμους εύρεσης τέτοιων διαδρομών και τις επιμέρους τροποποιήσεις που πραγματοποιήθηκαν για την επίτευξη των στόχων της εργασίας. Επιπλέον στοιχεία για την υλοποίηση των </w:t>
      </w:r>
      <w:r w:rsidR="00FC6158" w:rsidRPr="00EA0C6E">
        <w:rPr>
          <w:rFonts w:cs="Times New Roman"/>
        </w:rPr>
        <w:t xml:space="preserve">υφιστάμενων και νέων </w:t>
      </w:r>
      <w:r w:rsidR="005C1AB7" w:rsidRPr="00EA0C6E">
        <w:rPr>
          <w:rFonts w:cs="Times New Roman"/>
        </w:rPr>
        <w:t xml:space="preserve">αλγορίθμων παρατίθενται στην ενότητα </w:t>
      </w:r>
      <w:r w:rsidR="00151ECB" w:rsidRPr="00EA0C6E">
        <w:rPr>
          <w:rFonts w:cs="Times New Roman"/>
        </w:rPr>
        <w:fldChar w:fldCharType="begin"/>
      </w:r>
      <w:r w:rsidR="00151ECB" w:rsidRPr="00EA0C6E">
        <w:rPr>
          <w:rFonts w:cs="Times New Roman"/>
        </w:rPr>
        <w:instrText xml:space="preserve"> REF _Ref227229424 \w \h </w:instrText>
      </w:r>
      <w:r w:rsidR="006B1188" w:rsidRPr="00EA0C6E">
        <w:rPr>
          <w:rFonts w:cs="Times New Roman"/>
        </w:rPr>
        <w:instrText xml:space="preserve"> \* MERGEFORMAT </w:instrText>
      </w:r>
      <w:r w:rsidR="00151ECB" w:rsidRPr="00EA0C6E">
        <w:rPr>
          <w:rFonts w:cs="Times New Roman"/>
        </w:rPr>
      </w:r>
      <w:r w:rsidR="00151ECB" w:rsidRPr="00EA0C6E">
        <w:rPr>
          <w:rFonts w:cs="Times New Roman"/>
        </w:rPr>
        <w:fldChar w:fldCharType="separate"/>
      </w:r>
      <w:r w:rsidR="00EA0C6E" w:rsidRPr="00EA0C6E">
        <w:rPr>
          <w:rFonts w:cs="Times New Roman"/>
        </w:rPr>
        <w:t>2.6</w:t>
      </w:r>
      <w:r w:rsidR="00151ECB" w:rsidRPr="00EA0C6E">
        <w:rPr>
          <w:rFonts w:cs="Times New Roman"/>
        </w:rPr>
        <w:fldChar w:fldCharType="end"/>
      </w:r>
      <w:r w:rsidR="005C1AB7" w:rsidRPr="00EA0C6E">
        <w:rPr>
          <w:rFonts w:cs="Times New Roman"/>
        </w:rPr>
        <w:t xml:space="preserve">. </w:t>
      </w:r>
      <w:r w:rsidR="00447980" w:rsidRPr="00EA0C6E">
        <w:rPr>
          <w:rFonts w:cs="Times New Roman"/>
        </w:rPr>
        <w:t>Τέλος η επίδειξη του συνόλου της μεθοδολογίας που αναπτύχθηκε σε αυτή την εργασία γίνεται μέσω μίας επιλεγμένης περίπτωσης</w:t>
      </w:r>
      <w:r w:rsidR="00FC6158" w:rsidRPr="00EA0C6E">
        <w:rPr>
          <w:rFonts w:cs="Times New Roman"/>
        </w:rPr>
        <w:t xml:space="preserve"> διαρροής </w:t>
      </w:r>
      <w:r w:rsidR="00151ECB" w:rsidRPr="00EA0C6E">
        <w:rPr>
          <w:rFonts w:cs="Times New Roman"/>
        </w:rPr>
        <w:t xml:space="preserve">υδρόθειου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lang w:val="en-US"/>
              </w:rPr>
              <m:t>H</m:t>
            </m:r>
          </m:e>
          <m:sub>
            <m:r>
              <m:rPr>
                <m:sty m:val="p"/>
              </m:rPr>
              <w:rPr>
                <w:rFonts w:ascii="Cambria Math" w:hAnsi="Cambria Math" w:cs="Times New Roman"/>
              </w:rPr>
              <m:t>2</m:t>
            </m:r>
          </m:sub>
        </m:sSub>
        <m:r>
          <m:rPr>
            <m:sty m:val="p"/>
          </m:rPr>
          <w:rPr>
            <w:rFonts w:ascii="Cambria Math" w:hAnsi="Cambria Math" w:cs="Times New Roman"/>
            <w:lang w:val="en-US"/>
          </w:rPr>
          <m:t>S</m:t>
        </m:r>
        <m:r>
          <m:rPr>
            <m:sty m:val="p"/>
          </m:rPr>
          <w:rPr>
            <w:rFonts w:ascii="Cambria Math" w:hAnsi="Cambria Math" w:cs="Times New Roman"/>
          </w:rPr>
          <m:t>)</m:t>
        </m:r>
      </m:oMath>
      <w:r w:rsidR="00151ECB" w:rsidRPr="00EA0C6E">
        <w:rPr>
          <w:rFonts w:cs="Times New Roman"/>
        </w:rPr>
        <w:t xml:space="preserve"> </w:t>
      </w:r>
      <w:r w:rsidR="00FC6158" w:rsidRPr="00EA0C6E">
        <w:rPr>
          <w:rFonts w:cs="Times New Roman"/>
        </w:rPr>
        <w:t xml:space="preserve"> σε βιομηχανική εγκατάσταση επεξεργασίας φυσικού αερίου</w:t>
      </w:r>
      <w:r w:rsidR="00447980" w:rsidRPr="00EA0C6E">
        <w:rPr>
          <w:rFonts w:cs="Times New Roman"/>
        </w:rPr>
        <w:t xml:space="preserve"> (ενότητα </w:t>
      </w:r>
      <w:r w:rsidR="00151ECB" w:rsidRPr="00EA0C6E">
        <w:rPr>
          <w:rFonts w:cs="Times New Roman"/>
        </w:rPr>
        <w:fldChar w:fldCharType="begin"/>
      </w:r>
      <w:r w:rsidR="00151ECB" w:rsidRPr="00EA0C6E">
        <w:rPr>
          <w:rFonts w:cs="Times New Roman"/>
        </w:rPr>
        <w:instrText xml:space="preserve"> REF _Ref227229461 \w \h </w:instrText>
      </w:r>
      <w:r w:rsidR="006B1188" w:rsidRPr="00EA0C6E">
        <w:rPr>
          <w:rFonts w:cs="Times New Roman"/>
        </w:rPr>
        <w:instrText xml:space="preserve"> \* MERGEFORMAT </w:instrText>
      </w:r>
      <w:r w:rsidR="00151ECB" w:rsidRPr="00EA0C6E">
        <w:rPr>
          <w:rFonts w:cs="Times New Roman"/>
        </w:rPr>
      </w:r>
      <w:r w:rsidR="00151ECB" w:rsidRPr="00EA0C6E">
        <w:rPr>
          <w:rFonts w:cs="Times New Roman"/>
        </w:rPr>
        <w:fldChar w:fldCharType="separate"/>
      </w:r>
      <w:r w:rsidR="00EA0C6E" w:rsidRPr="00EA0C6E">
        <w:rPr>
          <w:rFonts w:cs="Times New Roman"/>
        </w:rPr>
        <w:t>2.7</w:t>
      </w:r>
      <w:r w:rsidR="00151ECB" w:rsidRPr="00EA0C6E">
        <w:rPr>
          <w:rFonts w:cs="Times New Roman"/>
        </w:rPr>
        <w:fldChar w:fldCharType="end"/>
      </w:r>
      <w:r w:rsidR="00447980" w:rsidRPr="00EA0C6E">
        <w:rPr>
          <w:rFonts w:cs="Times New Roman"/>
        </w:rPr>
        <w:t xml:space="preserve">) και </w:t>
      </w:r>
      <w:r w:rsidR="00FC6158" w:rsidRPr="00EA0C6E">
        <w:rPr>
          <w:rFonts w:cs="Times New Roman"/>
        </w:rPr>
        <w:t xml:space="preserve">συγκεκριμένων τεσσάρων σεναρίων και κριτηρίων αξιολόγησης (ενότητα </w:t>
      </w:r>
      <w:r w:rsidR="00151ECB" w:rsidRPr="00EA0C6E">
        <w:rPr>
          <w:rFonts w:cs="Times New Roman"/>
        </w:rPr>
        <w:fldChar w:fldCharType="begin"/>
      </w:r>
      <w:r w:rsidR="00151ECB" w:rsidRPr="00EA0C6E">
        <w:rPr>
          <w:rFonts w:cs="Times New Roman"/>
        </w:rPr>
        <w:instrText xml:space="preserve"> REF _Ref227229477 \w \h </w:instrText>
      </w:r>
      <w:r w:rsidR="006B1188" w:rsidRPr="00EA0C6E">
        <w:rPr>
          <w:rFonts w:cs="Times New Roman"/>
        </w:rPr>
        <w:instrText xml:space="preserve"> \* MERGEFORMAT </w:instrText>
      </w:r>
      <w:r w:rsidR="00151ECB" w:rsidRPr="00EA0C6E">
        <w:rPr>
          <w:rFonts w:cs="Times New Roman"/>
        </w:rPr>
      </w:r>
      <w:r w:rsidR="00151ECB" w:rsidRPr="00EA0C6E">
        <w:rPr>
          <w:rFonts w:cs="Times New Roman"/>
        </w:rPr>
        <w:fldChar w:fldCharType="separate"/>
      </w:r>
      <w:r w:rsidR="00EA0C6E" w:rsidRPr="00EA0C6E">
        <w:rPr>
          <w:rFonts w:cs="Times New Roman"/>
        </w:rPr>
        <w:t>2.8</w:t>
      </w:r>
      <w:r w:rsidR="00151ECB" w:rsidRPr="00EA0C6E">
        <w:rPr>
          <w:rFonts w:cs="Times New Roman"/>
        </w:rPr>
        <w:fldChar w:fldCharType="end"/>
      </w:r>
      <w:r w:rsidR="00FC6158" w:rsidRPr="00EA0C6E">
        <w:rPr>
          <w:rFonts w:cs="Times New Roman"/>
        </w:rPr>
        <w:t xml:space="preserve">). Μέσα από τα </w:t>
      </w:r>
      <w:commentRangeStart w:id="13"/>
      <w:commentRangeStart w:id="14"/>
      <w:r w:rsidR="00BF264C" w:rsidRPr="00EA0C6E">
        <w:rPr>
          <w:rFonts w:cs="Times New Roman"/>
        </w:rPr>
        <w:t xml:space="preserve">τέσσερα σενάρια </w:t>
      </w:r>
      <w:commentRangeEnd w:id="13"/>
      <w:r w:rsidR="005A60ED" w:rsidRPr="00EA0C6E">
        <w:rPr>
          <w:rStyle w:val="CommentReference"/>
          <w:rFonts w:cs="Times New Roman"/>
          <w:sz w:val="24"/>
          <w:szCs w:val="22"/>
        </w:rPr>
        <w:commentReference w:id="13"/>
      </w:r>
      <w:commentRangeEnd w:id="14"/>
      <w:r w:rsidR="00A53FEA" w:rsidRPr="00EA0C6E">
        <w:rPr>
          <w:rStyle w:val="CommentReference"/>
          <w:rFonts w:cs="Times New Roman"/>
          <w:sz w:val="24"/>
          <w:szCs w:val="22"/>
        </w:rPr>
        <w:commentReference w:id="14"/>
      </w:r>
      <w:r w:rsidR="00BF264C" w:rsidRPr="00EA0C6E">
        <w:rPr>
          <w:rFonts w:cs="Times New Roman"/>
        </w:rPr>
        <w:t xml:space="preserve">αυξανόμενης πολυπλοκότητας, αυτή η </w:t>
      </w:r>
      <w:r w:rsidR="00FC6158" w:rsidRPr="00EA0C6E">
        <w:rPr>
          <w:rFonts w:cs="Times New Roman"/>
        </w:rPr>
        <w:t>εργασία</w:t>
      </w:r>
      <w:r w:rsidR="00BF264C" w:rsidRPr="00EA0C6E">
        <w:rPr>
          <w:rFonts w:cs="Times New Roman"/>
        </w:rPr>
        <w:t xml:space="preserve"> στοχεύει να προσδιορίσει ποιος από τους αλγορίθμους </w:t>
      </w:r>
      <w:r w:rsidR="00FC6158" w:rsidRPr="00EA0C6E">
        <w:rPr>
          <w:rFonts w:cs="Times New Roman"/>
        </w:rPr>
        <w:t xml:space="preserve">βέλτιστης διαδρομής </w:t>
      </w:r>
      <w:r w:rsidR="00BF264C" w:rsidRPr="00EA0C6E">
        <w:rPr>
          <w:rFonts w:cs="Times New Roman"/>
        </w:rPr>
        <w:t xml:space="preserve">είναι </w:t>
      </w:r>
      <w:r w:rsidR="00FC6158" w:rsidRPr="00EA0C6E">
        <w:rPr>
          <w:rFonts w:cs="Times New Roman"/>
        </w:rPr>
        <w:t>καταλληλότερος</w:t>
      </w:r>
      <w:r w:rsidR="00BF264C" w:rsidRPr="00EA0C6E">
        <w:rPr>
          <w:rFonts w:cs="Times New Roman"/>
        </w:rPr>
        <w:t xml:space="preserve"> για την ασφαλέστερη δρομολόγηση και εκκένωση των εμπλεκομένων</w:t>
      </w:r>
      <w:r w:rsidR="00FC6158" w:rsidRPr="00EA0C6E">
        <w:rPr>
          <w:rFonts w:cs="Times New Roman"/>
        </w:rPr>
        <w:t xml:space="preserve"> αλλά και για την επιλογή του πλήθους και θέσης των σημείων συγκέντρωσης (</w:t>
      </w:r>
      <w:r w:rsidR="00FC6158" w:rsidRPr="00EA0C6E">
        <w:rPr>
          <w:rFonts w:cs="Times New Roman"/>
          <w:lang w:val="en-US"/>
        </w:rPr>
        <w:t>muster</w:t>
      </w:r>
      <w:r w:rsidR="00FC6158" w:rsidRPr="00EA0C6E">
        <w:rPr>
          <w:rFonts w:cs="Times New Roman"/>
        </w:rPr>
        <w:t xml:space="preserve"> </w:t>
      </w:r>
      <w:r w:rsidR="00FC6158" w:rsidRPr="00EA0C6E">
        <w:rPr>
          <w:rFonts w:cs="Times New Roman"/>
          <w:lang w:val="en-US"/>
        </w:rPr>
        <w:t>points</w:t>
      </w:r>
      <w:r w:rsidR="00FC6158" w:rsidRPr="00EA0C6E">
        <w:rPr>
          <w:rFonts w:cs="Times New Roman"/>
        </w:rPr>
        <w:t>).</w:t>
      </w:r>
    </w:p>
    <w:p w14:paraId="3A6A6323" w14:textId="77777777" w:rsidR="00BF264C" w:rsidRPr="00EA0C6E" w:rsidRDefault="00BF264C" w:rsidP="006433A4">
      <w:pPr>
        <w:rPr>
          <w:rFonts w:cs="Times New Roman"/>
        </w:rPr>
      </w:pPr>
    </w:p>
    <w:p w14:paraId="5D7F9C6B" w14:textId="04D22FEB" w:rsidR="00BF264C" w:rsidRPr="00EA0C6E" w:rsidRDefault="00BF264C" w:rsidP="00BF264C">
      <w:pPr>
        <w:pStyle w:val="Heading2"/>
        <w:rPr>
          <w:lang w:val="en-US"/>
        </w:rPr>
      </w:pPr>
      <w:bookmarkStart w:id="15" w:name="_Ref227229229"/>
      <w:bookmarkStart w:id="16" w:name="_Toc227411766"/>
      <w:r w:rsidRPr="00EA0C6E">
        <w:t>Ανασκόπηση μοντέλων εκκένωσης</w:t>
      </w:r>
      <w:bookmarkEnd w:id="15"/>
      <w:bookmarkEnd w:id="16"/>
    </w:p>
    <w:p w14:paraId="2CF52537" w14:textId="358CC3EF" w:rsidR="00BF264C" w:rsidRPr="00EA0C6E" w:rsidRDefault="00BF264C" w:rsidP="00BF264C">
      <w:pPr>
        <w:rPr>
          <w:rFonts w:cs="Times New Roman"/>
        </w:rPr>
      </w:pPr>
      <w:r w:rsidRPr="00EA0C6E">
        <w:rPr>
          <w:rFonts w:cs="Times New Roman"/>
        </w:rPr>
        <w:t xml:space="preserve">Ο σχεδιασμός μοντέλων εκκένωσης βιομηχανικών μονάδων αποτελεί περίπου το 14% των διαθέσιμων ερευνών </w:t>
      </w:r>
      <w:r w:rsidRPr="00EA0C6E">
        <w:rPr>
          <w:rFonts w:cs="Times New Roman"/>
        </w:rPr>
        <w:fldChar w:fldCharType="begin"/>
      </w:r>
      <w:r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Pr="00EA0C6E">
        <w:rPr>
          <w:rFonts w:cs="Times New Roman"/>
        </w:rPr>
        <w:fldChar w:fldCharType="separate"/>
      </w:r>
      <w:r w:rsidRPr="00EA0C6E">
        <w:rPr>
          <w:rFonts w:cs="Times New Roman"/>
          <w:noProof/>
        </w:rPr>
        <w:t>(</w:t>
      </w:r>
      <w:hyperlink w:anchor="_ENREF_1" w:tooltip="Aldahlawi, 2024 #13" w:history="1">
        <w:r w:rsidR="007E65F5" w:rsidRPr="00EA0C6E">
          <w:rPr>
            <w:rStyle w:val="Hyperlink"/>
            <w:rFonts w:cs="Times New Roman"/>
          </w:rPr>
          <w:t>Aldahlawi et al., 2024</w:t>
        </w:r>
      </w:hyperlink>
      <w:r w:rsidRPr="00EA0C6E">
        <w:rPr>
          <w:rFonts w:cs="Times New Roman"/>
          <w:noProof/>
        </w:rPr>
        <w:t>)</w:t>
      </w:r>
      <w:r w:rsidRPr="00EA0C6E">
        <w:rPr>
          <w:rFonts w:cs="Times New Roman"/>
        </w:rPr>
        <w:fldChar w:fldCharType="end"/>
      </w:r>
      <w:r w:rsidRPr="00EA0C6E">
        <w:rPr>
          <w:rFonts w:cs="Times New Roman"/>
        </w:rPr>
        <w:t xml:space="preserve">. Οι διαθέσιμες έρευνες μπορούν να διαχωριστούν βάσει της μεθοδολογίας εύρεσης διαδρομής, με ορισμένες να βασίζονται σε στατική εύρεση διαδρομής. Σε αυτά τα μοντέλα, η πορεία των ατόμων προς την έξοδο ή τα σημεία συγκέντρωσης δεν αναπροσαρμόζεται αλγοριθμικά σε πραγματικό χρόνο ανάλογα με την εξέλιξη του κινδύνου. Για παράδειγμα, οι </w:t>
      </w:r>
      <w:hyperlink w:anchor="_ENREF_28" w:tooltip="Hoscan, 2021 #102"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AuthorYear="1"&gt;&lt;Author&gt;Hoscan&lt;/Author&gt;&lt;Year&gt;2021&lt;/Year&gt;&lt;RecNum&gt;102&lt;/RecNum&gt;&lt;DisplayText&gt;Hoscan and Cetinyokus (2021)&lt;/DisplayText&gt;&lt;record&gt;&lt;rec-number&gt;102&lt;/rec-number&gt;&lt;foreign-keys&gt;&lt;key app="EN" db-id="dxs5p5de0w55t0erd255s0tbrzsd22z0ts0d" timestamp="1776264499"&gt;102&lt;/key&gt;&lt;/foreign-keys&gt;&lt;ref-type name="Journal Article"&gt;17&lt;/ref-type&gt;&lt;contributors&gt;&lt;authors&gt;&lt;author&gt;Hoscan, Onur&lt;/author&gt;&lt;author&gt;Cetinyokus, Saliha&lt;/author&gt;&lt;/authors&gt;&lt;/contributors&gt;&lt;titles&gt;&lt;title&gt;Determination of emergency assembly point for industrial accidents with AHP analysis&lt;/title&gt;&lt;secondary-title&gt;Journal of Loss Prevention in the Process Industries&lt;/secondary-title&gt;&lt;/titles&gt;&lt;periodical&gt;&lt;full-title&gt;Journal of Loss Prevention in the Process Industries&lt;/full-title&gt;&lt;/periodical&gt;&lt;pages&gt;104386&lt;/pages&gt;&lt;volume&gt;69&lt;/volume&gt;&lt;keywords&gt;&lt;keyword&gt;Industrial accidents&lt;/keyword&gt;&lt;keyword&gt;Emergency plans&lt;/keyword&gt;&lt;keyword&gt;Emergency assembly point&lt;/keyword&gt;&lt;keyword&gt;Multi-criteria decision making&lt;/keyword&gt;&lt;keyword&gt;AHP&lt;/keyword&gt;&lt;/keywords&gt;&lt;dates&gt;&lt;year&gt;2021&lt;/year&gt;&lt;pub-dates&gt;&lt;date&gt;2021/03/01/&lt;/date&gt;&lt;/pub-dates&gt;&lt;/dates&gt;&lt;isbn&gt;0950-4230&lt;/isbn&gt;&lt;urls&gt;&lt;related-urls&gt;&lt;url&gt;https://www.sciencedirect.com/science/article/pii/S0950423020306732&lt;/url&gt;&lt;/related-urls&gt;&lt;/urls&gt;&lt;electronic-resource-num&gt;https://doi.org/10.1016/j.jlp.2020.104386&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Hoscan and Cetinyokus (2021)</w:t>
        </w:r>
        <w:r w:rsidR="007E65F5" w:rsidRPr="00EA0C6E">
          <w:rPr>
            <w:rStyle w:val="Hyperlink"/>
            <w:rFonts w:cs="Times New Roman"/>
          </w:rPr>
          <w:fldChar w:fldCharType="end"/>
        </w:r>
      </w:hyperlink>
      <w:r w:rsidRPr="00EA0C6E">
        <w:rPr>
          <w:rFonts w:cs="Times New Roman"/>
        </w:rPr>
        <w:t xml:space="preserve"> εστιάζουν στον στρατηγικό καθορισμό σταθερών σημείων συγκέντρωσης (</w:t>
      </w:r>
      <w:r w:rsidR="0079259D" w:rsidRPr="00EA0C6E">
        <w:rPr>
          <w:rFonts w:cs="Times New Roman"/>
          <w:lang w:val="en-US"/>
        </w:rPr>
        <w:t>muster</w:t>
      </w:r>
      <w:r w:rsidRPr="00EA0C6E">
        <w:rPr>
          <w:rFonts w:cs="Times New Roman"/>
        </w:rPr>
        <w:t xml:space="preserve"> points) σε βιομηχανικές μονάδες μέσω Αναλυτικής Ιεραρχικής Διαδικασίας (Analytic Hierarchy Process, </w:t>
      </w:r>
      <w:r w:rsidRPr="00EA0C6E">
        <w:rPr>
          <w:rFonts w:cs="Times New Roman"/>
          <w:lang w:val="en-US"/>
        </w:rPr>
        <w:t>AHP</w:t>
      </w:r>
      <w:r w:rsidRPr="00EA0C6E">
        <w:rPr>
          <w:rFonts w:cs="Times New Roman"/>
        </w:rPr>
        <w:t xml:space="preserve">), χωρίς να εξετάζουν την αλλαγή της πορείας κατά τη διάρκεια του συμβάντος. Αντίστοιχα, ενώ μελέτες όπως των </w:t>
      </w:r>
      <w:hyperlink w:anchor="_ENREF_65" w:tooltip="Shaikh, 2020 #14"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Shaikh et al. (2020)</w:t>
        </w:r>
        <w:r w:rsidR="007E65F5" w:rsidRPr="00EA0C6E">
          <w:rPr>
            <w:rStyle w:val="Hyperlink"/>
            <w:rFonts w:cs="Times New Roman"/>
          </w:rPr>
          <w:fldChar w:fldCharType="end"/>
        </w:r>
      </w:hyperlink>
      <w:r w:rsidRPr="00EA0C6E">
        <w:rPr>
          <w:rFonts w:cs="Times New Roman"/>
        </w:rPr>
        <w:t xml:space="preserve"> και της </w:t>
      </w:r>
      <w:hyperlink w:anchor="_ENREF_32" w:tooltip="Issa, 2024 #6"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Issa (2024)</w:t>
        </w:r>
        <w:r w:rsidR="007E65F5" w:rsidRPr="00EA0C6E">
          <w:rPr>
            <w:rStyle w:val="Hyperlink"/>
            <w:rFonts w:cs="Times New Roman"/>
          </w:rPr>
          <w:fldChar w:fldCharType="end"/>
        </w:r>
      </w:hyperlink>
      <w:r w:rsidRPr="00EA0C6E">
        <w:rPr>
          <w:rFonts w:cs="Times New Roman"/>
        </w:rPr>
        <w:t xml:space="preserve"> χρησιμοποιούν πολύπλοκα μοντέλα για προσομοίωση σε υπαίθριους βιομηχανικούς χώρους, διατηρούν στατικές τις αρχικές διαδρομές των πρακτόρων, ενώ δίνουν έμφαση κυρίως στην αλληλεπίδραση του τοξικού περιβάλλοντος με την ικανότητα κίνησης των εκτεθειμένων.</w:t>
      </w:r>
    </w:p>
    <w:p w14:paraId="53A17EDA" w14:textId="31269E4E" w:rsidR="00BF264C" w:rsidRPr="00EA0C6E" w:rsidRDefault="00BF264C" w:rsidP="00BF264C">
      <w:pPr>
        <w:rPr>
          <w:rFonts w:cs="Times New Roman"/>
        </w:rPr>
      </w:pPr>
      <w:r w:rsidRPr="00EA0C6E">
        <w:rPr>
          <w:rFonts w:cs="Times New Roman"/>
        </w:rPr>
        <w:t xml:space="preserve">Αντιθέτως, τα μοντέλα με δυναμική εύρεση διαδρομής επιτρέπουν τη συνεχή βελτιστοποίηση των πορειών εκκένωσης, λαμβάνοντας υπόψη τη χρονική εξέλιξη της διαρροής ή της φωτιάς. Οι </w:t>
      </w:r>
      <w:hyperlink w:anchor="_ENREF_23" w:tooltip="He, 2024 #29"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AuthorYear="1"&gt;&lt;Author&gt;He&lt;/Author&gt;&lt;Year&gt;2024&lt;/Year&gt;&lt;RecNum&gt;29&lt;/RecNum&gt;&lt;DisplayText&gt;He et al. (2024)&lt;/DisplayText&gt;&lt;record&gt;&lt;rec-number&gt;29&lt;/rec-number&gt;&lt;foreign-keys&gt;&lt;key app="EN" db-id="dxs5p5de0w55t0erd255s0tbrzsd22z0ts0d" timestamp="1770640894"&gt;29&lt;/key&gt;&lt;/foreign-keys&gt;&lt;ref-type name="Journal Article"&gt;17&lt;/ref-type&gt;&lt;contributors&gt;&lt;authors&gt;&lt;author&gt;He, Zhichao&lt;/author&gt;&lt;author&gt;Shen, Kaixin&lt;/author&gt;&lt;author&gt;Lan, Meng&lt;/author&gt;&lt;author&gt;Weng, Wenguo&lt;/author&gt;&lt;/authors&gt;&lt;/contributors&gt;&lt;titles&gt;&lt;title&gt;An evacuation path planning method for multi-hazard accidents in chemical industries based on risk perception&lt;/title&gt;&lt;secondary-title&gt;Reliability Engineering &amp;amp; System Safety&lt;/secondary-title&gt;&lt;/titles&gt;&lt;periodical&gt;&lt;full-title&gt;Reliability Engineering &amp;amp; System Safety&lt;/full-title&gt;&lt;/periodical&gt;&lt;pages&gt;109912&lt;/pages&gt;&lt;volume&gt;244&lt;/volume&gt;&lt;keywords&gt;&lt;keyword&gt;Emergency evacuation&lt;/keyword&gt;&lt;keyword&gt;Multi-hazard accident&lt;/keyword&gt;&lt;keyword&gt;Risk analysis&lt;/keyword&gt;&lt;keyword&gt;Chemical industry&lt;/keyword&gt;&lt;keyword&gt;D* algorithm&lt;/keyword&gt;&lt;/keywords&gt;&lt;dates&gt;&lt;year&gt;2024&lt;/year&gt;&lt;pub-dates&gt;&lt;date&gt;2024/04/01/&lt;/date&gt;&lt;/pub-dates&gt;&lt;/dates&gt;&lt;isbn&gt;0951-8320&lt;/isbn&gt;&lt;urls&gt;&lt;related-urls&gt;&lt;url&gt;https://www.sciencedirect.com/science/article/pii/S0951832023008268&lt;/url&gt;&lt;/related-urls&gt;&lt;/urls&gt;&lt;electronic-resource-num&gt;https://doi.org/10.1016/j.ress.2023.109912&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He et al. (2024)</w:t>
        </w:r>
        <w:r w:rsidR="007E65F5" w:rsidRPr="00EA0C6E">
          <w:rPr>
            <w:rStyle w:val="Hyperlink"/>
            <w:rFonts w:cs="Times New Roman"/>
          </w:rPr>
          <w:fldChar w:fldCharType="end"/>
        </w:r>
      </w:hyperlink>
      <w:r w:rsidRPr="00EA0C6E">
        <w:rPr>
          <w:rFonts w:cs="Times New Roman"/>
        </w:rPr>
        <w:t xml:space="preserve"> προτείνουν αλγορίθμους που βασίζονται στην «αντίληψη κινδύνου» (</w:t>
      </w:r>
      <w:r w:rsidRPr="00EA0C6E">
        <w:rPr>
          <w:rFonts w:cs="Times New Roman"/>
          <w:lang w:val="en-US"/>
        </w:rPr>
        <w:t>risk</w:t>
      </w:r>
      <w:r w:rsidRPr="00EA0C6E">
        <w:rPr>
          <w:rFonts w:cs="Times New Roman"/>
        </w:rPr>
        <w:t xml:space="preserve"> </w:t>
      </w:r>
      <w:r w:rsidRPr="00EA0C6E">
        <w:rPr>
          <w:rFonts w:cs="Times New Roman"/>
          <w:lang w:val="en-US"/>
        </w:rPr>
        <w:t>perception</w:t>
      </w:r>
      <w:r w:rsidRPr="00EA0C6E">
        <w:rPr>
          <w:rFonts w:cs="Times New Roman"/>
        </w:rPr>
        <w:t xml:space="preserve">) για ατυχήματα πολλαπλών κινδύνων (ταυτόχρονη διαρροή και φωτιά σε χημικά πάρκα), αναπροσαρμόζοντας τη διαδρομή ώστε να αποφεύγονται οι μολυσμένες ζώνες. Οι </w:t>
      </w:r>
      <w:hyperlink w:anchor="_ENREF_64" w:tooltip="Seo, 2022 #83"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AuthorYear="1"&gt;&lt;Author&gt;Seo&lt;/Author&gt;&lt;Year&gt;2022&lt;/Year&gt;&lt;RecNum&gt;83&lt;/RecNum&gt;&lt;DisplayText&gt;Seo et al. (2022)&lt;/DisplayText&gt;&lt;record&gt;&lt;rec-number&gt;83&lt;/rec-number&gt;&lt;foreign-keys&gt;&lt;key app="EN" db-id="dxs5p5de0w55t0erd255s0tbrzsd22z0ts0d" timestamp="1775399869"&gt;83&lt;/key&gt;&lt;/foreign-keys&gt;&lt;ref-type name="Journal Article"&gt;17&lt;/ref-type&gt;&lt;contributors&gt;&lt;authors&gt;&lt;author&gt;Seo, Seung-Kwon&lt;/author&gt;&lt;author&gt;Yoon, Young-Gak&lt;/author&gt;&lt;author&gt;Lee, Ju-sung&lt;/author&gt;&lt;author&gt;Na, Jonggeol&lt;/author&gt;&lt;author&gt;Lee, Chul-Jin&lt;/author&gt;&lt;/authors&gt;&lt;/contributors&gt;&lt;titles&gt;&lt;title&gt;Deep Neural Network-based Optimization Framework for Safety Evacuation Route during Toxic Gas Leak Incidents&lt;/title&gt;&lt;secondary-title&gt;Reliability Engineering &amp;amp; System Safety&lt;/secondary-title&gt;&lt;/titles&gt;&lt;periodical&gt;&lt;full-title&gt;Reliability Engineering &amp;amp; System Safety&lt;/full-title&gt;&lt;/periodical&gt;&lt;pages&gt;108102&lt;/pages&gt;&lt;volume&gt;218&lt;/volume&gt;&lt;keywords&gt;&lt;keyword&gt;Evacuation&lt;/keyword&gt;&lt;keyword&gt;Toxic gas leak&lt;/keyword&gt;&lt;keyword&gt;Computational fluid dynamics&lt;/keyword&gt;&lt;keyword&gt;Surrogate model&lt;/keyword&gt;&lt;keyword&gt;Variational autoencoder&lt;/keyword&gt;&lt;/keywords&gt;&lt;dates&gt;&lt;year&gt;2022&lt;/year&gt;&lt;pub-dates&gt;&lt;date&gt;2022/02/01/&lt;/date&gt;&lt;/pub-dates&gt;&lt;/dates&gt;&lt;isbn&gt;0951-8320&lt;/isbn&gt;&lt;urls&gt;&lt;related-urls&gt;&lt;url&gt;https://www.sciencedirect.com/science/article/pii/S0951832021005998&lt;/url&gt;&lt;/related-urls&gt;&lt;/urls&gt;&lt;electronic-resource-num&gt;https://doi.org/10.1016/j.ress.2021.108102&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Seo et al. (2022)</w:t>
        </w:r>
        <w:r w:rsidR="007E65F5" w:rsidRPr="00EA0C6E">
          <w:rPr>
            <w:rStyle w:val="Hyperlink"/>
            <w:rFonts w:cs="Times New Roman"/>
          </w:rPr>
          <w:fldChar w:fldCharType="end"/>
        </w:r>
      </w:hyperlink>
      <w:r w:rsidRPr="00EA0C6E">
        <w:rPr>
          <w:rFonts w:cs="Times New Roman"/>
        </w:rPr>
        <w:t xml:space="preserve"> ενσωματώνουν «Βαθιά Νευρωνικά Δίκτυα» (</w:t>
      </w:r>
      <w:r w:rsidRPr="00EA0C6E">
        <w:rPr>
          <w:rFonts w:cs="Times New Roman"/>
          <w:lang w:val="en-US"/>
        </w:rPr>
        <w:t>Deep</w:t>
      </w:r>
      <w:r w:rsidRPr="00EA0C6E">
        <w:rPr>
          <w:rFonts w:cs="Times New Roman"/>
        </w:rPr>
        <w:t xml:space="preserve"> </w:t>
      </w:r>
      <w:r w:rsidRPr="00EA0C6E">
        <w:rPr>
          <w:rFonts w:cs="Times New Roman"/>
          <w:lang w:val="en-US"/>
        </w:rPr>
        <w:t>Neural</w:t>
      </w:r>
      <w:r w:rsidRPr="00EA0C6E">
        <w:rPr>
          <w:rFonts w:cs="Times New Roman"/>
        </w:rPr>
        <w:t xml:space="preserve"> </w:t>
      </w:r>
      <w:r w:rsidRPr="00EA0C6E">
        <w:rPr>
          <w:rFonts w:cs="Times New Roman"/>
          <w:lang w:val="en-US"/>
        </w:rPr>
        <w:t>Networks</w:t>
      </w:r>
      <w:r w:rsidRPr="00EA0C6E">
        <w:rPr>
          <w:rFonts w:cs="Times New Roman"/>
        </w:rPr>
        <w:t xml:space="preserve">) για την εύρεση της βέλτιστης, εξαρτώμενης από τον χρόνο, διαδρομής κατά την εξάπλωση ενός τοξικού νέφους. Στην ίδια κατηγορία ανήκουν και οι </w:t>
      </w:r>
      <w:hyperlink w:anchor="_ENREF_33" w:tooltip="Jiang, 2022 #84"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AuthorYear="1"&gt;&lt;Author&gt;Jiang&lt;/Author&gt;&lt;Year&gt;2022&lt;/Year&gt;&lt;RecNum&gt;84&lt;/RecNum&gt;&lt;DisplayText&gt;Jiang et al. (2022)&lt;/DisplayText&gt;&lt;record&gt;&lt;rec-number&gt;84&lt;/rec-number&gt;&lt;foreign-keys&gt;&lt;key app="EN" db-id="dxs5p5de0w55t0erd255s0tbrzsd22z0ts0d" timestamp="1775400102"&gt;84&lt;/key&gt;&lt;/foreign-keys&gt;&lt;ref-type name="Journal Article"&gt;17&lt;/ref-type&gt;&lt;contributors&gt;&lt;authors&gt;&lt;author&gt;Jiang, Yanli&lt;/author&gt;&lt;author&gt;Xu, Ke&lt;/author&gt;&lt;author&gt;Gai, Wenmei&lt;/author&gt;&lt;author&gt;Salhi, Said&lt;/author&gt;&lt;/authors&gt;&lt;/contributors&gt;&lt;titles&gt;&lt;title&gt;Emergency response for tackling major accidental toxic gas releases: What should be done and when?&lt;/title&gt;&lt;secondary-title&gt;Safety Science&lt;/secondary-title&gt;&lt;/titles&gt;&lt;periodical&gt;&lt;full-title&gt;Safety Science&lt;/full-title&gt;&lt;/periodical&gt;&lt;pages&gt;105819&lt;/pages&gt;&lt;volume&gt;154&lt;/volume&gt;&lt;keywords&gt;&lt;keyword&gt;Emergency response&lt;/keyword&gt;&lt;keyword&gt;Windows of opportunity&lt;/keyword&gt;&lt;keyword&gt;Risk assessment&lt;/keyword&gt;&lt;keyword&gt;Toxic gas release&lt;/keyword&gt;&lt;keyword&gt;Evacuation&lt;/keyword&gt;&lt;keyword&gt;Shelter-in-place&lt;/keyword&gt;&lt;/keywords&gt;&lt;dates&gt;&lt;year&gt;2022&lt;/year&gt;&lt;pub-dates&gt;&lt;date&gt;2022/10/01/&lt;/date&gt;&lt;/pub-dates&gt;&lt;/dates&gt;&lt;isbn&gt;0925-7535&lt;/isbn&gt;&lt;urls&gt;&lt;related-urls&gt;&lt;url&gt;https://www.sciencedirect.com/science/article/pii/S0925753522001588&lt;/url&gt;&lt;/related-urls&gt;&lt;/urls&gt;&lt;electronic-resource-num&gt;https://doi.org/10.1016/j.ssci.2022.105819&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Jiang et al. (2022)</w:t>
        </w:r>
        <w:r w:rsidR="007E65F5" w:rsidRPr="00EA0C6E">
          <w:rPr>
            <w:rStyle w:val="Hyperlink"/>
            <w:rFonts w:cs="Times New Roman"/>
          </w:rPr>
          <w:fldChar w:fldCharType="end"/>
        </w:r>
      </w:hyperlink>
      <w:r w:rsidRPr="00EA0C6E">
        <w:rPr>
          <w:rFonts w:cs="Times New Roman"/>
        </w:rPr>
        <w:t xml:space="preserve"> και </w:t>
      </w:r>
      <w:hyperlink w:anchor="_ENREF_49" w:tooltip="Li, 2022 #85"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AuthorYear="1"&gt;&lt;Author&gt;Li&lt;/Author&gt;&lt;Year&gt;2022&lt;/Year&gt;&lt;RecNum&gt;85&lt;/RecNum&gt;&lt;DisplayText&gt;Li et al. (2022)&lt;/DisplayText&gt;&lt;record&gt;&lt;rec-number&gt;85&lt;/rec-number&gt;&lt;foreign-keys&gt;&lt;key app="EN" db-id="dxs5p5de0w55t0erd255s0tbrzsd22z0ts0d" timestamp="1775403001"&gt;85&lt;/key&gt;&lt;/foreign-keys&gt;&lt;ref-type name="Journal Article"&gt;17&lt;/ref-type&gt;&lt;contributors&gt;&lt;authors&gt;&lt;author&gt;Li, Chaoying&lt;/author&gt;&lt;author&gt;Hou, Jie&lt;/author&gt;&lt;author&gt;Cheng, Wuyi&lt;/author&gt;&lt;author&gt;Gai, Wenmei&lt;/author&gt;&lt;/authors&gt;&lt;/contributors&gt;&lt;titles&gt;&lt;title&gt;A multiagent-based modeling approach for emergency evacuation plan optimization during toxic gas releases within chemical plants&lt;/title&gt;&lt;secondary-title&gt;Process Safety and Environmental Protection&lt;/secondary-title&gt;&lt;/titles&gt;&lt;periodical&gt;&lt;full-title&gt;Process Safety and Environmental Protection&lt;/full-title&gt;&lt;/periodical&gt;&lt;pages&gt;543-557&lt;/pages&gt;&lt;volume&gt;163&lt;/volume&gt;&lt;keywords&gt;&lt;keyword&gt;Toxic gas releases&lt;/keyword&gt;&lt;keyword&gt;Emergency evacuation&lt;/keyword&gt;&lt;keyword&gt;Evaluation of evacuation exposure risk&lt;/keyword&gt;&lt;keyword&gt;Evacuation plan optimization&lt;/keyword&gt;&lt;keyword&gt;Multiagent-based modeling&lt;/keyword&gt;&lt;/keywords&gt;&lt;dates&gt;&lt;year&gt;2022&lt;/year&gt;&lt;pub-dates&gt;&lt;date&gt;2022/07/01/&lt;/date&gt;&lt;/pub-dates&gt;&lt;/dates&gt;&lt;isbn&gt;0957-5820&lt;/isbn&gt;&lt;urls&gt;&lt;related-urls&gt;&lt;url&gt;https://www.sciencedirect.com/science/article/pii/S0957582022004189&lt;/url&gt;&lt;/related-urls&gt;&lt;/urls&gt;&lt;electronic-resource-num&gt;https://doi.org/10.1016/j.psep.2022.05.026&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Li et al. (2022)</w:t>
        </w:r>
        <w:r w:rsidR="007E65F5" w:rsidRPr="00EA0C6E">
          <w:rPr>
            <w:rStyle w:val="Hyperlink"/>
            <w:rFonts w:cs="Times New Roman"/>
          </w:rPr>
          <w:fldChar w:fldCharType="end"/>
        </w:r>
      </w:hyperlink>
      <w:r w:rsidRPr="00EA0C6E">
        <w:rPr>
          <w:rFonts w:cs="Times New Roman"/>
        </w:rPr>
        <w:t>, οι οποίοι αναπτύσσουν συστήματα βασισμένα σε πολλαπλούς «πράκτορες» (multiagent-based modeling) που συνδυάζονται συχνά με προσομοιώσεις δυναμικής ρευστών (</w:t>
      </w:r>
      <w:r w:rsidRPr="00EA0C6E">
        <w:rPr>
          <w:rFonts w:cs="Times New Roman"/>
          <w:lang w:val="en-US"/>
        </w:rPr>
        <w:t>Computational</w:t>
      </w:r>
      <w:r w:rsidRPr="00EA0C6E">
        <w:rPr>
          <w:rFonts w:cs="Times New Roman"/>
        </w:rPr>
        <w:t xml:space="preserve"> </w:t>
      </w:r>
      <w:r w:rsidRPr="00EA0C6E">
        <w:rPr>
          <w:rFonts w:cs="Times New Roman"/>
          <w:lang w:val="en-US"/>
        </w:rPr>
        <w:t>Fluid</w:t>
      </w:r>
      <w:r w:rsidRPr="00EA0C6E">
        <w:rPr>
          <w:rFonts w:cs="Times New Roman"/>
        </w:rPr>
        <w:t xml:space="preserve"> </w:t>
      </w:r>
      <w:r w:rsidRPr="00EA0C6E">
        <w:rPr>
          <w:rFonts w:cs="Times New Roman"/>
          <w:lang w:val="en-US"/>
        </w:rPr>
        <w:t>Dynamics</w:t>
      </w:r>
      <w:r w:rsidRPr="00EA0C6E">
        <w:rPr>
          <w:rFonts w:cs="Times New Roman"/>
        </w:rPr>
        <w:t xml:space="preserve">, CFD) και αλγορίθμους όπως ο Dijkstra, για την ασφαλέστερη διαφυγή </w:t>
      </w:r>
      <w:r w:rsidRPr="00EA0C6E">
        <w:rPr>
          <w:rFonts w:cs="Times New Roman"/>
        </w:rPr>
        <w:lastRenderedPageBreak/>
        <w:t>μέσα σε χημικές εγκαταστάσεις σε πραγματικό χρόνο.</w:t>
      </w:r>
    </w:p>
    <w:p w14:paraId="758C6329" w14:textId="235CB59B" w:rsidR="00BF264C" w:rsidRPr="00EA0C6E" w:rsidRDefault="00BF264C" w:rsidP="00BF264C">
      <w:pPr>
        <w:rPr>
          <w:rFonts w:cs="Times New Roman"/>
        </w:rPr>
      </w:pPr>
      <w:r w:rsidRPr="00EA0C6E">
        <w:rPr>
          <w:rFonts w:cs="Times New Roman"/>
        </w:rPr>
        <w:t xml:space="preserve">Ένα εξαιρετικά σημαντικό στοιχείο σε αρκετές από αυτές τις μελέτες είναι η άμεση επίδραση του τοξικού φορτίου (ή άλλων παραγόντων, όπως ο καπνός) στην ταχύτητα εκκένωσης των «πρακτόρων». Στην έρευνα των </w:t>
      </w:r>
      <w:hyperlink w:anchor="_ENREF_65" w:tooltip="Shaikh, 2020 #14"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Shaikh et al. (2020)</w:t>
        </w:r>
        <w:r w:rsidR="007E65F5" w:rsidRPr="00EA0C6E">
          <w:rPr>
            <w:rStyle w:val="Hyperlink"/>
            <w:rFonts w:cs="Times New Roman"/>
          </w:rPr>
          <w:fldChar w:fldCharType="end"/>
        </w:r>
      </w:hyperlink>
      <w:r w:rsidRPr="00EA0C6E">
        <w:rPr>
          <w:rFonts w:cs="Times New Roman"/>
        </w:rPr>
        <w:t xml:space="preserve"> και της </w:t>
      </w:r>
      <w:hyperlink w:anchor="_ENREF_32" w:tooltip="Issa, 2024 #6"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Issa (2024)</w:t>
        </w:r>
        <w:r w:rsidR="007E65F5" w:rsidRPr="00EA0C6E">
          <w:rPr>
            <w:rStyle w:val="Hyperlink"/>
            <w:rFonts w:cs="Times New Roman"/>
          </w:rPr>
          <w:fldChar w:fldCharType="end"/>
        </w:r>
      </w:hyperlink>
      <w:r w:rsidRPr="00EA0C6E">
        <w:rPr>
          <w:rFonts w:cs="Times New Roman"/>
        </w:rPr>
        <w:t xml:space="preserve">, το μοντέλο συνδέει άμεσα την έκθεση σε υδρόθειο </w:t>
      </w:r>
      <m:oMath>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iCs/>
        </w:rPr>
        <w:t xml:space="preserve"> με την ταχύτητα του «πράκτορα». Σε χαμηλά επίπεδα έκθεσης η ταχύτητα αυξάνεται ελαφρώς</w:t>
      </w:r>
      <w:r w:rsidRPr="00EA0C6E">
        <w:rPr>
          <w:rFonts w:cs="Times New Roman"/>
        </w:rPr>
        <w:t xml:space="preserve"> λόγω οσφρητικής αντίδρασης και πανικού, αλλά καθώς συσσωρεύεται το τοξικό φορτίο, εφαρμόζεται μια "Τοξική Δύναμη" (Toxic Force) που επιβραδύνει τον «πράκτορα», λόγω συμπτωμάτων στα μάτια και τους πνεύμονες, οδηγώντας εν τέλει σε πλήρη ακινητοποίηση (incapacitation). Παράλληλα, μελέτες όπως του </w:t>
      </w:r>
      <w:hyperlink w:anchor="_ENREF_5" w:tooltip="Bae, 2015 #103"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AuthorYear="1"&gt;&lt;Author&gt;Bae&lt;/Author&gt;&lt;Year&gt;2015&lt;/Year&gt;&lt;RecNum&gt;103&lt;/RecNum&gt;&lt;DisplayText&gt;Bae and Ryou (2015)&lt;/DisplayText&gt;&lt;record&gt;&lt;rec-number&gt;103&lt;/rec-number&gt;&lt;foreign-keys&gt;&lt;key app="EN" db-id="dxs5p5de0w55t0erd255s0tbrzsd22z0ts0d" timestamp="1776265602"&gt;103&lt;/key&gt;&lt;/foreign-keys&gt;&lt;ref-type name="Journal Article"&gt;17&lt;/ref-type&gt;&lt;contributors&gt;&lt;authors&gt;&lt;author&gt;Bae, Sungryong&lt;/author&gt;&lt;author&gt;Ryou, Hong Sun&lt;/author&gt;&lt;/authors&gt;&lt;/contributors&gt;&lt;titles&gt;&lt;title&gt;Development of a smoke effect model for representing the psychological pressure from the smoke&lt;/title&gt;&lt;secondary-title&gt;Safety Science&lt;/secondary-title&gt;&lt;/titles&gt;&lt;periodical&gt;&lt;full-title&gt;Safety Science&lt;/full-title&gt;&lt;/periodical&gt;&lt;pages&gt;57-65&lt;/pages&gt;&lt;volume&gt;77&lt;/volume&gt;&lt;keywords&gt;&lt;keyword&gt;Evacuation&lt;/keyword&gt;&lt;keyword&gt;Psychological pressure from smoke&lt;/keyword&gt;&lt;keyword&gt;Human–smoke interaction force&lt;/keyword&gt;&lt;/keywords&gt;&lt;dates&gt;&lt;year&gt;2015&lt;/year&gt;&lt;pub-dates&gt;&lt;date&gt;2015/08/01/&lt;/date&gt;&lt;/pub-dates&gt;&lt;/dates&gt;&lt;isbn&gt;0925-7535&lt;/isbn&gt;&lt;urls&gt;&lt;related-urls&gt;&lt;url&gt;https://www.sciencedirect.com/science/article/pii/S0925753515000776&lt;/url&gt;&lt;/related-urls&gt;&lt;/urls&gt;&lt;electronic-resource-num&gt;https://doi.org/10.1016/j.ssci.2015.03.019&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Bae and Ryou (2015)</w:t>
        </w:r>
        <w:r w:rsidR="007E65F5" w:rsidRPr="00EA0C6E">
          <w:rPr>
            <w:rStyle w:val="Hyperlink"/>
            <w:rFonts w:cs="Times New Roman"/>
          </w:rPr>
          <w:fldChar w:fldCharType="end"/>
        </w:r>
      </w:hyperlink>
      <w:r w:rsidRPr="00EA0C6E">
        <w:rPr>
          <w:rFonts w:cs="Times New Roman"/>
        </w:rPr>
        <w:t xml:space="preserve"> καθώς και προσομοιώσεις που χρησιμοποιούν το σύστημα FDS+Evac </w:t>
      </w:r>
      <w:r w:rsidRPr="00EA0C6E">
        <w:rPr>
          <w:rFonts w:cs="Times New Roman"/>
        </w:rPr>
        <w:fldChar w:fldCharType="begin"/>
      </w:r>
      <w:r w:rsidRPr="00EA0C6E">
        <w:rPr>
          <w:rFonts w:cs="Times New Roman"/>
        </w:rPr>
        <w:instrText xml:space="preserve"> ADDIN EN.CITE &lt;EndNote&gt;&lt;Cite&gt;&lt;Author&gt;Korhonen&lt;/Author&gt;&lt;Year&gt;2010&lt;/Year&gt;&lt;RecNum&gt;104&lt;/RecNum&gt;&lt;DisplayText&gt;(Korhonen et al., 2010)&lt;/DisplayText&gt;&lt;record&gt;&lt;rec-number&gt;104&lt;/rec-number&gt;&lt;foreign-keys&gt;&lt;key app="EN" db-id="dxs5p5de0w55t0erd255s0tbrzsd22z0ts0d" timestamp="1776265759"&gt;104&lt;/key&gt;&lt;/foreign-keys&gt;&lt;ref-type name="Journal Article"&gt;17&lt;/ref-type&gt;&lt;contributors&gt;&lt;authors&gt;&lt;author&gt;Korhonen, Timo&lt;/author&gt;&lt;author&gt;Hostikka, Simo&lt;/author&gt;&lt;author&gt;Heliövaara, Simo&lt;/author&gt;&lt;author&gt;Ehtamo, Harri&lt;/author&gt;&lt;/authors&gt;&lt;/contributors&gt;&lt;titles&gt;&lt;title&gt;FDS+Evac: an agent based fire evacuation model&lt;/title&gt;&lt;secondary-title&gt;Pedestrian and Evacuation Dynamics&lt;/secondary-title&gt;&lt;/titles&gt;&lt;periodical&gt;&lt;full-title&gt;Pedestrian and Evacuation Dynamics&lt;/full-title&gt;&lt;/periodical&gt;&lt;dates&gt;&lt;year&gt;2010&lt;/year&gt;&lt;pub-dates&gt;&lt;date&gt;01/01&lt;/date&gt;&lt;/pub-dates&gt;&lt;/dates&gt;&lt;isbn&gt;978-3-642-04503-5&lt;/isbn&gt;&lt;urls&gt;&lt;/urls&gt;&lt;electronic-resource-num&gt;10.1007/978-3-642-04504-2_8&lt;/electronic-resource-num&gt;&lt;/record&gt;&lt;/Cite&gt;&lt;/EndNote&gt;</w:instrText>
      </w:r>
      <w:r w:rsidRPr="00EA0C6E">
        <w:rPr>
          <w:rFonts w:cs="Times New Roman"/>
        </w:rPr>
        <w:fldChar w:fldCharType="separate"/>
      </w:r>
      <w:r w:rsidRPr="00EA0C6E">
        <w:rPr>
          <w:rFonts w:cs="Times New Roman"/>
          <w:noProof/>
        </w:rPr>
        <w:t>(</w:t>
      </w:r>
      <w:hyperlink w:anchor="_ENREF_44" w:tooltip="Korhonen, 2010 #104" w:history="1">
        <w:r w:rsidR="007E65F5" w:rsidRPr="00EA0C6E">
          <w:rPr>
            <w:rStyle w:val="Hyperlink"/>
            <w:rFonts w:cs="Times New Roman"/>
          </w:rPr>
          <w:t>Korhonen et al., 2010</w:t>
        </w:r>
      </w:hyperlink>
      <w:r w:rsidRPr="00EA0C6E">
        <w:rPr>
          <w:rFonts w:cs="Times New Roman"/>
          <w:noProof/>
        </w:rPr>
        <w:t>)</w:t>
      </w:r>
      <w:r w:rsidRPr="00EA0C6E">
        <w:rPr>
          <w:rFonts w:cs="Times New Roman"/>
        </w:rPr>
        <w:fldChar w:fldCharType="end"/>
      </w:r>
      <w:r w:rsidRPr="00EA0C6E">
        <w:rPr>
          <w:rFonts w:cs="Times New Roman"/>
        </w:rPr>
        <w:t>, ενσωματώνουν παραμέτρους όπου η ταχύτητα εκκένωσης μειώνεται δραστικά λόγω του καπνού και άλλων ασφυξιογόνων, όπως το μονοξείδιο του άνθρακα (CO), καθώς η μειωμένη ορατότητα (extinction coefficient) και η δύσπνοια αλλοιώνουν την κινητική ικανότητα και την ομαλή διαφυγή.</w:t>
      </w:r>
    </w:p>
    <w:p w14:paraId="490434B0" w14:textId="77777777" w:rsidR="004C6B13" w:rsidRPr="00EA0C6E" w:rsidRDefault="004C6B13" w:rsidP="006433A4">
      <w:pPr>
        <w:rPr>
          <w:rFonts w:cs="Times New Roman"/>
        </w:rPr>
      </w:pPr>
    </w:p>
    <w:p w14:paraId="4CAA76B5" w14:textId="77777777" w:rsidR="00413048" w:rsidRPr="00EA0C6E" w:rsidRDefault="00413048" w:rsidP="00413048">
      <w:pPr>
        <w:pStyle w:val="Heading2"/>
      </w:pPr>
      <w:bookmarkStart w:id="17" w:name="_Ref227169812"/>
      <w:bookmarkStart w:id="18" w:name="_Ref227156082"/>
      <w:bookmarkStart w:id="19" w:name="_Ref227156091"/>
      <w:bookmarkStart w:id="20" w:name="_Toc227411767"/>
      <w:r w:rsidRPr="00EA0C6E">
        <w:t>Προσομοίωση ανθρώπινης συμπεριφοράς</w:t>
      </w:r>
      <w:bookmarkEnd w:id="17"/>
      <w:bookmarkEnd w:id="20"/>
    </w:p>
    <w:p w14:paraId="7ECFBA27" w14:textId="7A8446D2" w:rsidR="00413048" w:rsidRPr="00EA0C6E" w:rsidRDefault="00413048" w:rsidP="00413048">
      <w:pPr>
        <w:rPr>
          <w:rFonts w:cs="Times New Roman"/>
        </w:rPr>
      </w:pPr>
      <w:r w:rsidRPr="00EA0C6E">
        <w:rPr>
          <w:rFonts w:cs="Times New Roman"/>
        </w:rPr>
        <w:t>Για την μελέτη της ανθρώπινης συμπεριφοράς έχουν αναπτυχθεί ποικίλα μοντέλα που να την προσομοιώνουν. Αυτά τα μοντέλα διαφέρουν μεταξύ τους κατά βάση ως προς τον συμβιβασμό που κάνουν ανάμεσα στην ρεαλιστικότητα και την πολυπλοκότητα. Όπως ήδη αναφέρθηκε, ορισμένα από τα πιο δημοφιλή μοντέλα, κατά αύξοντα αριθμό πολυπλοκότητας, είναι τα μοντέλα συνεχούς μέσου (</w:t>
      </w:r>
      <w:r w:rsidRPr="00EA0C6E">
        <w:rPr>
          <w:rFonts w:cs="Times New Roman"/>
          <w:lang w:val="en-US"/>
        </w:rPr>
        <w:t>Continuum</w:t>
      </w:r>
      <w:r w:rsidRPr="00EA0C6E">
        <w:rPr>
          <w:rFonts w:cs="Times New Roman"/>
        </w:rPr>
        <w:t xml:space="preserve"> </w:t>
      </w:r>
      <w:r w:rsidRPr="00EA0C6E">
        <w:rPr>
          <w:rFonts w:cs="Times New Roman"/>
          <w:lang w:val="en-US"/>
        </w:rPr>
        <w:t>Models</w:t>
      </w:r>
      <w:r w:rsidRPr="00EA0C6E">
        <w:rPr>
          <w:rFonts w:cs="Times New Roman"/>
        </w:rPr>
        <w:t>), τα δικτυακά μοντέλα (</w:t>
      </w:r>
      <w:r w:rsidRPr="00EA0C6E">
        <w:rPr>
          <w:rFonts w:cs="Times New Roman"/>
          <w:lang w:val="en-US"/>
        </w:rPr>
        <w:t>Network</w:t>
      </w:r>
      <w:r w:rsidRPr="00EA0C6E">
        <w:rPr>
          <w:rFonts w:cs="Times New Roman"/>
        </w:rPr>
        <w:t>-</w:t>
      </w:r>
      <w:r w:rsidRPr="00EA0C6E">
        <w:rPr>
          <w:rFonts w:cs="Times New Roman"/>
          <w:lang w:val="en-US"/>
        </w:rPr>
        <w:t>Based</w:t>
      </w:r>
      <w:r w:rsidRPr="00EA0C6E">
        <w:rPr>
          <w:rFonts w:cs="Times New Roman"/>
        </w:rPr>
        <w:t xml:space="preserve"> </w:t>
      </w:r>
      <w:r w:rsidRPr="00EA0C6E">
        <w:rPr>
          <w:rFonts w:cs="Times New Roman"/>
          <w:lang w:val="en-US"/>
        </w:rPr>
        <w:t>Models</w:t>
      </w:r>
      <w:r w:rsidRPr="00EA0C6E">
        <w:rPr>
          <w:rFonts w:cs="Times New Roman"/>
        </w:rPr>
        <w:t>), τα μοντέλα κυψελωτών αυτομάτων (</w:t>
      </w:r>
      <w:r w:rsidRPr="00EA0C6E">
        <w:rPr>
          <w:rFonts w:cs="Times New Roman"/>
          <w:lang w:val="en-US"/>
        </w:rPr>
        <w:t>CA</w:t>
      </w:r>
      <w:r w:rsidRPr="00EA0C6E">
        <w:rPr>
          <w:rFonts w:cs="Times New Roman"/>
        </w:rPr>
        <w:t>), τα μοντέλα κοινωνικών δυνάμεων (</w:t>
      </w:r>
      <w:r w:rsidRPr="00EA0C6E">
        <w:rPr>
          <w:rFonts w:cs="Times New Roman"/>
          <w:lang w:val="en-US"/>
        </w:rPr>
        <w:t>SFM</w:t>
      </w:r>
      <w:r w:rsidRPr="00EA0C6E">
        <w:rPr>
          <w:rFonts w:cs="Times New Roman"/>
        </w:rPr>
        <w:t>) και τα μοντέλα βασισμένα σε «πράκτορες» (</w:t>
      </w:r>
      <w:r w:rsidRPr="00EA0C6E">
        <w:rPr>
          <w:rFonts w:cs="Times New Roman"/>
          <w:lang w:val="en-US"/>
        </w:rPr>
        <w:t>ABM</w:t>
      </w:r>
      <w:r w:rsidRPr="00EA0C6E">
        <w:rPr>
          <w:rFonts w:cs="Times New Roman"/>
        </w:rPr>
        <w:t xml:space="preserve">) </w:t>
      </w:r>
      <w:r w:rsidRPr="00EA0C6E">
        <w:rPr>
          <w:rFonts w:cs="Times New Roman"/>
        </w:rPr>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a2g8L0F1dGhvcj48WWVhcj4yMDIwPC9ZZWFyPjxSZWNOdW0+MTQ8L1JlY051bT48cmVjb3JkPjxy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</w:fldData>
        </w:fldChar>
      </w:r>
      <w:r w:rsidRPr="00EA0C6E">
        <w:rPr>
          <w:rFonts w:cs="Times New Roman"/>
        </w:rPr>
        <w:instrText xml:space="preserve"> ADDIN EN.CITE </w:instrText>
      </w:r>
      <w:r w:rsidRPr="00EA0C6E">
        <w:rPr>
          <w:rFonts w:cs="Times New Roman"/>
        </w:rPr>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a2g8L0F1dGhvcj48WWVhcj4yMDIwPC9ZZWFyPjxSZWNOdW0+MTQ8L1JlY051bT48cmVjb3JkPjxy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</w:fldData>
        </w:fldChar>
      </w:r>
      <w:r w:rsidRPr="00EA0C6E">
        <w:rPr>
          <w:rFonts w:cs="Times New Roman"/>
        </w:rPr>
        <w:instrText xml:space="preserve"> ADDIN EN.CITE.DATA </w:instrText>
      </w:r>
      <w:r w:rsidRPr="00EA0C6E">
        <w:rPr>
          <w:rFonts w:cs="Times New Roman"/>
        </w:rPr>
      </w:r>
      <w:r w:rsidRPr="00EA0C6E">
        <w:rPr>
          <w:rFonts w:cs="Times New Roman"/>
        </w:rPr>
        <w:fldChar w:fldCharType="end"/>
      </w:r>
      <w:r w:rsidRPr="00EA0C6E">
        <w:rPr>
          <w:rFonts w:cs="Times New Roman"/>
        </w:rPr>
      </w:r>
      <w:r w:rsidRPr="00EA0C6E">
        <w:rPr>
          <w:rFonts w:cs="Times New Roman"/>
        </w:rPr>
        <w:fldChar w:fldCharType="separate"/>
      </w:r>
      <w:r w:rsidRPr="00EA0C6E">
        <w:rPr>
          <w:rFonts w:cs="Times New Roman"/>
          <w:noProof/>
        </w:rPr>
        <w:t>(</w:t>
      </w:r>
      <w:hyperlink w:anchor="_ENREF_1" w:tooltip="Aldahlawi, 2024 #13" w:history="1">
        <w:r w:rsidR="007E65F5" w:rsidRPr="00EA0C6E">
          <w:rPr>
            <w:rStyle w:val="Hyperlink"/>
            <w:rFonts w:cs="Times New Roman"/>
          </w:rPr>
          <w:t>Aldahlawi et al., 2024</w:t>
        </w:r>
      </w:hyperlink>
      <w:r w:rsidRPr="00EA0C6E">
        <w:rPr>
          <w:rFonts w:cs="Times New Roman"/>
          <w:noProof/>
        </w:rPr>
        <w:t xml:space="preserve">, </w:t>
      </w:r>
      <w:hyperlink w:anchor="_ENREF_65" w:tooltip="Shaikh, 2020 #14" w:history="1">
        <w:r w:rsidR="007E65F5" w:rsidRPr="00EA0C6E">
          <w:rPr>
            <w:rStyle w:val="Hyperlink"/>
            <w:rFonts w:cs="Times New Roman"/>
          </w:rPr>
          <w:t>Shaikh et al., 2020</w:t>
        </w:r>
      </w:hyperlink>
      <w:r w:rsidRPr="00EA0C6E">
        <w:rPr>
          <w:rFonts w:cs="Times New Roman"/>
          <w:noProof/>
        </w:rPr>
        <w:t>)</w:t>
      </w:r>
      <w:r w:rsidRPr="00EA0C6E">
        <w:rPr>
          <w:rFonts w:cs="Times New Roman"/>
        </w:rPr>
        <w:fldChar w:fldCharType="end"/>
      </w:r>
      <w:r w:rsidRPr="00EA0C6E">
        <w:rPr>
          <w:rFonts w:cs="Times New Roman"/>
        </w:rPr>
        <w:t>.</w:t>
      </w:r>
    </w:p>
    <w:p w14:paraId="6E3289EB" w14:textId="4F97AA08" w:rsidR="00413048" w:rsidRPr="00EA0C6E" w:rsidRDefault="00413048" w:rsidP="00413048">
      <w:pPr>
        <w:rPr>
          <w:rFonts w:cs="Times New Roman"/>
        </w:rPr>
      </w:pPr>
      <w:r w:rsidRPr="00EA0C6E">
        <w:rPr>
          <w:rFonts w:cs="Times New Roman"/>
        </w:rPr>
        <w:t xml:space="preserve">Το </w:t>
      </w:r>
      <w:r w:rsidRPr="00EA0C6E">
        <w:rPr>
          <w:rFonts w:cs="Times New Roman"/>
          <w:lang w:val="en-US"/>
        </w:rPr>
        <w:t>Continuum</w:t>
      </w:r>
      <w:r w:rsidRPr="00EA0C6E">
        <w:rPr>
          <w:rFonts w:cs="Times New Roman"/>
        </w:rPr>
        <w:t xml:space="preserve"> </w:t>
      </w:r>
      <w:r w:rsidRPr="00EA0C6E">
        <w:rPr>
          <w:rFonts w:cs="Times New Roman"/>
          <w:lang w:val="en-US"/>
        </w:rPr>
        <w:t>Model</w:t>
      </w:r>
      <w:r w:rsidRPr="00EA0C6E">
        <w:rPr>
          <w:rFonts w:cs="Times New Roman"/>
        </w:rPr>
        <w:t xml:space="preserve"> είναι ένα μακροσκοπικό μοντέλο που αντιπροσωπεύει τους εκκενωθέντες ως ένα ρευστό, χρησιμοποιώντας μέσες ποσότητες (όπως την πυκνότητα) σε ένα δεδομένο σημείο. Το </w:t>
      </w:r>
      <w:r w:rsidRPr="00EA0C6E">
        <w:rPr>
          <w:rFonts w:cs="Times New Roman"/>
          <w:lang w:val="en-US"/>
        </w:rPr>
        <w:t>Network</w:t>
      </w:r>
      <w:r w:rsidRPr="00EA0C6E">
        <w:rPr>
          <w:rFonts w:cs="Times New Roman"/>
        </w:rPr>
        <w:t>-</w:t>
      </w:r>
      <w:r w:rsidRPr="00EA0C6E">
        <w:rPr>
          <w:rFonts w:cs="Times New Roman"/>
          <w:lang w:val="en-US"/>
        </w:rPr>
        <w:t>Based</w:t>
      </w:r>
      <w:r w:rsidRPr="00EA0C6E">
        <w:rPr>
          <w:rFonts w:cs="Times New Roman"/>
        </w:rPr>
        <w:t xml:space="preserve"> </w:t>
      </w:r>
      <w:r w:rsidRPr="00EA0C6E">
        <w:rPr>
          <w:rFonts w:cs="Times New Roman"/>
          <w:lang w:val="en-US"/>
        </w:rPr>
        <w:t>Model</w:t>
      </w:r>
      <w:r w:rsidRPr="00EA0C6E">
        <w:rPr>
          <w:rFonts w:cs="Times New Roman"/>
        </w:rPr>
        <w:t xml:space="preserve"> περιγράφει τη δυναμική των εκκενωθέντων μέσα στο δίκτυο μέσω ενός μοντέλου ουρών αναμονής (</w:t>
      </w:r>
      <w:r w:rsidRPr="00EA0C6E">
        <w:rPr>
          <w:rFonts w:cs="Times New Roman"/>
          <w:lang w:val="en-US"/>
        </w:rPr>
        <w:t>queueing</w:t>
      </w:r>
      <w:r w:rsidRPr="00EA0C6E">
        <w:rPr>
          <w:rFonts w:cs="Times New Roman"/>
        </w:rPr>
        <w:t xml:space="preserve"> </w:t>
      </w:r>
      <w:r w:rsidRPr="00EA0C6E">
        <w:rPr>
          <w:rFonts w:cs="Times New Roman"/>
          <w:lang w:val="en-US"/>
        </w:rPr>
        <w:t>model</w:t>
      </w:r>
      <w:r w:rsidRPr="00EA0C6E">
        <w:rPr>
          <w:rFonts w:cs="Times New Roman"/>
        </w:rPr>
        <w:t>), όπου κάθε εκκενωθείς αποτελεί ένα ξεχωριστό αντικείμενο ροής (</w:t>
      </w:r>
      <w:r w:rsidRPr="00EA0C6E">
        <w:rPr>
          <w:rFonts w:cs="Times New Roman"/>
          <w:lang w:val="en-US"/>
        </w:rPr>
        <w:t>flow</w:t>
      </w:r>
      <w:r w:rsidRPr="00EA0C6E">
        <w:rPr>
          <w:rFonts w:cs="Times New Roman"/>
        </w:rPr>
        <w:t xml:space="preserve"> </w:t>
      </w:r>
      <w:r w:rsidRPr="00EA0C6E">
        <w:rPr>
          <w:rFonts w:cs="Times New Roman"/>
          <w:lang w:val="en-US"/>
        </w:rPr>
        <w:t>object</w:t>
      </w:r>
      <w:r w:rsidRPr="00EA0C6E">
        <w:rPr>
          <w:rFonts w:cs="Times New Roman"/>
        </w:rPr>
        <w:t xml:space="preserve">) </w:t>
      </w:r>
      <w:r w:rsidRPr="00EA0C6E">
        <w:rPr>
          <w:rFonts w:cs="Times New Roman"/>
        </w:rPr>
        <w:fldChar w:fldCharType="begin"/>
      </w:r>
      <w:r w:rsidRPr="00EA0C6E">
        <w:rPr>
          <w:rFonts w:cs="Times New Roman"/>
        </w:rPr>
        <w:instrText xml:space="preserve"> ADDIN EN.CITE &lt;EndNote&gt;&lt;Cite&gt;&lt;Author&gt;Vermuyten&lt;/Author&gt;&lt;Year&gt;2016&lt;/Year&gt;&lt;RecNum&gt;51&lt;/RecNum&gt;&lt;DisplayText&gt;(Vermuyten et al., 2016)&lt;/DisplayText&gt;&lt;record&gt;&lt;rec-number&gt;51&lt;/rec-number&gt;&lt;foreign-keys&gt;&lt;key app="EN" db-id="dxs5p5de0w55t0erd255s0tbrzsd22z0ts0d" timestamp="1773949608"&gt;51&lt;/key&gt;&lt;/foreign-keys&gt;&lt;ref-type name="Journal Article"&gt;17&lt;/ref-type&gt;&lt;contributors&gt;&lt;authors&gt;&lt;author&gt;Vermuyten, Hendrik&lt;/author&gt;&lt;author&gt;Beliën, Jeroen&lt;/author&gt;&lt;author&gt;De Boeck, Liesje&lt;/author&gt;&lt;author&gt;Reniers, Genserik&lt;/author&gt;&lt;author&gt;Wauters, Tony&lt;/author&gt;&lt;/authors&gt;&lt;/contributors&gt;&lt;titles&gt;&lt;title&gt;A review of optimisation models for pedestrian evacuation and design problems&lt;/title&gt;&lt;secondary-title&gt;Safety Science&lt;/secondary-title&gt;&lt;/titles&gt;&lt;periodical&gt;&lt;full-title&gt;Safety Science&lt;/full-title&gt;&lt;/periodical&gt;&lt;pages&gt;167-178&lt;/pages&gt;&lt;volume&gt;87&lt;/volume&gt;&lt;keywords&gt;&lt;keyword&gt;Pedestrian and crowd behaviour&lt;/keyword&gt;&lt;keyword&gt;Optimisation models&lt;/keyword&gt;&lt;keyword&gt;Literature review&lt;/keyword&gt;&lt;/keywords&gt;&lt;dates&gt;&lt;year&gt;2016&lt;/year&gt;&lt;pub-dates&gt;&lt;date&gt;2016/08/01/&lt;/date&gt;&lt;/pub-dates&gt;&lt;/dates&gt;&lt;isbn&gt;0925-7535&lt;/isbn&gt;&lt;urls&gt;&lt;related-urls&gt;&lt;url&gt;https://www.sciencedirect.com/science/article/pii/S092575351630042X&lt;/url&gt;&lt;/related-urls&gt;&lt;/urls&gt;&lt;electronic-resource-num&gt;https://doi.org/10.1016/j.ssci.2016.04.001&lt;/electronic-resource-num&gt;&lt;/record&gt;&lt;/Cite&gt;&lt;/EndNote&gt;</w:instrText>
      </w:r>
      <w:r w:rsidRPr="00EA0C6E">
        <w:rPr>
          <w:rFonts w:cs="Times New Roman"/>
        </w:rPr>
        <w:fldChar w:fldCharType="separate"/>
      </w:r>
      <w:r w:rsidRPr="00EA0C6E">
        <w:rPr>
          <w:rFonts w:cs="Times New Roman"/>
          <w:noProof/>
        </w:rPr>
        <w:t>(</w:t>
      </w:r>
      <w:hyperlink w:anchor="_ENREF_79" w:tooltip="Vermuyten, 2016 #51" w:history="1">
        <w:r w:rsidR="007E65F5" w:rsidRPr="00EA0C6E">
          <w:rPr>
            <w:rStyle w:val="Hyperlink"/>
            <w:rFonts w:cs="Times New Roman"/>
          </w:rPr>
          <w:t>Vermuyten et al., 2016</w:t>
        </w:r>
      </w:hyperlink>
      <w:r w:rsidRPr="00EA0C6E">
        <w:rPr>
          <w:rFonts w:cs="Times New Roman"/>
          <w:noProof/>
        </w:rPr>
        <w:t>)</w:t>
      </w:r>
      <w:r w:rsidRPr="00EA0C6E">
        <w:rPr>
          <w:rFonts w:cs="Times New Roman"/>
        </w:rPr>
        <w:fldChar w:fldCharType="end"/>
      </w:r>
      <w:r w:rsidRPr="00EA0C6E">
        <w:rPr>
          <w:rFonts w:cs="Times New Roman"/>
        </w:rPr>
        <w:t xml:space="preserve">. Το </w:t>
      </w:r>
      <w:r w:rsidRPr="00EA0C6E">
        <w:rPr>
          <w:rFonts w:cs="Times New Roman"/>
          <w:lang w:val="en-US"/>
        </w:rPr>
        <w:t>CA</w:t>
      </w:r>
      <w:r w:rsidRPr="00EA0C6E">
        <w:rPr>
          <w:rFonts w:cs="Times New Roman"/>
        </w:rPr>
        <w:t xml:space="preserve"> είναι μια μαθηματική τεχνική μοντελοποίησης η οποία επιλύει πολύπλοκα συστήματα που περιλαμβάνουν ένα μεγάλο πλήθος απλών ομογενών οντοτήτων με γειτονικές αλληλεπιδράσεις </w:t>
      </w:r>
      <w:r w:rsidRPr="00EA0C6E">
        <w:rPr>
          <w:rFonts w:cs="Times New Roman"/>
        </w:rPr>
        <w:fldChar w:fldCharType="begin"/>
      </w:r>
      <w:r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Pr="00EA0C6E">
        <w:rPr>
          <w:rFonts w:cs="Times New Roman"/>
        </w:rPr>
        <w:fldChar w:fldCharType="separate"/>
      </w:r>
      <w:r w:rsidRPr="00EA0C6E">
        <w:rPr>
          <w:rFonts w:cs="Times New Roman"/>
          <w:noProof/>
        </w:rPr>
        <w:t>(</w:t>
      </w:r>
      <w:hyperlink w:anchor="_ENREF_1" w:tooltip="Aldahlawi, 2024 #13" w:history="1">
        <w:r w:rsidR="007E65F5" w:rsidRPr="00EA0C6E">
          <w:rPr>
            <w:rStyle w:val="Hyperlink"/>
            <w:rFonts w:cs="Times New Roman"/>
          </w:rPr>
          <w:t>Aldahlawi et al., 2024</w:t>
        </w:r>
      </w:hyperlink>
      <w:r w:rsidRPr="00EA0C6E">
        <w:rPr>
          <w:rFonts w:cs="Times New Roman"/>
          <w:noProof/>
        </w:rPr>
        <w:t>)</w:t>
      </w:r>
      <w:r w:rsidRPr="00EA0C6E">
        <w:rPr>
          <w:rFonts w:cs="Times New Roman"/>
        </w:rPr>
        <w:fldChar w:fldCharType="end"/>
      </w:r>
      <w:r w:rsidRPr="00EA0C6E">
        <w:rPr>
          <w:rFonts w:cs="Times New Roman"/>
        </w:rPr>
        <w:t xml:space="preserve">. Το </w:t>
      </w:r>
      <w:r w:rsidRPr="00EA0C6E">
        <w:rPr>
          <w:rFonts w:cs="Times New Roman"/>
          <w:lang w:val="en-US"/>
        </w:rPr>
        <w:t>SFM</w:t>
      </w:r>
      <w:r w:rsidRPr="00EA0C6E">
        <w:rPr>
          <w:rFonts w:cs="Times New Roman"/>
        </w:rPr>
        <w:t xml:space="preserve"> υποθέτει ότι οι αυτόνομες οντότητες που ορίζονται ως «πράκτορες», οι οποίοι μπορούν να λαμβάνουν μόνοι τους αποφάσεις και να κινούνται ελεύθερα, κατά την εκκένωση χρησιμοποιούν κινητήριες δυνάμεις (στόχους), αλληλεπιδράσεις ανάμεσά τους και αλληλεπιδράσεις με το περιβάλλον τους με στόχο να ενημερώνεται η θέση τους μέχρις ότου φτάσουν στον προορισμό τους, με την κίνησή τους να πραγματοποιείται αυστηρά μέσω των εν λόγω κοινωνικό-ψυχολογικών και φυσικών δυνάμεων </w:t>
      </w:r>
      <w:r w:rsidRPr="00EA0C6E">
        <w:rPr>
          <w:rFonts w:cs="Times New Roman"/>
        </w:rPr>
        <w:fldChar w:fldCharType="begin"/>
      </w:r>
      <w:r w:rsidRPr="00EA0C6E">
        <w:rPr>
          <w:rFonts w:cs="Times New Roman"/>
        </w:rPr>
        <w:instrText xml:space="preserve"> ADDIN EN.CITE &lt;EndNote&gt;&lt;Cite&gt;&lt;Author&gt;Helbing&lt;/Author&gt;&lt;Year&gt;1998&lt;/Year&gt;&lt;RecNum&gt;100&lt;/RecNum&gt;&lt;DisplayText&gt;(Helbing and Molnar, 1998, Helbing et al., 2000)&lt;/DisplayText&gt;&lt;record&gt;&lt;rec-number&gt;100&lt;/rec-number&gt;&lt;foreign-keys&gt;&lt;key app="EN" db-id="dxs5p5de0w55t0erd255s0tbrzsd22z0ts0d" timestamp="1776189421"&gt;100&lt;/key&gt;&lt;/foreign-keys&gt;&lt;ref-type name="Journal Article"&gt;17&lt;/ref-type&gt;&lt;contributors&gt;&lt;authors&gt;&lt;author&gt;Helbing, Dirk&lt;/author&gt;&lt;author&gt;Molnar, Peter&lt;/author&gt;&lt;/authors&gt;&lt;/contributors&gt;&lt;titles&gt;&lt;title&gt;Social Force Model for Pedestrian Dynamics&lt;/title&gt;&lt;secondary-title&gt;Physical Review E&lt;/secondary-title&gt;&lt;/titles&gt;&lt;periodical&gt;&lt;full-title&gt;Physical Review E&lt;/full-title&gt;&lt;/periodical&gt;&lt;volume&gt;51&lt;/volume&gt;&lt;dates&gt;&lt;year&gt;1998&lt;/year&gt;&lt;pub-dates&gt;&lt;date&gt;05/20&lt;/date&gt;&lt;/pub-dates&gt;&lt;/dates&gt;&lt;urls&gt;&lt;/urls&gt;&lt;electronic-resource-num&gt;10.1103/PhysRevE.51.4282&lt;/electronic-resource-num&gt;&lt;/record&gt;&lt;/Cite&gt;&lt;Cite&gt;&lt;Author&gt;Helbing&lt;/Author&gt;&lt;Year&gt;2000&lt;/Year&gt;&lt;RecNum&gt;99&lt;/RecNum&gt;&lt;record&gt;&lt;rec-number&gt;99&lt;/rec-number&gt;&lt;foreign-keys&gt;&lt;key app="EN" db-id="dxs5p5de0w55t0erd255s0tbrzsd22z0ts0d" timestamp="1776171766"&gt;99&lt;/key&gt;&lt;/foreign-keys&gt;&lt;ref-type name="Journal Article"&gt;17&lt;/ref-type&gt;&lt;contributors&gt;&lt;authors&gt;&lt;author&gt;Helbing, Dirk&lt;/author&gt;&lt;author&gt;Farkas, Illés&lt;/author&gt;&lt;author&gt;Vicsek, Tamás&lt;/author&gt;&lt;/authors&gt;&lt;/contributors&gt;&lt;titles&gt;&lt;title&gt;Simulating Dynamic Features of Escape Panic&lt;/title&gt;&lt;secondary-title&gt;Nature&lt;/secondary-title&gt;&lt;/titles&gt;&lt;periodical&gt;&lt;full-title&gt;Nature&lt;/full-title&gt;&lt;/periodical&gt;&lt;pages&gt;487-490&lt;/pages&gt;&lt;volume&gt;407&lt;/volume&gt;&lt;dates&gt;&lt;year&gt;2000&lt;/year&gt;&lt;pub-dates&gt;&lt;date&gt;09/28&lt;/date&gt;&lt;/pub-dates&gt;&lt;/dates&gt;&lt;urls&gt;&lt;/urls&gt;&lt;electronic-resource-num&gt;10.1038/35035023&lt;/electronic-resource-num&gt;&lt;/record&gt;&lt;/Cite&gt;&lt;/EndNote&gt;</w:instrText>
      </w:r>
      <w:r w:rsidRPr="00EA0C6E">
        <w:rPr>
          <w:rFonts w:cs="Times New Roman"/>
        </w:rPr>
        <w:fldChar w:fldCharType="separate"/>
      </w:r>
      <w:r w:rsidRPr="00EA0C6E">
        <w:rPr>
          <w:rFonts w:cs="Times New Roman"/>
          <w:noProof/>
        </w:rPr>
        <w:t>(</w:t>
      </w:r>
      <w:hyperlink w:anchor="_ENREF_25" w:tooltip="Helbing, 1998 #100" w:history="1">
        <w:r w:rsidR="007E65F5" w:rsidRPr="00EA0C6E">
          <w:rPr>
            <w:rStyle w:val="Hyperlink"/>
            <w:rFonts w:cs="Times New Roman"/>
          </w:rPr>
          <w:t>Helbing and Molnar, 1998</w:t>
        </w:r>
      </w:hyperlink>
      <w:r w:rsidRPr="00EA0C6E">
        <w:rPr>
          <w:rFonts w:cs="Times New Roman"/>
          <w:noProof/>
        </w:rPr>
        <w:t xml:space="preserve">, </w:t>
      </w:r>
      <w:hyperlink w:anchor="_ENREF_24" w:tooltip="Helbing, 2000 #99" w:history="1">
        <w:r w:rsidR="007E65F5" w:rsidRPr="00EA0C6E">
          <w:rPr>
            <w:rStyle w:val="Hyperlink"/>
            <w:rFonts w:cs="Times New Roman"/>
          </w:rPr>
          <w:t>Helbing et al., 2000</w:t>
        </w:r>
      </w:hyperlink>
      <w:r w:rsidRPr="00EA0C6E">
        <w:rPr>
          <w:rFonts w:cs="Times New Roman"/>
          <w:noProof/>
        </w:rPr>
        <w:t>)</w:t>
      </w:r>
      <w:r w:rsidRPr="00EA0C6E">
        <w:rPr>
          <w:rFonts w:cs="Times New Roman"/>
        </w:rPr>
        <w:fldChar w:fldCharType="end"/>
      </w:r>
      <w:r w:rsidRPr="00EA0C6E">
        <w:rPr>
          <w:rFonts w:cs="Times New Roman"/>
        </w:rPr>
        <w:t xml:space="preserve">. Το </w:t>
      </w:r>
      <w:r w:rsidRPr="00EA0C6E">
        <w:rPr>
          <w:rFonts w:cs="Times New Roman"/>
          <w:lang w:val="en-US"/>
        </w:rPr>
        <w:t>ABM</w:t>
      </w:r>
      <w:r w:rsidRPr="00EA0C6E">
        <w:rPr>
          <w:rFonts w:cs="Times New Roman"/>
        </w:rPr>
        <w:t xml:space="preserve"> είναι μία από τις πιο χρήσιμες τεχνικές για την </w:t>
      </w:r>
      <w:r w:rsidR="00B444E9" w:rsidRPr="00EA0C6E">
        <w:rPr>
          <w:rFonts w:cs="Times New Roman"/>
        </w:rPr>
        <w:t>αναπαράσταση</w:t>
      </w:r>
      <w:r w:rsidRPr="00EA0C6E">
        <w:rPr>
          <w:rFonts w:cs="Times New Roman"/>
        </w:rPr>
        <w:t xml:space="preserve"> της ανθρώπινης συμπεριφοράς, καθώς  ο κάθε </w:t>
      </w:r>
      <w:commentRangeStart w:id="21"/>
      <w:commentRangeStart w:id="22"/>
      <w:r w:rsidRPr="00EA0C6E">
        <w:rPr>
          <w:rFonts w:cs="Times New Roman"/>
        </w:rPr>
        <w:t>«πράκτορας»</w:t>
      </w:r>
      <w:commentRangeEnd w:id="21"/>
      <w:r w:rsidR="005A60ED" w:rsidRPr="00EA0C6E">
        <w:rPr>
          <w:rStyle w:val="CommentReference"/>
          <w:rFonts w:cs="Times New Roman"/>
          <w:sz w:val="24"/>
          <w:szCs w:val="22"/>
        </w:rPr>
        <w:commentReference w:id="21"/>
      </w:r>
      <w:commentRangeEnd w:id="22"/>
      <w:r w:rsidR="000D63AD" w:rsidRPr="00EA0C6E">
        <w:rPr>
          <w:rStyle w:val="CommentReference"/>
          <w:rFonts w:cs="Times New Roman"/>
          <w:sz w:val="24"/>
          <w:szCs w:val="22"/>
        </w:rPr>
        <w:commentReference w:id="22"/>
      </w:r>
      <w:r w:rsidRPr="00EA0C6E">
        <w:rPr>
          <w:rFonts w:cs="Times New Roman"/>
        </w:rPr>
        <w:t xml:space="preserve">, μπορεί να κινείται ελεύθερα και να λαμβάνει μόνος του αποφάσεις, ενώ ταυτόχρονα υπάρχει ευελιξία στους τρόπους όπου μπορεί να κινηθεί, σε αντίθεση με το </w:t>
      </w:r>
      <w:r w:rsidRPr="00EA0C6E">
        <w:rPr>
          <w:rFonts w:cs="Times New Roman"/>
          <w:lang w:val="en-US"/>
        </w:rPr>
        <w:t>SFM</w:t>
      </w:r>
      <w:r w:rsidRPr="00EA0C6E">
        <w:rPr>
          <w:rFonts w:cs="Times New Roman"/>
        </w:rPr>
        <w:t xml:space="preserve"> </w:t>
      </w:r>
      <w:r w:rsidRPr="00EA0C6E">
        <w:rPr>
          <w:rFonts w:cs="Times New Roman"/>
        </w:rPr>
        <w:fldChar w:fldCharType="begin"/>
      </w:r>
      <w:r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Pr="00EA0C6E">
        <w:rPr>
          <w:rFonts w:cs="Times New Roman"/>
        </w:rPr>
        <w:fldChar w:fldCharType="separate"/>
      </w:r>
      <w:r w:rsidRPr="00EA0C6E">
        <w:rPr>
          <w:rFonts w:cs="Times New Roman"/>
          <w:noProof/>
        </w:rPr>
        <w:t>(</w:t>
      </w:r>
      <w:hyperlink w:anchor="_ENREF_1" w:tooltip="Aldahlawi, 2024 #13" w:history="1">
        <w:r w:rsidR="007E65F5" w:rsidRPr="00EA0C6E">
          <w:rPr>
            <w:rStyle w:val="Hyperlink"/>
            <w:rFonts w:cs="Times New Roman"/>
          </w:rPr>
          <w:t>Aldahlawi et al., 2024</w:t>
        </w:r>
      </w:hyperlink>
      <w:r w:rsidRPr="00EA0C6E">
        <w:rPr>
          <w:rFonts w:cs="Times New Roman"/>
          <w:noProof/>
        </w:rPr>
        <w:t>)</w:t>
      </w:r>
      <w:r w:rsidRPr="00EA0C6E">
        <w:rPr>
          <w:rFonts w:cs="Times New Roman"/>
        </w:rPr>
        <w:fldChar w:fldCharType="end"/>
      </w:r>
      <w:r w:rsidRPr="00EA0C6E">
        <w:rPr>
          <w:rFonts w:cs="Times New Roman"/>
        </w:rPr>
        <w:t>.</w:t>
      </w:r>
    </w:p>
    <w:p w14:paraId="23E1E43A" w14:textId="42919A06" w:rsidR="00413048" w:rsidRPr="00EA0C6E" w:rsidRDefault="00413048" w:rsidP="00413048">
      <w:pPr>
        <w:rPr>
          <w:rFonts w:cs="Times New Roman"/>
        </w:rPr>
      </w:pPr>
      <w:commentRangeStart w:id="23"/>
      <w:r w:rsidRPr="00EA0C6E">
        <w:rPr>
          <w:rFonts w:cs="Times New Roman"/>
        </w:rPr>
        <w:t xml:space="preserve">Χάριν στην ευελιξία του μοντέλου, το </w:t>
      </w:r>
      <w:r w:rsidRPr="00EA0C6E">
        <w:rPr>
          <w:rFonts w:cs="Times New Roman"/>
          <w:lang w:val="en-US"/>
        </w:rPr>
        <w:t>ABM</w:t>
      </w:r>
      <w:r w:rsidRPr="00EA0C6E">
        <w:rPr>
          <w:rFonts w:cs="Times New Roman"/>
        </w:rPr>
        <w:t xml:space="preserve"> μπορεί να ενσωματώσει χαρακτηριστικά από άλλα μοντέλα προσομοίωσης για την κίνηση των εμπλεκομένων, όπως το </w:t>
      </w:r>
      <w:r w:rsidRPr="00EA0C6E">
        <w:rPr>
          <w:rFonts w:cs="Times New Roman"/>
          <w:lang w:val="en-US"/>
        </w:rPr>
        <w:t>SFM</w:t>
      </w:r>
      <w:r w:rsidRPr="00EA0C6E">
        <w:rPr>
          <w:rFonts w:cs="Times New Roman"/>
        </w:rPr>
        <w:t xml:space="preserve"> </w:t>
      </w:r>
      <w:r w:rsidRPr="00EA0C6E">
        <w:rPr>
          <w:rFonts w:cs="Times New Roman"/>
        </w:rPr>
        <w:fldChar w:fldCharType="begin"/>
      </w:r>
      <w:r w:rsidRPr="00EA0C6E">
        <w:rPr>
          <w:rFonts w:cs="Times New Roman"/>
        </w:rPr>
        <w:instrText xml:space="preserve"> ADDIN EN.CITE &lt;EndNote&gt;&lt;Cite&gt;&lt;Author&gt;Ibrahim&lt;/Author&gt;&lt;Year&gt;2023&lt;/Year&gt;&lt;RecNum&gt;55&lt;/RecNum&gt;&lt;DisplayText&gt;(Ibrahim and Hassan, 2023)&lt;/DisplayText&gt;&lt;record&gt;&lt;rec-number&gt;55&lt;/rec-number&gt;&lt;foreign-keys&gt;&lt;key app="EN" db-id="dxs5p5de0w55t0erd255s0tbrzsd22z0ts0d" timestamp="1774028236"&gt;55&lt;/key&gt;&lt;/foreign-keys&gt;&lt;ref-type name="Journal Article"&gt;17&lt;/ref-type&gt;&lt;contributors&gt;&lt;authors&gt;&lt;author&gt;Ibrahim, Najihah&lt;/author&gt;&lt;author&gt;Hassan, Fadratul Hafinaz&lt;/author&gt;&lt;/authors&gt;&lt;/contributors&gt;&lt;titles&gt;&lt;title&gt;The Integration of Agent-based Model and Social Force Model: Realistic Pedestrian Simulation&lt;/title&gt;&lt;/titles&gt;&lt;pages&gt;317-331&lt;/pages&gt;&lt;volume&gt;13&lt;/volume&gt;&lt;dates&gt;&lt;year&gt;2023&lt;/year&gt;&lt;pub-dates&gt;&lt;date&gt;02/01&lt;/date&gt;&lt;/pub-dates&gt;&lt;/dates&gt;&lt;urls&gt;&lt;/urls&gt;&lt;electronic-resource-num&gt;10.47750/pnr.2022.13.S10.033&lt;/electronic-resource-num&gt;&lt;/record&gt;&lt;/Cite&gt;&lt;/EndNote&gt;</w:instrText>
      </w:r>
      <w:r w:rsidRPr="00EA0C6E">
        <w:rPr>
          <w:rFonts w:cs="Times New Roman"/>
        </w:rPr>
        <w:fldChar w:fldCharType="separate"/>
      </w:r>
      <w:r w:rsidRPr="00EA0C6E">
        <w:rPr>
          <w:rFonts w:cs="Times New Roman"/>
          <w:noProof/>
        </w:rPr>
        <w:t>(</w:t>
      </w:r>
      <w:hyperlink w:anchor="_ENREF_30" w:tooltip="Ibrahim, 2023 #55" w:history="1">
        <w:r w:rsidR="007E65F5" w:rsidRPr="00EA0C6E">
          <w:rPr>
            <w:rStyle w:val="Hyperlink"/>
            <w:rFonts w:cs="Times New Roman"/>
          </w:rPr>
          <w:t>Ibrahim and Hassan, 2023</w:t>
        </w:r>
      </w:hyperlink>
      <w:r w:rsidRPr="00EA0C6E">
        <w:rPr>
          <w:rFonts w:cs="Times New Roman"/>
          <w:noProof/>
        </w:rPr>
        <w:t>)</w:t>
      </w:r>
      <w:r w:rsidRPr="00EA0C6E">
        <w:rPr>
          <w:rFonts w:cs="Times New Roman"/>
        </w:rPr>
        <w:fldChar w:fldCharType="end"/>
      </w:r>
      <w:r w:rsidRPr="00EA0C6E">
        <w:rPr>
          <w:rFonts w:cs="Times New Roman"/>
        </w:rPr>
        <w:t xml:space="preserve"> και το </w:t>
      </w:r>
      <w:r w:rsidRPr="00EA0C6E">
        <w:rPr>
          <w:rFonts w:cs="Times New Roman"/>
          <w:lang w:val="en-US"/>
        </w:rPr>
        <w:t>CA</w:t>
      </w:r>
      <w:r w:rsidRPr="00EA0C6E">
        <w:rPr>
          <w:rFonts w:cs="Times New Roman"/>
        </w:rPr>
        <w:t xml:space="preserve"> </w:t>
      </w:r>
      <w:r w:rsidRPr="00EA0C6E">
        <w:rPr>
          <w:rFonts w:cs="Times New Roman"/>
        </w:rPr>
        <w:fldChar w:fldCharType="begin"/>
      </w:r>
      <w:r w:rsidRPr="00EA0C6E">
        <w:rPr>
          <w:rFonts w:cs="Times New Roman"/>
        </w:rPr>
        <w:instrText xml:space="preserve"> ADDIN EN.CITE &lt;EndNote&gt;&lt;Cite&gt;&lt;Author&gt;DuBois&lt;/Author&gt;&lt;Year&gt;2022&lt;/Year&gt;&lt;RecNum&gt;53&lt;/RecNum&gt;&lt;DisplayText&gt;(DuBois, 2022)&lt;/DisplayText&gt;&lt;record&gt;&lt;rec-number&gt;53&lt;/rec-number&gt;&lt;foreign-keys&gt;&lt;key app="EN" db-id="dxs5p5de0w55t0erd255s0tbrzsd22z0ts0d" timestamp="1774023767"&gt;53&lt;/key&gt;&lt;/foreign-keys&gt;&lt;ref-type name="Journal Article"&gt;17&lt;/ref-type&gt;&lt;contributors&gt;&lt;authors&gt;&lt;author&gt;George Datseris and Ali R. Vahdati and Timothy C. DuBois&lt;/author&gt;&lt;/authors&gt;&lt;/contributors&gt;&lt;titles&gt;&lt;title&gt;Agents.jl: a performant and feature-full agent-based modeling software of minimal code complexity&lt;/title&gt;&lt;secondary-title&gt;SIMULATION&lt;/secondary-title&gt;&lt;/titles&gt;&lt;periodical&gt;&lt;full-title&gt;SIMULATION&lt;/full-title&gt;&lt;/periodical&gt;&lt;pages&gt;003754972110688&lt;/pages&gt;&lt;volume&gt;&lt;style face="normal" font="default" charset="161" size="100%"&gt;0&lt;/style&gt;&lt;/volume&gt;&lt;dates&gt;&lt;year&gt;2022&lt;/year&gt;&lt;/dates&gt;&lt;urls&gt;&lt;related-urls&gt;&lt;url&gt;https://doi.org/10.1177/00375497211068820&lt;/url&gt;&lt;/related-urls&gt;&lt;/urls&gt;&lt;custom7&gt;&lt;style face="normal" font="default" charset="161" size="100%"&gt;0&lt;/style&gt;&lt;/custom7&gt;&lt;electronic-resource-num&gt;10.1177/00375497211068820&lt;/electronic-resource-num&gt;&lt;/record&gt;&lt;/Cite&gt;&lt;/EndNote&gt;</w:instrText>
      </w:r>
      <w:r w:rsidRPr="00EA0C6E">
        <w:rPr>
          <w:rFonts w:cs="Times New Roman"/>
        </w:rPr>
        <w:fldChar w:fldCharType="separate"/>
      </w:r>
      <w:r w:rsidRPr="00EA0C6E">
        <w:rPr>
          <w:rFonts w:cs="Times New Roman"/>
          <w:noProof/>
        </w:rPr>
        <w:t>(</w:t>
      </w:r>
      <w:hyperlink w:anchor="_ENREF_15" w:tooltip="DuBois, 2022 #53" w:history="1">
        <w:r w:rsidR="007E65F5" w:rsidRPr="00EA0C6E">
          <w:rPr>
            <w:rStyle w:val="Hyperlink"/>
            <w:rFonts w:cs="Times New Roman"/>
          </w:rPr>
          <w:t>DuBois, 2022</w:t>
        </w:r>
      </w:hyperlink>
      <w:r w:rsidRPr="00EA0C6E">
        <w:rPr>
          <w:rFonts w:cs="Times New Roman"/>
          <w:noProof/>
        </w:rPr>
        <w:t>)</w:t>
      </w:r>
      <w:r w:rsidRPr="00EA0C6E">
        <w:rPr>
          <w:rFonts w:cs="Times New Roman"/>
        </w:rPr>
        <w:fldChar w:fldCharType="end"/>
      </w:r>
      <w:r w:rsidRPr="00EA0C6E">
        <w:rPr>
          <w:rFonts w:cs="Times New Roman"/>
        </w:rPr>
        <w:t>, επιλέχθηκε να χρησιμοποιηθεί στην παρούσα εργασία.</w:t>
      </w:r>
      <w:commentRangeEnd w:id="23"/>
      <w:r w:rsidR="005A60ED" w:rsidRPr="00EA0C6E">
        <w:rPr>
          <w:rStyle w:val="CommentReference"/>
          <w:rFonts w:cs="Times New Roman"/>
          <w:sz w:val="24"/>
          <w:szCs w:val="22"/>
        </w:rPr>
        <w:commentReference w:id="23"/>
      </w:r>
      <w:r w:rsidRPr="00EA0C6E">
        <w:rPr>
          <w:rFonts w:cs="Times New Roman"/>
        </w:rPr>
        <w:t xml:space="preserve"> Το </w:t>
      </w:r>
      <w:r w:rsidRPr="00EA0C6E">
        <w:rPr>
          <w:rFonts w:cs="Times New Roman"/>
          <w:lang w:val="en-US"/>
        </w:rPr>
        <w:t>Agent</w:t>
      </w:r>
      <w:r w:rsidRPr="00EA0C6E">
        <w:rPr>
          <w:rFonts w:cs="Times New Roman"/>
        </w:rPr>
        <w:t xml:space="preserve"> </w:t>
      </w:r>
      <w:r w:rsidRPr="00EA0C6E">
        <w:rPr>
          <w:rFonts w:cs="Times New Roman"/>
          <w:lang w:val="en-US"/>
        </w:rPr>
        <w:t>Based</w:t>
      </w:r>
      <w:r w:rsidRPr="00EA0C6E">
        <w:rPr>
          <w:rFonts w:cs="Times New Roman"/>
        </w:rPr>
        <w:t xml:space="preserve"> </w:t>
      </w:r>
      <w:r w:rsidRPr="00EA0C6E">
        <w:rPr>
          <w:rFonts w:cs="Times New Roman"/>
          <w:lang w:val="en-US"/>
        </w:rPr>
        <w:t>Modeling</w:t>
      </w:r>
      <w:r w:rsidRPr="00EA0C6E">
        <w:rPr>
          <w:rFonts w:cs="Times New Roman"/>
        </w:rPr>
        <w:t xml:space="preserve"> χρησιμοποιείται περίπου στις μισές έρευνες πάνω στον σχεδιασμό εκκένωσης μεγάλης κλίμακας (</w:t>
      </w:r>
      <w:r w:rsidRPr="00EA0C6E">
        <w:rPr>
          <w:rFonts w:cs="Times New Roman"/>
          <w:lang w:val="en-US"/>
        </w:rPr>
        <w:t>large</w:t>
      </w:r>
      <w:r w:rsidRPr="00EA0C6E">
        <w:rPr>
          <w:rFonts w:cs="Times New Roman"/>
        </w:rPr>
        <w:t xml:space="preserve"> </w:t>
      </w:r>
      <w:r w:rsidRPr="00EA0C6E">
        <w:rPr>
          <w:rFonts w:cs="Times New Roman"/>
          <w:lang w:val="en-US"/>
        </w:rPr>
        <w:t>scale</w:t>
      </w:r>
      <w:r w:rsidRPr="00EA0C6E">
        <w:rPr>
          <w:rFonts w:cs="Times New Roman"/>
        </w:rPr>
        <w:t xml:space="preserve"> </w:t>
      </w:r>
      <w:r w:rsidRPr="00EA0C6E">
        <w:rPr>
          <w:rFonts w:cs="Times New Roman"/>
          <w:lang w:val="en-US"/>
        </w:rPr>
        <w:t>evacuation</w:t>
      </w:r>
      <w:r w:rsidRPr="00EA0C6E">
        <w:rPr>
          <w:rFonts w:cs="Times New Roman"/>
        </w:rPr>
        <w:t xml:space="preserve"> </w:t>
      </w:r>
      <w:r w:rsidRPr="00EA0C6E">
        <w:rPr>
          <w:rFonts w:cs="Times New Roman"/>
          <w:lang w:val="en-US"/>
        </w:rPr>
        <w:t>design</w:t>
      </w:r>
      <w:r w:rsidRPr="00EA0C6E">
        <w:rPr>
          <w:rFonts w:cs="Times New Roman"/>
        </w:rPr>
        <w:t xml:space="preserve">) </w:t>
      </w:r>
      <w:r w:rsidRPr="00EA0C6E">
        <w:rPr>
          <w:rFonts w:cs="Times New Roman"/>
        </w:rPr>
        <w:fldChar w:fldCharType="begin"/>
      </w:r>
      <w:r w:rsidRPr="00EA0C6E">
        <w:rPr>
          <w:rFonts w:cs="Times New Roman"/>
        </w:rPr>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Pr="00EA0C6E">
        <w:rPr>
          <w:rFonts w:cs="Times New Roman"/>
        </w:rPr>
        <w:fldChar w:fldCharType="separate"/>
      </w:r>
      <w:r w:rsidRPr="00EA0C6E">
        <w:rPr>
          <w:rFonts w:cs="Times New Roman"/>
          <w:noProof/>
        </w:rPr>
        <w:t>(</w:t>
      </w:r>
      <w:hyperlink w:anchor="_ENREF_1" w:tooltip="Aldahlawi, 2024 #13" w:history="1">
        <w:r w:rsidR="007E65F5" w:rsidRPr="00EA0C6E">
          <w:rPr>
            <w:rStyle w:val="Hyperlink"/>
            <w:rFonts w:cs="Times New Roman"/>
          </w:rPr>
          <w:t>Aldahlawi et al., 2024</w:t>
        </w:r>
      </w:hyperlink>
      <w:r w:rsidRPr="00EA0C6E">
        <w:rPr>
          <w:rFonts w:cs="Times New Roman"/>
          <w:noProof/>
        </w:rPr>
        <w:t>)</w:t>
      </w:r>
      <w:r w:rsidRPr="00EA0C6E">
        <w:rPr>
          <w:rFonts w:cs="Times New Roman"/>
        </w:rPr>
        <w:fldChar w:fldCharType="end"/>
      </w:r>
      <w:r w:rsidRPr="00EA0C6E">
        <w:rPr>
          <w:rFonts w:cs="Times New Roman"/>
        </w:rPr>
        <w:t xml:space="preserve">. Πρόκειται για μία αντικειμενοστραφή τεχνική μοντελοποίησης η οποία προσομοιώνει τις ενέργειες και αλληλεπιδράσεις των αυτόνομων «πρακτόρων», όπου λαμβάνει ο καθένας τις δικές του αποφάσεις, κι εξετάζονται οι επιπτώσεις στο ετερογενές σύνολο και τα αναδυόμενα φαινόμενα. Το </w:t>
      </w:r>
      <w:r w:rsidRPr="00EA0C6E">
        <w:rPr>
          <w:rFonts w:cs="Times New Roman"/>
          <w:lang w:val="en-US"/>
        </w:rPr>
        <w:t>ABM</w:t>
      </w:r>
      <w:r w:rsidRPr="00EA0C6E">
        <w:rPr>
          <w:rFonts w:cs="Times New Roman"/>
        </w:rPr>
        <w:t xml:space="preserve"> επιτρέπει τη λεπτομερή αναπαράσταση των εκκενωθέντων ως αυτόνομες οντότητες, όπου η καθεμία  προσδιορίζεται  από τα δικά της χαρακτηριστικά, κανόνες λήψης αποφάσεων και αλληλεπιδράσεις. Μπορούν να τις αποδοθούν λεπτομέρειες όπως ταχύτητα μετακίνησης και αντίδρασης, οικειότητα με τον περιβάλλοντα χώρο καθώς και δημογραφικά στοιχεία, όπως φύλο και ηλικία. Πέρα από αυτά τα στοιχεία, το </w:t>
      </w:r>
      <w:r w:rsidRPr="00EA0C6E">
        <w:rPr>
          <w:rFonts w:cs="Times New Roman"/>
          <w:lang w:val="en-US"/>
        </w:rPr>
        <w:t>ABM</w:t>
      </w:r>
      <w:r w:rsidRPr="00EA0C6E">
        <w:rPr>
          <w:rFonts w:cs="Times New Roman"/>
        </w:rPr>
        <w:t xml:space="preserve"> μπορεί να ενσωματώσει παράγοντες όπως τον πανικό, τη «συμπεριφορά αγέλης» (</w:t>
      </w:r>
      <w:r w:rsidRPr="00EA0C6E">
        <w:rPr>
          <w:rFonts w:cs="Times New Roman"/>
          <w:lang w:val="en-US"/>
        </w:rPr>
        <w:t>herding</w:t>
      </w:r>
      <w:r w:rsidRPr="00EA0C6E">
        <w:rPr>
          <w:rFonts w:cs="Times New Roman"/>
        </w:rPr>
        <w:t xml:space="preserve"> </w:t>
      </w:r>
      <w:r w:rsidRPr="00EA0C6E">
        <w:rPr>
          <w:rFonts w:cs="Times New Roman"/>
          <w:lang w:val="en-US"/>
        </w:rPr>
        <w:t>behavior</w:t>
      </w:r>
      <w:r w:rsidRPr="00EA0C6E">
        <w:rPr>
          <w:rFonts w:cs="Times New Roman"/>
        </w:rPr>
        <w:t>), ακόμα και τυχόν σημεία συμφόρησης (</w:t>
      </w:r>
      <w:r w:rsidRPr="00EA0C6E">
        <w:rPr>
          <w:rFonts w:cs="Times New Roman"/>
          <w:lang w:val="en-US"/>
        </w:rPr>
        <w:t>bottlenecks</w:t>
      </w:r>
      <w:r w:rsidRPr="00EA0C6E">
        <w:rPr>
          <w:rFonts w:cs="Times New Roman"/>
        </w:rPr>
        <w:t xml:space="preserve">) του </w:t>
      </w:r>
      <w:r w:rsidRPr="00EA0C6E">
        <w:rPr>
          <w:rFonts w:cs="Times New Roman"/>
        </w:rPr>
        <w:lastRenderedPageBreak/>
        <w:t xml:space="preserve">περιβάλλοντος, τα οποία μπορεί να δυσχεραίνουν τη διαδικασία της εκκένωσης. Οι «πράκτορες» αλληλοεπιδρούν τόσο μεταξύ τους όσο και με το περιβάλλον τους. Από την επεξεργασία των πολυδιάστατων φαινομένων που προκύπτουν από τις προσομοιώσεις μπορούν να εξαχθούν πληροφορίες σχετικά με τους χρόνους εκκένωσης, τυχόν σημεία συμφόρησης που δεν είχαν προβλεφθεί, καθώς και την αποτελεσματικότητα διάφορων στρατηγικών εκκένωσης ή σχεδιασμού των εγκαταστάσεων </w:t>
      </w:r>
      <w:r w:rsidRPr="00EA0C6E">
        <w:rPr>
          <w:rFonts w:cs="Times New Roman"/>
        </w:rPr>
        <w:fldChar w:fldCharType="begin"/>
      </w:r>
      <w:r w:rsidRPr="00EA0C6E">
        <w:rPr>
          <w:rFonts w:cs="Times New Roman"/>
        </w:rPr>
        <w:instrText xml:space="preserve"> ADDIN EN.CITE &lt;EndNote&gt;&lt;Cite&gt;&lt;Author&gt;Senanayake&lt;/Author&gt;&lt;Year&gt;2024&lt;/Year&gt;&lt;RecNum&gt;16&lt;/RecNum&gt;&lt;DisplayText&gt;(Senanayake et al., 2024)&lt;/DisplayText&gt;&lt;record&gt;&lt;rec-number&gt;16&lt;/rec-number&gt;&lt;foreign-keys&gt;&lt;key app="EN" db-id="dxs5p5de0w55t0erd255s0tbrzsd22z0ts0d" timestamp="1766921890"&gt;16&lt;/key&gt;&lt;/foreign-keys&gt;&lt;ref-type name="Journal Article"&gt;17&lt;/ref-type&gt;&lt;contributors&gt;&lt;authors&gt;&lt;author&gt;Senanayake, Gayani P. D. P.&lt;/author&gt;&lt;author&gt;Kieu, Minh&lt;/author&gt;&lt;author&gt;Zou, Yang&lt;/author&gt;&lt;author&gt;Dirks, Kim&lt;/author&gt;&lt;/authors&gt;&lt;/contributors&gt;&lt;titles&gt;&lt;title&gt;Agent-based simulation for pedestrian evacuation: A systematic literature review&lt;/title&gt;&lt;secondary-title&gt;International Journal of Disaster Risk Reduction&lt;/secondary-title&gt;&lt;/titles&gt;&lt;periodical&gt;&lt;full-title&gt;International Journal of Disaster Risk Reduction&lt;/full-title&gt;&lt;/periodical&gt;&lt;pages&gt;104705&lt;/pages&gt;&lt;volume&gt;111&lt;/volume&gt;&lt;section&gt;104705&lt;/section&gt;&lt;keywords&gt;&lt;keyword&gt;Pedestrian behaviour modelling&lt;/keyword&gt;&lt;keyword&gt;Agent-based modelling&lt;/keyword&gt;&lt;keyword&gt;Behavioural decision-making&lt;/keyword&gt;&lt;keyword&gt;Emergency evacuation&lt;/keyword&gt;&lt;/keywords&gt;&lt;dates&gt;&lt;year&gt;2024&lt;/year&gt;&lt;pub-dates&gt;&lt;date&gt;2024/09/01/&lt;/date&gt;&lt;/pub-dates&gt;&lt;/dates&gt;&lt;isbn&gt;22124209&lt;/isbn&gt;&lt;urls&gt;&lt;related-urls&gt;&lt;url&gt;https://www.sciencedirect.com/science/article/pii/S2212420924004679&lt;/url&gt;&lt;/related-urls&gt;&lt;/urls&gt;&lt;electronic-resource-num&gt;10.1016/j.ijdrr.2024.104705&lt;/electronic-resource-num&gt;&lt;/record&gt;&lt;/Cite&gt;&lt;/EndNote&gt;</w:instrText>
      </w:r>
      <w:r w:rsidRPr="00EA0C6E">
        <w:rPr>
          <w:rFonts w:cs="Times New Roman"/>
        </w:rPr>
        <w:fldChar w:fldCharType="separate"/>
      </w:r>
      <w:r w:rsidRPr="00EA0C6E">
        <w:rPr>
          <w:rFonts w:cs="Times New Roman"/>
          <w:noProof/>
        </w:rPr>
        <w:t>(</w:t>
      </w:r>
      <w:hyperlink w:anchor="_ENREF_63" w:tooltip="Senanayake, 2024 #16" w:history="1">
        <w:r w:rsidR="007E65F5" w:rsidRPr="00EA0C6E">
          <w:rPr>
            <w:rStyle w:val="Hyperlink"/>
            <w:rFonts w:cs="Times New Roman"/>
          </w:rPr>
          <w:t>Senanayake et al., 2024</w:t>
        </w:r>
      </w:hyperlink>
      <w:r w:rsidRPr="00EA0C6E">
        <w:rPr>
          <w:rFonts w:cs="Times New Roman"/>
          <w:noProof/>
        </w:rPr>
        <w:t>)</w:t>
      </w:r>
      <w:r w:rsidRPr="00EA0C6E">
        <w:rPr>
          <w:rFonts w:cs="Times New Roman"/>
        </w:rPr>
        <w:fldChar w:fldCharType="end"/>
      </w:r>
      <w:r w:rsidRPr="00EA0C6E">
        <w:rPr>
          <w:rFonts w:cs="Times New Roman"/>
        </w:rPr>
        <w:t xml:space="preserve">. Το </w:t>
      </w:r>
      <w:r w:rsidRPr="00EA0C6E">
        <w:rPr>
          <w:rFonts w:cs="Times New Roman"/>
          <w:lang w:val="en-US"/>
        </w:rPr>
        <w:t>ABM</w:t>
      </w:r>
      <w:r w:rsidRPr="00EA0C6E">
        <w:rPr>
          <w:rFonts w:cs="Times New Roman"/>
        </w:rPr>
        <w:t xml:space="preserve"> δεν έχει ενσωματωμένη κάποια συγκεκριμένη αρχή ή συνάρτηση που να υπαγορεύει ρητά την συμπεριφορά και τις πράξεις τους </w:t>
      </w:r>
      <w:r w:rsidRPr="00EA0C6E">
        <w:rPr>
          <w:rFonts w:cs="Times New Roman"/>
        </w:rPr>
        <w:fldChar w:fldCharType="begin"/>
      </w:r>
      <w:r w:rsidRPr="00EA0C6E">
        <w:rPr>
          <w:rFonts w:cs="Times New Roman"/>
        </w:rPr>
        <w:instrText xml:space="preserve"> ADDIN EN.CITE &lt;EndNote&gt;&lt;Cite&gt;&lt;Author&gt;Macal&lt;/Author&gt;&lt;Year&gt;2018&lt;/Year&gt;&lt;RecNum&gt;52&lt;/RecNum&gt;&lt;DisplayText&gt;(Macal, 2018)&lt;/DisplayText&gt;&lt;record&gt;&lt;rec-number&gt;52&lt;/rec-number&gt;&lt;foreign-keys&gt;&lt;key app="EN" db-id="dxs5p5de0w55t0erd255s0tbrzsd22z0ts0d" timestamp="1773950692"&gt;52&lt;/key&gt;&lt;/foreign-keys&gt;&lt;ref-type name="Book"&gt;6&lt;/ref-type&gt;&lt;contributors&gt;&lt;authors&gt;&lt;author&gt;Macal, C.&lt;/author&gt;&lt;/authors&gt;&lt;/contributors&gt;&lt;titles&gt;&lt;title&gt;TUTORIAL ON AGENT-BASED MODELING AND SIMULATION: ABM DESIGN FOR THE ZOMBIE APOCALYPSE&lt;/title&gt;&lt;/titles&gt;&lt;pages&gt;207-221&lt;/pages&gt;&lt;dates&gt;&lt;year&gt;2018&lt;/year&gt;&lt;/dates&gt;&lt;urls&gt;&lt;/urls&gt;&lt;electronic-resource-num&gt;10.1109/WSC.2018.8632240&lt;/electronic-resource-num&gt;&lt;/record&gt;&lt;/Cite&gt;&lt;/EndNote&gt;</w:instrText>
      </w:r>
      <w:r w:rsidRPr="00EA0C6E">
        <w:rPr>
          <w:rFonts w:cs="Times New Roman"/>
        </w:rPr>
        <w:fldChar w:fldCharType="separate"/>
      </w:r>
      <w:r w:rsidRPr="00EA0C6E">
        <w:rPr>
          <w:rFonts w:cs="Times New Roman"/>
          <w:noProof/>
        </w:rPr>
        <w:t>(</w:t>
      </w:r>
      <w:hyperlink w:anchor="_ENREF_52" w:tooltip="Macal, 2018 #52" w:history="1">
        <w:r w:rsidR="007E65F5" w:rsidRPr="00EA0C6E">
          <w:rPr>
            <w:rStyle w:val="Hyperlink"/>
            <w:rFonts w:cs="Times New Roman"/>
          </w:rPr>
          <w:t>Macal, 2018</w:t>
        </w:r>
      </w:hyperlink>
      <w:r w:rsidRPr="00EA0C6E">
        <w:rPr>
          <w:rFonts w:cs="Times New Roman"/>
          <w:noProof/>
        </w:rPr>
        <w:t>)</w:t>
      </w:r>
      <w:r w:rsidRPr="00EA0C6E">
        <w:rPr>
          <w:rFonts w:cs="Times New Roman"/>
        </w:rPr>
        <w:fldChar w:fldCharType="end"/>
      </w:r>
      <w:r w:rsidRPr="00EA0C6E">
        <w:rPr>
          <w:rFonts w:cs="Times New Roman"/>
        </w:rPr>
        <w:t xml:space="preserve">. </w:t>
      </w:r>
    </w:p>
    <w:p w14:paraId="2BFD462F" w14:textId="77777777" w:rsidR="00413048" w:rsidRPr="00EA0C6E" w:rsidRDefault="00413048" w:rsidP="00413048">
      <w:pPr>
        <w:rPr>
          <w:rFonts w:cs="Times New Roman"/>
        </w:rPr>
      </w:pPr>
    </w:p>
    <w:p w14:paraId="47DCACD8" w14:textId="4F37B3C1" w:rsidR="00DA3FAC" w:rsidRPr="00EA0C6E" w:rsidRDefault="00DA3FAC" w:rsidP="0042747D">
      <w:pPr>
        <w:pStyle w:val="Heading2"/>
      </w:pPr>
      <w:bookmarkStart w:id="24" w:name="_Ref227229263"/>
      <w:bookmarkStart w:id="25" w:name="_Toc227411768"/>
      <w:r w:rsidRPr="00EA0C6E">
        <w:t xml:space="preserve">Είδη κινδύνου και υδρόθειο </w:t>
      </w:r>
      <m:oMath>
        <m:r>
          <m:rPr>
            <m:sty m:val="b"/>
          </m:rPr>
          <w:rPr>
            <w:rFonts w:ascii="Cambria Math" w:hAnsi="Cambria Math"/>
          </w:rPr>
          <m:t>(</m:t>
        </m:r>
        <m:sSub>
          <m:sSubPr>
            <m:ctrlPr>
              <w:rPr>
                <w:rFonts w:ascii="Cambria Math" w:hAnsi="Cambria Math"/>
              </w:rPr>
            </m:ctrlPr>
          </m:sSubPr>
          <m:e>
            <m:r>
              <m:rPr>
                <m:sty m:val="b"/>
              </m:rPr>
              <w:rPr>
                <w:rFonts w:ascii="Cambria Math" w:hAnsi="Cambria Math"/>
              </w:rPr>
              <m:t>H</m:t>
            </m:r>
          </m:e>
          <m:sub>
            <m:r>
              <m:rPr>
                <m:sty m:val="b"/>
              </m:rPr>
              <w:rPr>
                <w:rFonts w:ascii="Cambria Math" w:hAnsi="Cambria Math"/>
              </w:rPr>
              <m:t>2</m:t>
            </m:r>
          </m:sub>
        </m:sSub>
        <m:r>
          <m:rPr>
            <m:sty m:val="b"/>
          </m:rPr>
          <w:rPr>
            <w:rFonts w:ascii="Cambria Math" w:hAnsi="Cambria Math"/>
          </w:rPr>
          <m:t>S)</m:t>
        </m:r>
      </m:oMath>
      <w:bookmarkEnd w:id="18"/>
      <w:bookmarkEnd w:id="19"/>
      <w:bookmarkEnd w:id="24"/>
      <w:bookmarkEnd w:id="25"/>
    </w:p>
    <w:p w14:paraId="1D8794F8" w14:textId="784DA25F" w:rsidR="0054783C" w:rsidRPr="00EA0C6E" w:rsidRDefault="0054783C" w:rsidP="0054783C">
      <w:pPr>
        <w:rPr>
          <w:rFonts w:cs="Times New Roman"/>
        </w:rPr>
      </w:pPr>
      <w:r w:rsidRPr="00EA0C6E">
        <w:rPr>
          <w:rFonts w:cs="Times New Roman"/>
        </w:rPr>
        <w:t xml:space="preserve">Από τα βιομηχανικά ατυχήματα το μεγαλύτερο πλήθος τους αποτελείται από εκρήξεις, και μετά ακολουθούν πτώσεις κτιρίων, φωτιές, χημικές και αέριες διαρροές, και ούτω καθεξής </w:t>
      </w:r>
      <w:r w:rsidRPr="00EA0C6E">
        <w:rPr>
          <w:rFonts w:cs="Times New Roman"/>
        </w:rPr>
        <w:fldChar w:fldCharType="begin"/>
      </w:r>
      <w:r w:rsidRPr="00EA0C6E">
        <w:rPr>
          <w:rFonts w:cs="Times New Roman"/>
        </w:rPr>
        <w:instrText xml:space="preserve"> ADDIN EN.CITE &lt;EndNote&gt;&lt;Cite&gt;&lt;Author&gt;Tin&lt;/Author&gt;&lt;Year&gt;2023&lt;/Year&gt;&lt;RecNum&gt;60&lt;/RecNum&gt;&lt;DisplayText&gt;(Tin et al., 2023)&lt;/DisplayText&gt;&lt;record&gt;&lt;rec-number&gt;60&lt;/rec-number&gt;&lt;foreign-keys&gt;&lt;key app="EN" db-id="dxs5p5de0w55t0erd255s0tbrzsd22z0ts0d" timestamp="1774119663"&gt;60&lt;/key&gt;&lt;/foreign-keys&gt;&lt;ref-type name="Journal Article"&gt;17&lt;/ref-type&gt;&lt;contributors&gt;&lt;authors&gt;&lt;author&gt;Tin, Derrick&lt;/author&gt;&lt;author&gt;Cheng, Lenard&lt;/author&gt;&lt;author&gt;Hata, Ryan&lt;/author&gt;&lt;author&gt;Hertelendy, Attila J.&lt;/author&gt;&lt;author&gt;Hart, Alexander&lt;/author&gt;&lt;author&gt;Ciottone, Gregory&lt;/author&gt;&lt;/authors&gt;&lt;/contributors&gt;&lt;titles&gt;&lt;title&gt;Descriptive Analysis of the Healthcare Aspects of Industrial Disasters Around the World&lt;/title&gt;&lt;secondary-title&gt;Disaster Medicine and Public Health Preparedness&lt;/secondary-title&gt;&lt;/titles&gt;&lt;periodical&gt;&lt;full-title&gt;Disaster Medicine and Public Health Preparedness&lt;/full-title&gt;&lt;/periodical&gt;&lt;pages&gt;e400&lt;/pages&gt;&lt;volume&gt;17&lt;/volume&gt;&lt;edition&gt;2023/05/02&lt;/edition&gt;&lt;keywords&gt;&lt;keyword&gt;bioterrorism&lt;/keyword&gt;&lt;keyword&gt;chemical warfare&lt;/keyword&gt;&lt;keyword&gt;disaster medicine&lt;/keyword&gt;&lt;keyword&gt;emergency medicine&lt;/keyword&gt;&lt;keyword&gt;terrorism&lt;/keyword&gt;&lt;/keywords&gt;&lt;dates&gt;&lt;year&gt;2023&lt;/year&gt;&lt;/dates&gt;&lt;publisher&gt;Cambridge University Press&lt;/publisher&gt;&lt;isbn&gt;1935-7893&lt;/isbn&gt;&lt;urls&gt;&lt;related-urls&gt;&lt;url&gt;https://www.cambridge.org/core/product/3973D896065DF6549F86AF27A946CFD0&lt;/url&gt;&lt;/related-urls&gt;&lt;/urls&gt;&lt;custom7&gt;e400&lt;/custom7&gt;&lt;electronic-resource-num&gt;10.1017/dmp.2023.64&lt;/electronic-resource-num&gt;&lt;remote-database-name&gt;Cambridge Core&lt;/remote-database-name&gt;&lt;remote-database-provider&gt;Cambridge University Press&lt;/remote-database-provider&gt;&lt;/record&gt;&lt;/Cite&gt;&lt;/EndNote&gt;</w:instrText>
      </w:r>
      <w:r w:rsidRPr="00EA0C6E">
        <w:rPr>
          <w:rFonts w:cs="Times New Roman"/>
        </w:rPr>
        <w:fldChar w:fldCharType="separate"/>
      </w:r>
      <w:r w:rsidRPr="00EA0C6E">
        <w:rPr>
          <w:rFonts w:cs="Times New Roman"/>
          <w:noProof/>
        </w:rPr>
        <w:t>(</w:t>
      </w:r>
      <w:hyperlink w:anchor="_ENREF_75" w:tooltip="Tin, 2023 #60" w:history="1">
        <w:r w:rsidR="007E65F5" w:rsidRPr="00EA0C6E">
          <w:rPr>
            <w:rStyle w:val="Hyperlink"/>
            <w:rFonts w:cs="Times New Roman"/>
          </w:rPr>
          <w:t>Tin et al., 2023</w:t>
        </w:r>
      </w:hyperlink>
      <w:r w:rsidRPr="00EA0C6E">
        <w:rPr>
          <w:rFonts w:cs="Times New Roman"/>
          <w:noProof/>
        </w:rPr>
        <w:t>)</w:t>
      </w:r>
      <w:r w:rsidRPr="00EA0C6E">
        <w:rPr>
          <w:rFonts w:cs="Times New Roman"/>
        </w:rPr>
        <w:fldChar w:fldCharType="end"/>
      </w:r>
      <w:r w:rsidRPr="00EA0C6E">
        <w:rPr>
          <w:rFonts w:cs="Times New Roman"/>
        </w:rPr>
        <w:t xml:space="preserve">. Ωστόσο, η διαρροή χημικών είναι η πιο κοινή μορφή αστοχίας του εξοπλισμού σε μονάδες παραγωγής χημικών. Εξαιτίας της μεγάλης ποικιλίας και φύσεως των επικίνδυνων χημικών, δεν είναι εύκολο τα υπάρχοντα προληπτικά μέτρα να εξαλείψουν πλήρως την πιθανότητα των ατυχημάτων διαρροής. Από την έρευνα που διεξήγαγαν οι </w:t>
      </w:r>
      <w:hyperlink w:anchor="_ENREF_83" w:tooltip="Yang, 2022 #61"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AuthorYear="1"&gt;&lt;Author&gt;Yang&lt;/Author&gt;&lt;Year&gt;2022&lt;/Year&gt;&lt;RecNum&gt;61&lt;/RecNum&gt;&lt;DisplayText&gt;Yang et al. (2022)&lt;/DisplayText&gt;&lt;record&gt;&lt;rec-number&gt;61&lt;/rec-number&gt;&lt;foreign-keys&gt;&lt;key app="EN" db-id="dxs5p5de0w55t0erd255s0tbrzsd22z0ts0d" timestamp="1774120166"&gt;61&lt;/key&gt;&lt;/foreign-keys&gt;&lt;ref-type name="Journal Article"&gt;17&lt;/ref-type&gt;&lt;contributors&gt;&lt;authors&gt;&lt;author&gt;Yang, Dingding&lt;/author&gt;&lt;author&gt;Zheng, Yu&lt;/author&gt;&lt;author&gt;Peng, Kai&lt;/author&gt;&lt;author&gt;Pan, Lidong&lt;/author&gt;&lt;author&gt;Zheng, Juan&lt;/author&gt;&lt;author&gt;Xie, Baojing&lt;/author&gt;&lt;author&gt;Wang, Bohong&lt;/author&gt;&lt;/authors&gt;&lt;/contributors&gt;&lt;titles&gt;&lt;title&gt;Characteristics and Statistical Analysis of Large and above Hazardous Chemical Accidents in China from 2000 to 2020&lt;/title&gt;&lt;/titles&gt;&lt;pages&gt;15603&lt;/pages&gt;&lt;volume&gt;19&lt;/volume&gt;&lt;number&gt;23&lt;/number&gt;&lt;dates&gt;&lt;year&gt;2022&lt;/year&gt;&lt;/dates&gt;&lt;isbn&gt;1660-4601&lt;/isbn&gt;&lt;accession-num&gt;doi:10.3390/ijerph192315603&lt;/accession-num&gt;&lt;urls&gt;&lt;related-urls&gt;&lt;url&gt;https://www.mdpi.com/1660-4601/19/23/15603&lt;/url&gt;&lt;/related-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Yang et al. (2022)</w:t>
        </w:r>
        <w:r w:rsidR="007E65F5" w:rsidRPr="00EA0C6E">
          <w:rPr>
            <w:rStyle w:val="Hyperlink"/>
            <w:rFonts w:cs="Times New Roman"/>
          </w:rPr>
          <w:fldChar w:fldCharType="end"/>
        </w:r>
      </w:hyperlink>
      <w:r w:rsidRPr="00EA0C6E">
        <w:rPr>
          <w:rFonts w:cs="Times New Roman"/>
        </w:rPr>
        <w:t xml:space="preserve"> διαπίστωσαν ότι η διαρροές χημικών λειτουργούν συχνά ως το έναυσμα για τα μεγαλύτερης κλίμακας ατυχήματα, θέτοντάς τες στην αρχή της αλληλουχίας πολλών βιομηχανικών καταστροφών. Συνεπώς, συμπεραίνεται πως ενώ η διαρροή χημικών από μόνη της δεν αποτελεί συχνό παράγοντα ατυχήματος, συχνά συνοδεύει πολλές άλλες καταστροφές. Ενδεικτικά, από το 2016 έως το 2023 αναφέρθηκαν στο Ολλανδικό Κέντρο Πληροφοριών Δηλητηριάσεων (</w:t>
      </w:r>
      <w:r w:rsidRPr="00EA0C6E">
        <w:rPr>
          <w:rFonts w:cs="Times New Roman"/>
          <w:lang w:val="en-US"/>
        </w:rPr>
        <w:t>Dutch</w:t>
      </w:r>
      <w:r w:rsidRPr="00EA0C6E">
        <w:rPr>
          <w:rFonts w:cs="Times New Roman"/>
        </w:rPr>
        <w:t xml:space="preserve"> </w:t>
      </w:r>
      <w:r w:rsidRPr="00EA0C6E">
        <w:rPr>
          <w:rFonts w:cs="Times New Roman"/>
          <w:lang w:val="en-US"/>
        </w:rPr>
        <w:t>Poisons</w:t>
      </w:r>
      <w:r w:rsidRPr="00EA0C6E">
        <w:rPr>
          <w:rFonts w:cs="Times New Roman"/>
        </w:rPr>
        <w:t xml:space="preserve"> </w:t>
      </w:r>
      <w:r w:rsidRPr="00EA0C6E">
        <w:rPr>
          <w:rFonts w:cs="Times New Roman"/>
          <w:lang w:val="en-US"/>
        </w:rPr>
        <w:t>Information</w:t>
      </w:r>
      <w:r w:rsidRPr="00EA0C6E">
        <w:rPr>
          <w:rFonts w:cs="Times New Roman"/>
        </w:rPr>
        <w:t xml:space="preserve"> </w:t>
      </w:r>
      <w:r w:rsidRPr="00EA0C6E">
        <w:rPr>
          <w:rFonts w:cs="Times New Roman"/>
          <w:lang w:val="en-US"/>
        </w:rPr>
        <w:t>Center</w:t>
      </w:r>
      <w:r w:rsidRPr="00EA0C6E">
        <w:rPr>
          <w:rFonts w:cs="Times New Roman"/>
        </w:rPr>
        <w:t>) 516 συμβάντα που περιείχαν επικίνδυνες ύλες (</w:t>
      </w:r>
      <w:r w:rsidRPr="00EA0C6E">
        <w:rPr>
          <w:rFonts w:cs="Times New Roman"/>
          <w:lang w:val="en-US"/>
        </w:rPr>
        <w:t>hazardous</w:t>
      </w:r>
      <w:r w:rsidRPr="00EA0C6E">
        <w:rPr>
          <w:rFonts w:cs="Times New Roman"/>
        </w:rPr>
        <w:t xml:space="preserve"> </w:t>
      </w:r>
      <w:r w:rsidRPr="00EA0C6E">
        <w:rPr>
          <w:rFonts w:cs="Times New Roman"/>
          <w:lang w:val="en-US"/>
        </w:rPr>
        <w:t>materials</w:t>
      </w:r>
      <w:r w:rsidRPr="00EA0C6E">
        <w:rPr>
          <w:rFonts w:cs="Times New Roman"/>
        </w:rPr>
        <w:t xml:space="preserve">), εκ των οποίων στα 431 (83%) οι εμπλεκόμενοι εκτέθηκαν σε αέρια και αναθυμιάσεις </w:t>
      </w:r>
      <w:r w:rsidRPr="00EA0C6E">
        <w:rPr>
          <w:rFonts w:cs="Times New Roman"/>
        </w:rPr>
        <w:fldChar w:fldCharType="begin"/>
      </w:r>
      <w:r w:rsidRPr="00EA0C6E">
        <w:rPr>
          <w:rFonts w:cs="Times New Roman"/>
        </w:rPr>
        <w:instrText xml:space="preserve"> ADDIN EN.CITE &lt;EndNote&gt;&lt;Cite&gt;&lt;Author&gt;Wijnands&lt;/Author&gt;&lt;Year&gt;2025&lt;/Year&gt;&lt;RecNum&gt;59&lt;/RecNum&gt;&lt;DisplayText&gt;(Wijnands et al., 2025)&lt;/DisplayText&gt;&lt;record&gt;&lt;rec-number&gt;59&lt;/rec-number&gt;&lt;foreign-keys&gt;&lt;key app="EN" db-id="dxs5p5de0w55t0erd255s0tbrzsd22z0ts0d" timestamp="1774116632"&gt;59&lt;/key&gt;&lt;/foreign-keys&gt;&lt;ref-type name="Journal Article"&gt;17&lt;/ref-type&gt;&lt;contributors&gt;&lt;authors&gt;&lt;author&gt;Wijnands, Anja&lt;/author&gt;&lt;author&gt;Koppen, Arjen&lt;/author&gt;&lt;author&gt;Vries, Irma&lt;/author&gt;&lt;author&gt;Lange, Dylan&lt;/author&gt;&lt;author&gt;Rietjens, Saskia&lt;/author&gt;&lt;/authors&gt;&lt;/contributors&gt;&lt;titles&gt;&lt;title&gt;Poison Center Surveillance of Occupational Incidents with Hazardous Materials (2016–2023): Insights for Risk Mitigation and Incident Preparedness&lt;/title&gt;&lt;secondary-title&gt;International Journal of Environmental Research and Public Health&lt;/secondary-title&gt;&lt;/titles&gt;&lt;periodical&gt;&lt;full-title&gt;International Journal of Environmental Research and Public Health&lt;/full-title&gt;&lt;/periodical&gt;&lt;pages&gt;158&lt;/pages&gt;&lt;volume&gt;22&lt;/volume&gt;&lt;dates&gt;&lt;year&gt;2025&lt;/year&gt;&lt;pub-dates&gt;&lt;date&gt;01/25&lt;/date&gt;&lt;/pub-dates&gt;&lt;/dates&gt;&lt;urls&gt;&lt;/urls&gt;&lt;electronic-resource-num&gt;10.3390/ijerph22020158&lt;/electronic-resource-num&gt;&lt;/record&gt;&lt;/Cite&gt;&lt;/EndNote&gt;</w:instrText>
      </w:r>
      <w:r w:rsidRPr="00EA0C6E">
        <w:rPr>
          <w:rFonts w:cs="Times New Roman"/>
        </w:rPr>
        <w:fldChar w:fldCharType="separate"/>
      </w:r>
      <w:r w:rsidRPr="00EA0C6E">
        <w:rPr>
          <w:rFonts w:cs="Times New Roman"/>
          <w:noProof/>
        </w:rPr>
        <w:t>(</w:t>
      </w:r>
      <w:hyperlink w:anchor="_ENREF_81" w:tooltip="Wijnands, 2025 #59" w:history="1">
        <w:r w:rsidR="007E65F5" w:rsidRPr="00EA0C6E">
          <w:rPr>
            <w:rStyle w:val="Hyperlink"/>
            <w:rFonts w:cs="Times New Roman"/>
          </w:rPr>
          <w:t>Wijnands et al., 2025</w:t>
        </w:r>
      </w:hyperlink>
      <w:r w:rsidRPr="00EA0C6E">
        <w:rPr>
          <w:rFonts w:cs="Times New Roman"/>
          <w:noProof/>
        </w:rPr>
        <w:t>)</w:t>
      </w:r>
      <w:r w:rsidRPr="00EA0C6E">
        <w:rPr>
          <w:rFonts w:cs="Times New Roman"/>
        </w:rPr>
        <w:fldChar w:fldCharType="end"/>
      </w:r>
      <w:r w:rsidRPr="00EA0C6E">
        <w:rPr>
          <w:rFonts w:cs="Times New Roman"/>
        </w:rPr>
        <w:t xml:space="preserve">. Η εισπνοή τοξικών ουσιών δύναται να οδηγήσει σε παρενέργειες εις βάρος της ανθρώπινης υγείας </w:t>
      </w:r>
      <w:r w:rsidRPr="00EA0C6E">
        <w:rPr>
          <w:rFonts w:cs="Times New Roman"/>
        </w:rPr>
        <w:fldChar w:fldCharType="begin"/>
      </w:r>
      <w:r w:rsidRPr="00EA0C6E">
        <w:rPr>
          <w:rFonts w:cs="Times New Roman"/>
        </w:rPr>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Pr="00EA0C6E">
        <w:rPr>
          <w:rFonts w:cs="Times New Roman"/>
        </w:rPr>
        <w:fldChar w:fldCharType="separate"/>
      </w:r>
      <w:r w:rsidRPr="00EA0C6E">
        <w:rPr>
          <w:rFonts w:cs="Times New Roman"/>
          <w:noProof/>
        </w:rPr>
        <w:t>(</w:t>
      </w:r>
      <w:hyperlink w:anchor="_ENREF_65" w:tooltip="Shaikh, 2020 #14" w:history="1">
        <w:r w:rsidR="007E65F5" w:rsidRPr="00EA0C6E">
          <w:rPr>
            <w:rStyle w:val="Hyperlink"/>
            <w:rFonts w:cs="Times New Roman"/>
          </w:rPr>
          <w:t>Shaikh et al., 2020</w:t>
        </w:r>
      </w:hyperlink>
      <w:r w:rsidRPr="00EA0C6E">
        <w:rPr>
          <w:rFonts w:cs="Times New Roman"/>
          <w:noProof/>
        </w:rPr>
        <w:t>)</w:t>
      </w:r>
      <w:r w:rsidRPr="00EA0C6E">
        <w:rPr>
          <w:rFonts w:cs="Times New Roman"/>
        </w:rPr>
        <w:fldChar w:fldCharType="end"/>
      </w:r>
      <w:r w:rsidRPr="00EA0C6E">
        <w:rPr>
          <w:rFonts w:cs="Times New Roman"/>
        </w:rPr>
        <w:t xml:space="preserve">. </w:t>
      </w:r>
      <w:commentRangeStart w:id="26"/>
      <w:commentRangeStart w:id="27"/>
      <w:r w:rsidR="006E44B1" w:rsidRPr="00EA0C6E">
        <w:rPr>
          <w:rFonts w:cs="Times New Roman"/>
        </w:rPr>
        <w:t xml:space="preserve">Ένα από τα </w:t>
      </w:r>
      <w:r w:rsidR="003117C5" w:rsidRPr="00EA0C6E">
        <w:rPr>
          <w:rFonts w:cs="Times New Roman"/>
        </w:rPr>
        <w:t>πιο</w:t>
      </w:r>
      <w:r w:rsidR="006E44B1" w:rsidRPr="00EA0C6E">
        <w:rPr>
          <w:rFonts w:cs="Times New Roman"/>
        </w:rPr>
        <w:t xml:space="preserve"> χαρακτηριστικά και επικίνδυνα παραδείγματα τέτοιων αερίων είναι το υδρόθειο </w:t>
      </w:r>
      <m:oMath>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006E44B1" w:rsidRPr="00EA0C6E">
        <w:rPr>
          <w:rFonts w:cs="Times New Roman"/>
        </w:rPr>
        <w:t>, το οποίο καταγράφ</w:t>
      </w:r>
      <w:r w:rsidR="003117C5" w:rsidRPr="00EA0C6E">
        <w:rPr>
          <w:rFonts w:cs="Times New Roman"/>
        </w:rPr>
        <w:t>εται</w:t>
      </w:r>
      <w:r w:rsidR="006E44B1" w:rsidRPr="00EA0C6E">
        <w:rPr>
          <w:rFonts w:cs="Times New Roman"/>
        </w:rPr>
        <w:t xml:space="preserve"> στην </w:t>
      </w:r>
      <w:r w:rsidR="003117C5" w:rsidRPr="00EA0C6E">
        <w:rPr>
          <w:rFonts w:cs="Times New Roman"/>
        </w:rPr>
        <w:t>παραπάνω</w:t>
      </w:r>
      <w:r w:rsidR="006E44B1" w:rsidRPr="00EA0C6E">
        <w:rPr>
          <w:rFonts w:cs="Times New Roman"/>
        </w:rPr>
        <w:t xml:space="preserve"> μελέτη του Ολλανδικού Κέντρου ως ένα από τα βασικότερα χημικά ασφυξιογόνα στα οποία εκτέθηκαν οι εργαζόμενοι </w:t>
      </w:r>
      <w:r w:rsidR="006E44B1" w:rsidRPr="00EA0C6E">
        <w:rPr>
          <w:rFonts w:cs="Times New Roman"/>
        </w:rPr>
        <w:fldChar w:fldCharType="begin"/>
      </w:r>
      <w:r w:rsidR="006E44B1" w:rsidRPr="00EA0C6E">
        <w:rPr>
          <w:rFonts w:cs="Times New Roman"/>
        </w:rPr>
        <w:instrText xml:space="preserve"> ADDIN EN.CITE &lt;EndNote&gt;&lt;Cite&gt;&lt;Author&gt;Wijnands&lt;/Author&gt;&lt;Year&gt;2025&lt;/Year&gt;&lt;RecNum&gt;59&lt;/RecNum&gt;&lt;DisplayText&gt;(Wijnands et al., 2025)&lt;/DisplayText&gt;&lt;record&gt;&lt;rec-number&gt;59&lt;/rec-number&gt;&lt;foreign-keys&gt;&lt;key app="EN" db-id="dxs5p5de0w55t0erd255s0tbrzsd22z0ts0d" timestamp="1774116632"&gt;59&lt;/key&gt;&lt;/foreign-keys&gt;&lt;ref-type name="Journal Article"&gt;17&lt;/ref-type&gt;&lt;contributors&gt;&lt;authors&gt;&lt;author&gt;Wijnands, Anja&lt;/author&gt;&lt;author&gt;Koppen, Arjen&lt;/author&gt;&lt;author&gt;Vries, Irma&lt;/author&gt;&lt;author&gt;Lange, Dylan&lt;/author&gt;&lt;author&gt;Rietjens, Saskia&lt;/author&gt;&lt;/authors&gt;&lt;/contributors&gt;&lt;titles&gt;&lt;title&gt;Poison Center Surveillance of Occupational Incidents with Hazardous Materials (2016–2023): Insights for Risk Mitigation and Incident Preparedness&lt;/title&gt;&lt;secondary-title&gt;International Journal of Environmental Research and Public Health&lt;/secondary-title&gt;&lt;/titles&gt;&lt;periodical&gt;&lt;full-title&gt;International Journal of Environmental Research and Public Health&lt;/full-title&gt;&lt;/periodical&gt;&lt;pages&gt;158&lt;/pages&gt;&lt;volume&gt;22&lt;/volume&gt;&lt;dates&gt;&lt;year&gt;2025&lt;/year&gt;&lt;pub-dates&gt;&lt;date&gt;01/25&lt;/date&gt;&lt;/pub-dates&gt;&lt;/dates&gt;&lt;urls&gt;&lt;/urls&gt;&lt;electronic-resource-num&gt;10.3390/ijerph22020158&lt;/electronic-resource-num&gt;&lt;/record&gt;&lt;/Cite&gt;&lt;/EndNote&gt;</w:instrText>
      </w:r>
      <w:r w:rsidR="006E44B1" w:rsidRPr="00EA0C6E">
        <w:rPr>
          <w:rFonts w:cs="Times New Roman"/>
        </w:rPr>
        <w:fldChar w:fldCharType="separate"/>
      </w:r>
      <w:r w:rsidR="006E44B1" w:rsidRPr="00EA0C6E">
        <w:rPr>
          <w:rFonts w:cs="Times New Roman"/>
          <w:noProof/>
        </w:rPr>
        <w:t>(</w:t>
      </w:r>
      <w:hyperlink w:anchor="_ENREF_81" w:tooltip="Wijnands, 2025 #59" w:history="1">
        <w:r w:rsidR="007E65F5" w:rsidRPr="00EA0C6E">
          <w:rPr>
            <w:rStyle w:val="Hyperlink"/>
            <w:rFonts w:cs="Times New Roman"/>
          </w:rPr>
          <w:t>Wijnands et al., 2025</w:t>
        </w:r>
      </w:hyperlink>
      <w:r w:rsidR="006E44B1" w:rsidRPr="00EA0C6E">
        <w:rPr>
          <w:rFonts w:cs="Times New Roman"/>
          <w:noProof/>
        </w:rPr>
        <w:t>)</w:t>
      </w:r>
      <w:r w:rsidR="006E44B1" w:rsidRPr="00EA0C6E">
        <w:rPr>
          <w:rFonts w:cs="Times New Roman"/>
        </w:rPr>
        <w:fldChar w:fldCharType="end"/>
      </w:r>
      <w:r w:rsidR="006E44B1" w:rsidRPr="00EA0C6E">
        <w:rPr>
          <w:rFonts w:cs="Times New Roman"/>
        </w:rPr>
        <w:t xml:space="preserve">. Το υδρόθειο συναντάται ευρέως στις βιομηχανίες διύλισης πετρελαίου και επεξεργασίας φυσικού αερίου, όπου οι συγκεντρώσεις του μπορεί να φτάσουν σε εξαιρετικά υψηλά επίπεδα </w:t>
      </w:r>
      <w:r w:rsidR="006E44B1" w:rsidRPr="00EA0C6E">
        <w:rPr>
          <w:rFonts w:cs="Times New Roman"/>
        </w:rPr>
        <w:fldChar w:fldCharType="begin">
          <w:fldData xml:space="preserve">PEVuZE5vdGU+PENpdGU+PEF1dGhvcj5NYWluaWVyPC9BdXRob3I+PFllYXI+MjAxMjwvWWVhcj48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</w:fldData>
        </w:fldChar>
      </w:r>
      <w:r w:rsidR="006E44B1" w:rsidRPr="00EA0C6E">
        <w:rPr>
          <w:rFonts w:cs="Times New Roman"/>
        </w:rPr>
        <w:instrText xml:space="preserve"> ADDIN EN.CITE </w:instrText>
      </w:r>
      <w:r w:rsidR="006E44B1" w:rsidRPr="00EA0C6E">
        <w:rPr>
          <w:rFonts w:cs="Times New Roman"/>
        </w:rPr>
        <w:fldChar w:fldCharType="begin">
          <w:fldData xml:space="preserve">PEVuZE5vdGU+PENpdGU+PEF1dGhvcj5NYWluaWVyPC9BdXRob3I+PFllYXI+MjAxMjwvWWVhcj48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</w:fldData>
        </w:fldChar>
      </w:r>
      <w:r w:rsidR="006E44B1" w:rsidRPr="00EA0C6E">
        <w:rPr>
          <w:rFonts w:cs="Times New Roman"/>
        </w:rPr>
        <w:instrText xml:space="preserve"> ADDIN EN.CITE.DATA </w:instrText>
      </w:r>
      <w:r w:rsidR="006E44B1" w:rsidRPr="00EA0C6E">
        <w:rPr>
          <w:rFonts w:cs="Times New Roman"/>
        </w:rPr>
      </w:r>
      <w:r w:rsidR="006E44B1" w:rsidRPr="00EA0C6E">
        <w:rPr>
          <w:rFonts w:cs="Times New Roman"/>
        </w:rPr>
        <w:fldChar w:fldCharType="end"/>
      </w:r>
      <w:r w:rsidR="006E44B1" w:rsidRPr="00EA0C6E">
        <w:rPr>
          <w:rFonts w:cs="Times New Roman"/>
        </w:rPr>
      </w:r>
      <w:r w:rsidR="006E44B1" w:rsidRPr="00EA0C6E">
        <w:rPr>
          <w:rFonts w:cs="Times New Roman"/>
        </w:rPr>
        <w:fldChar w:fldCharType="separate"/>
      </w:r>
      <w:r w:rsidR="006E44B1" w:rsidRPr="00EA0C6E">
        <w:rPr>
          <w:rFonts w:cs="Times New Roman"/>
          <w:noProof/>
        </w:rPr>
        <w:t>(</w:t>
      </w:r>
      <w:hyperlink w:anchor="_ENREF_53" w:tooltip="Mainier, 2012 #97" w:history="1">
        <w:r w:rsidR="007E65F5" w:rsidRPr="00EA0C6E">
          <w:rPr>
            <w:rStyle w:val="Hyperlink"/>
            <w:rFonts w:cs="Times New Roman"/>
          </w:rPr>
          <w:t>Mainier et al., 2012</w:t>
        </w:r>
      </w:hyperlink>
      <w:r w:rsidR="006E44B1" w:rsidRPr="00EA0C6E">
        <w:rPr>
          <w:rFonts w:cs="Times New Roman"/>
          <w:noProof/>
        </w:rPr>
        <w:t xml:space="preserve">, </w:t>
      </w:r>
      <w:hyperlink w:anchor="_ENREF_65" w:tooltip="Shaikh, 2020 #14" w:history="1">
        <w:r w:rsidR="007E65F5" w:rsidRPr="00EA0C6E">
          <w:rPr>
            <w:rStyle w:val="Hyperlink"/>
            <w:rFonts w:cs="Times New Roman"/>
          </w:rPr>
          <w:t>Shaikh et al., 2020</w:t>
        </w:r>
      </w:hyperlink>
      <w:r w:rsidR="006E44B1" w:rsidRPr="00EA0C6E">
        <w:rPr>
          <w:rFonts w:cs="Times New Roman"/>
          <w:noProof/>
        </w:rPr>
        <w:t>)</w:t>
      </w:r>
      <w:r w:rsidR="006E44B1" w:rsidRPr="00EA0C6E">
        <w:rPr>
          <w:rFonts w:cs="Times New Roman"/>
        </w:rPr>
        <w:fldChar w:fldCharType="end"/>
      </w:r>
      <w:r w:rsidR="006E44B1" w:rsidRPr="00EA0C6E">
        <w:rPr>
          <w:rFonts w:cs="Times New Roman"/>
        </w:rPr>
        <w:t xml:space="preserve">. Λόγω της </w:t>
      </w:r>
      <w:r w:rsidR="003117C5" w:rsidRPr="00EA0C6E">
        <w:rPr>
          <w:rFonts w:cs="Times New Roman"/>
        </w:rPr>
        <w:t>πολύ</w:t>
      </w:r>
      <w:r w:rsidR="006E44B1" w:rsidRPr="00EA0C6E">
        <w:rPr>
          <w:rFonts w:cs="Times New Roman"/>
        </w:rPr>
        <w:t xml:space="preserve"> τοξικής, διαβρωτικής και εύφλεκτης φύσης του</w:t>
      </w:r>
      <w:r w:rsidR="003117C5" w:rsidRPr="00EA0C6E">
        <w:rPr>
          <w:rFonts w:cs="Times New Roman"/>
        </w:rPr>
        <w:t xml:space="preserve"> </w:t>
      </w:r>
      <w:r w:rsidR="003117C5" w:rsidRPr="00EA0C6E">
        <w:rPr>
          <w:rFonts w:cs="Times New Roman"/>
        </w:rPr>
        <w:fldChar w:fldCharType="begin"/>
      </w:r>
      <w:r w:rsidR="003117C5" w:rsidRPr="00EA0C6E">
        <w:rPr>
          <w:rFonts w:cs="Times New Roman"/>
        </w:rPr>
        <w:instrText xml:space="preserve"> ADDIN EN.CITE &lt;EndNote&gt;&lt;Cite&gt;&lt;Author&gt;Daher&lt;/Author&gt;&lt;Year&gt;2015&lt;/Year&gt;&lt;RecNum&gt;98&lt;/RecNum&gt;&lt;DisplayText&gt;(Daher et al., 2015, Mainier et al., 2012)&lt;/DisplayText&gt;&lt;record&gt;&lt;rec-number&gt;98&lt;/rec-number&gt;&lt;foreign-keys&gt;&lt;key app="EN" db-id="dxs5p5de0w55t0erd255s0tbrzsd22z0ts0d" timestamp="1776171052"&gt;98&lt;/key&gt;&lt;/foreign-keys&gt;&lt;ref-type name="Conference Proceedings"&gt;10&lt;/ref-type&gt;&lt;contributors&gt;&lt;authors&gt;&lt;author&gt;Daher, E.&lt;/author&gt;&lt;author&gt;Dowd, D.&lt;/author&gt;&lt;author&gt;Kveps, A.&lt;/author&gt;&lt;/authors&gt;&lt;/contributors&gt;&lt;titles&gt;&lt;title&gt;Addressing Gaps in Facilities Safety and Disaster Management: How Personnel Can Move From Muster Point to the Safe Zone in a High H2S Concentration Environment&lt;/title&gt;&lt;secondary-title&gt;SPE Latin American and Caribbean Health, Safety, Environment and Sustainability Conference&lt;/secondary-title&gt;&lt;/titles&gt;&lt;volume&gt;SPE Latin American and Caribbean Health, Safety, Environment and Sustainability Conference&lt;/volume&gt;&lt;dates&gt;&lt;year&gt;2015&lt;/year&gt;&lt;/dates&gt;&lt;urls&gt;&lt;related-urls&gt;&lt;url&gt;https://doi.org/10.2118/174108-MS&lt;/url&gt;&lt;/related-urls&gt;&lt;/urls&gt;&lt;custom1&gt;SPE-174108-MS&lt;/custom1&gt;&lt;electronic-resource-num&gt;10.2118/174108-ms&lt;/electronic-resource-num&gt;&lt;access-date&gt;4/14/2026&lt;/access-date&gt;&lt;/record&gt;&lt;/Cite&gt;&lt;Cite&gt;&lt;Author&gt;Mainier&lt;/Author&gt;&lt;Year&gt;2012&lt;/Year&gt;&lt;RecNum&gt;97&lt;/RecNum&gt;&lt;record&gt;&lt;rec-number&gt;97&lt;/rec-number&gt;&lt;foreign-keys&gt;&lt;key app="EN" db-id="dxs5p5de0w55t0erd255s0tbrzsd22z0ts0d" timestamp="1776170780"&gt;97&lt;/key&gt;&lt;/foreign-keys&gt;&lt;ref-type name="Conference Proceedings"&gt;10&lt;/ref-type&gt;&lt;contributors&gt;&lt;authors&gt;&lt;author&gt;Mainier, Fernando Benedicto&lt;/author&gt;&lt;author&gt;Sandres, G.&lt;/author&gt;&lt;author&gt;Mainier, Renata Jogaib&lt;/author&gt;&lt;/authors&gt;&lt;/contributors&gt;&lt;titles&gt;&lt;title&gt;Integrated Management System for in-House Control of Accidental Hydrogen Sulfide Leaks in Oil Refineries&lt;/title&gt;&lt;/titles&gt;&lt;dates&gt;&lt;year&gt;2012&lt;/year&gt;&lt;/dates&gt;&lt;urls&gt;&lt;/urls&gt;&lt;/record&gt;&lt;/Cite&gt;&lt;/EndNote&gt;</w:instrText>
      </w:r>
      <w:r w:rsidR="003117C5" w:rsidRPr="00EA0C6E">
        <w:rPr>
          <w:rFonts w:cs="Times New Roman"/>
        </w:rPr>
        <w:fldChar w:fldCharType="separate"/>
      </w:r>
      <w:r w:rsidR="003117C5" w:rsidRPr="00EA0C6E">
        <w:rPr>
          <w:rFonts w:cs="Times New Roman"/>
          <w:noProof/>
        </w:rPr>
        <w:t>(</w:t>
      </w:r>
      <w:hyperlink w:anchor="_ENREF_13" w:tooltip="Daher, 2015 #98" w:history="1">
        <w:r w:rsidR="007E65F5" w:rsidRPr="00EA0C6E">
          <w:rPr>
            <w:rStyle w:val="Hyperlink"/>
            <w:rFonts w:cs="Times New Roman"/>
          </w:rPr>
          <w:t>Daher et al., 2015</w:t>
        </w:r>
      </w:hyperlink>
      <w:r w:rsidR="003117C5" w:rsidRPr="00EA0C6E">
        <w:rPr>
          <w:rFonts w:cs="Times New Roman"/>
          <w:noProof/>
        </w:rPr>
        <w:t xml:space="preserve">, </w:t>
      </w:r>
      <w:hyperlink w:anchor="_ENREF_53" w:tooltip="Mainier, 2012 #97" w:history="1">
        <w:r w:rsidR="007E65F5" w:rsidRPr="00EA0C6E">
          <w:rPr>
            <w:rStyle w:val="Hyperlink"/>
            <w:rFonts w:cs="Times New Roman"/>
          </w:rPr>
          <w:t>Mainier et al., 2012</w:t>
        </w:r>
      </w:hyperlink>
      <w:r w:rsidR="003117C5" w:rsidRPr="00EA0C6E">
        <w:rPr>
          <w:rFonts w:cs="Times New Roman"/>
          <w:noProof/>
        </w:rPr>
        <w:t>)</w:t>
      </w:r>
      <w:r w:rsidR="003117C5" w:rsidRPr="00EA0C6E">
        <w:rPr>
          <w:rFonts w:cs="Times New Roman"/>
        </w:rPr>
        <w:fldChar w:fldCharType="end"/>
      </w:r>
      <w:r w:rsidR="006E44B1" w:rsidRPr="00EA0C6E">
        <w:rPr>
          <w:rFonts w:cs="Times New Roman"/>
        </w:rPr>
        <w:t>, οι τυχαίες διαρροές υδρόθειου σε βιομηχανικές μονάδες μπορούν να λάβουν καταστροφικές διαστάσεις μέσα σ</w:t>
      </w:r>
      <w:r w:rsidR="003117C5" w:rsidRPr="00EA0C6E">
        <w:rPr>
          <w:rFonts w:cs="Times New Roman"/>
        </w:rPr>
        <w:t>το</w:t>
      </w:r>
      <w:r w:rsidR="006E44B1" w:rsidRPr="00EA0C6E">
        <w:rPr>
          <w:rFonts w:cs="Times New Roman"/>
        </w:rPr>
        <w:t xml:space="preserve"> </w:t>
      </w:r>
      <w:r w:rsidR="003117C5" w:rsidRPr="00EA0C6E">
        <w:rPr>
          <w:rFonts w:cs="Times New Roman"/>
        </w:rPr>
        <w:t>μικρό χρονικό διάστημα μόλις μερικών λεπτών</w:t>
      </w:r>
      <w:r w:rsidR="006E44B1" w:rsidRPr="00EA0C6E">
        <w:rPr>
          <w:rFonts w:cs="Times New Roman"/>
        </w:rPr>
        <w:t>, απειλώντας άμεσα τις ζωές των εργαζομένων. Για τον λόγο αυτό, η μελέτη της διαρροής του αποτελεί κεντρικό πυρήνα για την αξιολόγηση κινδύνου και τον σχεδιασμό εκκένωσης.</w:t>
      </w:r>
      <w:commentRangeEnd w:id="26"/>
      <w:r w:rsidR="005A60ED" w:rsidRPr="00EA0C6E">
        <w:rPr>
          <w:rStyle w:val="CommentReference"/>
          <w:rFonts w:cs="Times New Roman"/>
          <w:sz w:val="24"/>
          <w:szCs w:val="22"/>
        </w:rPr>
        <w:commentReference w:id="26"/>
      </w:r>
      <w:commentRangeEnd w:id="27"/>
      <w:r w:rsidR="000A6A54" w:rsidRPr="00EA0C6E">
        <w:rPr>
          <w:rStyle w:val="CommentReference"/>
          <w:rFonts w:cs="Times New Roman"/>
          <w:sz w:val="24"/>
          <w:szCs w:val="22"/>
        </w:rPr>
        <w:commentReference w:id="27"/>
      </w:r>
    </w:p>
    <w:p w14:paraId="63F43FB3" w14:textId="5726BB2D" w:rsidR="00A434DB" w:rsidRPr="00EA0C6E" w:rsidRDefault="0054783C" w:rsidP="0054783C">
      <w:pPr>
        <w:rPr>
          <w:rFonts w:cs="Times New Roman"/>
        </w:rPr>
      </w:pPr>
      <w:r w:rsidRPr="00EA0C6E">
        <w:rPr>
          <w:rFonts w:cs="Times New Roman"/>
        </w:rPr>
        <w:t xml:space="preserve">Σύμφωνα με τους </w:t>
      </w:r>
      <w:hyperlink w:anchor="_ENREF_78" w:tooltip="Ventura Spagnolo, 2019 #63"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AuthorYear="1"&gt;&lt;Author&gt;Ventura Spagnolo&lt;/Author&gt;&lt;Year&gt;2019&lt;/Year&gt;&lt;RecNum&gt;63&lt;/RecNum&gt;&lt;DisplayText&gt;Ventura Spagnolo et al. (2019)&lt;/DisplayText&gt;&lt;record&gt;&lt;rec-number&gt;63&lt;/rec-number&gt;&lt;foreign-keys&gt;&lt;key app="EN" db-id="dxs5p5de0w55t0erd255s0tbrzsd22z0ts0d" timestamp="1774194928"&gt;63&lt;/key&gt;&lt;/foreign-keys&gt;&lt;ref-type name="Journal Article"&gt;17&lt;/ref-type&gt;&lt;contributors&gt;&lt;authors&gt;&lt;author&gt;Ventura Spagnolo, Elvira&lt;/author&gt;&lt;author&gt;Romano, Guido&lt;/author&gt;&lt;author&gt;Zuccarello, Pietro&lt;/author&gt;&lt;author&gt;Laudani, Antonino&lt;/author&gt;&lt;author&gt;Mondello, Cristina&lt;/author&gt;&lt;author&gt;Argo, Antonina&lt;/author&gt;&lt;author&gt;Zerbo, Stefania&lt;/author&gt;&lt;author&gt;Barbera, Nunziata&lt;/author&gt;&lt;/authors&gt;&lt;/contributors&gt;&lt;titles&gt;&lt;title&gt;Toxicological investigations in a fatal and non-fatal accident due to hydrogen sulphide (H2S) poisoning&lt;/title&gt;&lt;secondary-title&gt;Forensic Science International&lt;/secondary-title&gt;&lt;/titles&gt;&lt;periodical&gt;&lt;full-title&gt;Forensic Science International&lt;/full-title&gt;&lt;/periodical&gt;&lt;pages&gt;e4-e8&lt;/pages&gt;&lt;volume&gt;300&lt;/volume&gt;&lt;keywords&gt;&lt;keyword&gt;Fatal poisoning&lt;/keyword&gt;&lt;keyword&gt;Non-fatal poisoning&lt;/keyword&gt;&lt;keyword&gt;Hydrogen sulphide&lt;/keyword&gt;&lt;keyword&gt;Thiosulphate&lt;/keyword&gt;&lt;keyword&gt;Occupational accident&lt;/keyword&gt;&lt;/keywords&gt;&lt;dates&gt;&lt;year&gt;2019&lt;/year&gt;&lt;pub-dates&gt;&lt;date&gt;2019/07/01/&lt;/date&gt;&lt;/pub-dates&gt;&lt;/dates&gt;&lt;isbn&gt;0379-0738&lt;/isbn&gt;&lt;urls&gt;&lt;related-urls&gt;&lt;url&gt;https://www.sciencedirect.com/science/article/pii/S0379073819301665&lt;/url&gt;&lt;/related-urls&gt;&lt;/urls&gt;&lt;electronic-resource-num&gt;https://doi.org/10.1016/j.forsciint.2019.04.026&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Ventura Spagnolo et al. (2019)</w:t>
        </w:r>
        <w:r w:rsidR="007E65F5" w:rsidRPr="00EA0C6E">
          <w:rPr>
            <w:rStyle w:val="Hyperlink"/>
            <w:rFonts w:cs="Times New Roman"/>
          </w:rPr>
          <w:fldChar w:fldCharType="end"/>
        </w:r>
      </w:hyperlink>
      <w:r w:rsidRPr="00EA0C6E">
        <w:rPr>
          <w:rFonts w:cs="Times New Roman"/>
        </w:rPr>
        <w:t xml:space="preserve">, το υδρόθειο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rPr>
        <w:t xml:space="preserve"> είναι ένα τοξικό αέριο το οποίο μπορεί να προκαλέσει μέχρι και θάνατο. Είναι ένα άχρωμο αέριο και έχει χαρακτηριστική μυρωδιά, αυτή των σάπιων αυγών. Προκαλεί ενόχληση στα μάτια, τις αεροφόρες οδούς και το νευρικό σύστημα. Συνήθως προκύπτει από την αποικοδόμηση των σουλφιδικών αλάτων παρουσία ισχυρών οξέων ή παράγεται με φυσικό τρόπο κατά την αποικοδόμηση οργανικών ενώσεων που περιέχουν σουλφιδικά αμινοξέα. </w:t>
      </w:r>
      <w:commentRangeStart w:id="28"/>
      <w:commentRangeStart w:id="29"/>
      <w:commentRangeStart w:id="30"/>
      <w:r w:rsidRPr="00EA0C6E">
        <w:rPr>
          <w:rFonts w:cs="Times New Roman"/>
        </w:rPr>
        <w:t xml:space="preserve">Κατά την έκθεση </w:t>
      </w:r>
      <w:commentRangeEnd w:id="28"/>
      <w:r w:rsidR="005A60ED" w:rsidRPr="00EA0C6E">
        <w:rPr>
          <w:rStyle w:val="CommentReference"/>
          <w:rFonts w:cs="Times New Roman"/>
          <w:sz w:val="24"/>
          <w:szCs w:val="22"/>
        </w:rPr>
        <w:commentReference w:id="28"/>
      </w:r>
      <w:commentRangeEnd w:id="29"/>
      <w:r w:rsidR="00512753" w:rsidRPr="00EA0C6E">
        <w:rPr>
          <w:rStyle w:val="CommentReference"/>
          <w:rFonts w:cs="Times New Roman"/>
          <w:sz w:val="24"/>
          <w:szCs w:val="22"/>
        </w:rPr>
        <w:commentReference w:id="29"/>
      </w:r>
      <w:commentRangeEnd w:id="30"/>
      <w:r w:rsidR="000A6A54" w:rsidRPr="00EA0C6E">
        <w:rPr>
          <w:rStyle w:val="CommentReference"/>
          <w:rFonts w:cs="Times New Roman"/>
          <w:sz w:val="24"/>
          <w:szCs w:val="22"/>
        </w:rPr>
        <w:commentReference w:id="30"/>
      </w:r>
      <w:r w:rsidRPr="00EA0C6E">
        <w:rPr>
          <w:rFonts w:cs="Times New Roman"/>
        </w:rPr>
        <w:t xml:space="preserve">ενός ανθρώπου στο υδρόθειο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rPr>
        <w:t xml:space="preserve">, η ψυχολογική και η φυσική του κατάσταση προοδευτικά υποβαθμίζονται, καθώς αυξάνεται η εισπνεόμενη ποσότητα </w:t>
      </w:r>
      <w:r w:rsidRPr="00EA0C6E">
        <w:rPr>
          <w:rFonts w:cs="Times New Roman"/>
        </w:rPr>
        <w:fldChar w:fldCharType="begin"/>
      </w:r>
      <w:r w:rsidRPr="00EA0C6E">
        <w:rPr>
          <w:rFonts w:cs="Times New Roman"/>
        </w:rPr>
        <w:instrText xml:space="preserve"> ADDIN EN.CITE &lt;EndNote&gt;&lt;Cite&gt;&lt;Author&gt;Xu&lt;/Author&gt;&lt;Year&gt;2014&lt;/Year&gt;&lt;RecNum&gt;62&lt;/RecNum&gt;&lt;DisplayText&gt;(Xu and Fan, 2014)&lt;/DisplayText&gt;&lt;record&gt;&lt;rec-number&gt;62&lt;/rec-number&gt;&lt;foreign-keys&gt;&lt;key app="EN" db-id="dxs5p5de0w55t0erd255s0tbrzsd22z0ts0d" timestamp="1774121743"&gt;62&lt;/key&gt;&lt;/foreign-keys&gt;&lt;ref-type name="Journal Article"&gt;17&lt;/ref-type&gt;&lt;contributors&gt;&lt;authors&gt;&lt;author&gt;Xu, Jin-Hua&lt;/author&gt;&lt;author&gt;Fan, Ying&lt;/author&gt;&lt;/authors&gt;&lt;/contributors&gt;&lt;titles&gt;&lt;title&gt;An individual risk assessment framework for high-pressure natural gas wells with hydrogen sulphide, applied to a case study in China&lt;/title&gt;&lt;secondary-title&gt;Safety Science&lt;/secondary-title&gt;&lt;/titles&gt;&lt;periodical&gt;&lt;full-title&gt;Safety Science&lt;/full-title&gt;&lt;/periodical&gt;&lt;pages&gt;14–23&lt;/pages&gt;&lt;volume&gt;68&lt;/volume&gt;&lt;dates&gt;&lt;year&gt;2014&lt;/year&gt;&lt;pub-dates&gt;&lt;date&gt;10/01&lt;/date&gt;&lt;/pub-dates&gt;&lt;/dates&gt;&lt;urls&gt;&lt;/urls&gt;&lt;electronic-resource-num&gt;10.1016/j.ssci.2014.02.013&lt;/electronic-resource-num&gt;&lt;/record&gt;&lt;/Cite&gt;&lt;/EndNote&gt;</w:instrText>
      </w:r>
      <w:r w:rsidRPr="00EA0C6E">
        <w:rPr>
          <w:rFonts w:cs="Times New Roman"/>
        </w:rPr>
        <w:fldChar w:fldCharType="separate"/>
      </w:r>
      <w:r w:rsidRPr="00EA0C6E">
        <w:rPr>
          <w:rFonts w:cs="Times New Roman"/>
          <w:noProof/>
        </w:rPr>
        <w:t>(</w:t>
      </w:r>
      <w:hyperlink w:anchor="_ENREF_82" w:tooltip="Xu, 2014 #62" w:history="1">
        <w:r w:rsidR="007E65F5" w:rsidRPr="00EA0C6E">
          <w:rPr>
            <w:rStyle w:val="Hyperlink"/>
            <w:rFonts w:cs="Times New Roman"/>
          </w:rPr>
          <w:t>Xu and Fan, 2014</w:t>
        </w:r>
      </w:hyperlink>
      <w:r w:rsidRPr="00EA0C6E">
        <w:rPr>
          <w:rFonts w:cs="Times New Roman"/>
          <w:noProof/>
        </w:rPr>
        <w:t>)</w:t>
      </w:r>
      <w:r w:rsidRPr="00EA0C6E">
        <w:rPr>
          <w:rFonts w:cs="Times New Roman"/>
        </w:rPr>
        <w:fldChar w:fldCharType="end"/>
      </w:r>
      <w:r w:rsidRPr="00EA0C6E">
        <w:rPr>
          <w:rFonts w:cs="Times New Roman"/>
        </w:rPr>
        <w:t>. Ήδη από χαμηλές συγκεντρώσεις υπάρχει απώλεια όσφρησης, ενώ περεταίρω έκθεση σε αυτό οδηγεί σε αναπνευστικά και νευρολογικά προβλήματα</w:t>
      </w:r>
      <w:r w:rsidR="009B68A0" w:rsidRPr="00EA0C6E">
        <w:rPr>
          <w:rFonts w:cs="Times New Roman"/>
        </w:rPr>
        <w:t xml:space="preserve">, όπως παρουσιάζεται και στην ενότητα </w:t>
      </w:r>
      <w:r w:rsidR="009B68A0" w:rsidRPr="00EA0C6E">
        <w:rPr>
          <w:rFonts w:cs="Times New Roman"/>
        </w:rPr>
        <w:fldChar w:fldCharType="begin"/>
      </w:r>
      <w:r w:rsidR="009B68A0" w:rsidRPr="00EA0C6E">
        <w:rPr>
          <w:rFonts w:cs="Times New Roman"/>
        </w:rPr>
        <w:instrText xml:space="preserve"> REF _Ref226809641 \r \h </w:instrText>
      </w:r>
      <w:r w:rsidR="00590BB7" w:rsidRPr="00EA0C6E">
        <w:rPr>
          <w:rFonts w:cs="Times New Roman"/>
        </w:rPr>
        <w:instrText xml:space="preserve"> \* MERGEFORMAT </w:instrText>
      </w:r>
      <w:r w:rsidR="009B68A0" w:rsidRPr="00EA0C6E">
        <w:rPr>
          <w:rFonts w:cs="Times New Roman"/>
        </w:rPr>
      </w:r>
      <w:r w:rsidR="009B68A0" w:rsidRPr="00EA0C6E">
        <w:rPr>
          <w:rFonts w:cs="Times New Roman"/>
        </w:rPr>
        <w:fldChar w:fldCharType="separate"/>
      </w:r>
      <w:r w:rsidR="00EA0C6E" w:rsidRPr="00EA0C6E">
        <w:rPr>
          <w:rFonts w:cs="Times New Roman"/>
        </w:rPr>
        <w:t>2.4</w:t>
      </w:r>
      <w:r w:rsidR="009B68A0" w:rsidRPr="00EA0C6E">
        <w:rPr>
          <w:rFonts w:cs="Times New Roman"/>
        </w:rPr>
        <w:fldChar w:fldCharType="end"/>
      </w:r>
      <w:r w:rsidRPr="00EA0C6E">
        <w:rPr>
          <w:rFonts w:cs="Times New Roman"/>
        </w:rPr>
        <w:t>, με αποτέλεσμα να επηρεάζεται η ταχύτητα κίνησης του εκτεθειμένου.</w:t>
      </w:r>
    </w:p>
    <w:p w14:paraId="787D21EA" w14:textId="680C8409" w:rsidR="00A434DB" w:rsidRPr="00EA0C6E" w:rsidRDefault="00A434DB" w:rsidP="00A434DB">
      <w:pPr>
        <w:rPr>
          <w:rFonts w:cs="Times New Roman"/>
        </w:rPr>
      </w:pPr>
      <w:r w:rsidRPr="00EA0C6E">
        <w:rPr>
          <w:rFonts w:cs="Times New Roman"/>
        </w:rPr>
        <w:t xml:space="preserve">Τόσο για το </w:t>
      </w:r>
      <w:r w:rsidR="00370E5E" w:rsidRPr="00EA0C6E">
        <w:rPr>
          <w:rFonts w:cs="Times New Roman"/>
        </w:rPr>
        <w:t xml:space="preserve">υδρόθειο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lang w:val="en-US"/>
              </w:rPr>
              <m:t>H</m:t>
            </m:r>
          </m:e>
          <m:sub>
            <m:r>
              <m:rPr>
                <m:sty m:val="p"/>
              </m:rPr>
              <w:rPr>
                <w:rFonts w:ascii="Cambria Math" w:hAnsi="Cambria Math" w:cs="Times New Roman"/>
              </w:rPr>
              <m:t>2</m:t>
            </m:r>
          </m:sub>
        </m:sSub>
        <m:r>
          <m:rPr>
            <m:sty m:val="p"/>
          </m:rPr>
          <w:rPr>
            <w:rFonts w:ascii="Cambria Math" w:hAnsi="Cambria Math" w:cs="Times New Roman"/>
            <w:lang w:val="en-US"/>
          </w:rPr>
          <m:t>S</m:t>
        </m:r>
        <m:r>
          <m:rPr>
            <m:sty m:val="p"/>
          </m:rPr>
          <w:rPr>
            <w:rFonts w:ascii="Cambria Math" w:hAnsi="Cambria Math" w:cs="Times New Roman"/>
          </w:rPr>
          <m:t>)</m:t>
        </m:r>
      </m:oMath>
      <w:r w:rsidR="00370E5E" w:rsidRPr="00EA0C6E">
        <w:rPr>
          <w:rFonts w:cs="Times New Roman"/>
        </w:rPr>
        <w:t xml:space="preserve"> </w:t>
      </w:r>
      <w:r w:rsidRPr="00EA0C6E">
        <w:rPr>
          <w:rFonts w:cs="Times New Roman"/>
        </w:rPr>
        <w:t xml:space="preserve"> όσο για όλες τις τοξικές ουσίες η Υπηρεσία Προστασίας του Περιβάλλοντος των Ηνωμένων Πολιτειών (</w:t>
      </w:r>
      <w:r w:rsidRPr="00EA0C6E">
        <w:rPr>
          <w:rFonts w:cs="Times New Roman"/>
          <w:lang w:val="en-US"/>
        </w:rPr>
        <w:t>U</w:t>
      </w:r>
      <w:r w:rsidR="00370E5E" w:rsidRPr="00EA0C6E">
        <w:rPr>
          <w:rFonts w:cs="Times New Roman"/>
          <w:lang w:val="en-US"/>
        </w:rPr>
        <w:t>nited</w:t>
      </w:r>
      <w:r w:rsidR="00370E5E" w:rsidRPr="00EA0C6E">
        <w:rPr>
          <w:rFonts w:cs="Times New Roman"/>
        </w:rPr>
        <w:t xml:space="preserve"> </w:t>
      </w:r>
      <w:r w:rsidRPr="00EA0C6E">
        <w:rPr>
          <w:rFonts w:cs="Times New Roman"/>
          <w:lang w:val="en-US"/>
        </w:rPr>
        <w:t>S</w:t>
      </w:r>
      <w:r w:rsidR="00370E5E" w:rsidRPr="00EA0C6E">
        <w:rPr>
          <w:rFonts w:cs="Times New Roman"/>
          <w:lang w:val="en-US"/>
        </w:rPr>
        <w:t>tates</w:t>
      </w:r>
      <w:r w:rsidRPr="00EA0C6E">
        <w:rPr>
          <w:rFonts w:cs="Times New Roman"/>
        </w:rPr>
        <w:t xml:space="preserve"> </w:t>
      </w:r>
      <w:r w:rsidRPr="00EA0C6E">
        <w:rPr>
          <w:rFonts w:cs="Times New Roman"/>
          <w:lang w:val="en-US"/>
        </w:rPr>
        <w:t>E</w:t>
      </w:r>
      <w:r w:rsidR="00370E5E" w:rsidRPr="00EA0C6E">
        <w:rPr>
          <w:rFonts w:cs="Times New Roman"/>
          <w:lang w:val="en-US"/>
        </w:rPr>
        <w:t>nvironmental</w:t>
      </w:r>
      <w:r w:rsidR="00370E5E" w:rsidRPr="00EA0C6E">
        <w:rPr>
          <w:rFonts w:cs="Times New Roman"/>
        </w:rPr>
        <w:t xml:space="preserve"> </w:t>
      </w:r>
      <w:r w:rsidRPr="00EA0C6E">
        <w:rPr>
          <w:rFonts w:cs="Times New Roman"/>
          <w:lang w:val="en-US"/>
        </w:rPr>
        <w:t>P</w:t>
      </w:r>
      <w:r w:rsidR="00370E5E" w:rsidRPr="00EA0C6E">
        <w:rPr>
          <w:rFonts w:cs="Times New Roman"/>
          <w:lang w:val="en-US"/>
        </w:rPr>
        <w:t>rotection</w:t>
      </w:r>
      <w:r w:rsidR="00370E5E" w:rsidRPr="00EA0C6E">
        <w:rPr>
          <w:rFonts w:cs="Times New Roman"/>
        </w:rPr>
        <w:t xml:space="preserve"> </w:t>
      </w:r>
      <w:r w:rsidRPr="00EA0C6E">
        <w:rPr>
          <w:rFonts w:cs="Times New Roman"/>
          <w:lang w:val="en-US"/>
        </w:rPr>
        <w:t>A</w:t>
      </w:r>
      <w:r w:rsidR="00370E5E" w:rsidRPr="00EA0C6E">
        <w:rPr>
          <w:rFonts w:cs="Times New Roman"/>
          <w:lang w:val="en-US"/>
        </w:rPr>
        <w:t>gency</w:t>
      </w:r>
      <w:r w:rsidR="00370E5E" w:rsidRPr="00EA0C6E">
        <w:rPr>
          <w:rFonts w:cs="Times New Roman"/>
        </w:rPr>
        <w:t xml:space="preserve">, </w:t>
      </w:r>
      <w:r w:rsidR="00370E5E" w:rsidRPr="00EA0C6E">
        <w:rPr>
          <w:rFonts w:cs="Times New Roman"/>
          <w:lang w:val="en-US"/>
        </w:rPr>
        <w:t>US</w:t>
      </w:r>
      <w:r w:rsidR="00370E5E" w:rsidRPr="00EA0C6E">
        <w:rPr>
          <w:rFonts w:cs="Times New Roman"/>
        </w:rPr>
        <w:t xml:space="preserve"> </w:t>
      </w:r>
      <w:r w:rsidR="00370E5E" w:rsidRPr="00EA0C6E">
        <w:rPr>
          <w:rFonts w:cs="Times New Roman"/>
          <w:lang w:val="en-US"/>
        </w:rPr>
        <w:t>EPA</w:t>
      </w:r>
      <w:r w:rsidRPr="00EA0C6E">
        <w:rPr>
          <w:rFonts w:cs="Times New Roman"/>
        </w:rPr>
        <w:t xml:space="preserve">) κατατάσσει τις επιπτώσεις στην ανθρώπινη υγεία 3 κλιμακωτά επίπεδα, τα οποία ονομάζονται </w:t>
      </w:r>
      <w:r w:rsidRPr="00EA0C6E">
        <w:rPr>
          <w:rFonts w:cs="Times New Roman"/>
          <w:lang w:val="en-US"/>
        </w:rPr>
        <w:t>Acute</w:t>
      </w:r>
      <w:r w:rsidRPr="00EA0C6E">
        <w:rPr>
          <w:rFonts w:cs="Times New Roman"/>
        </w:rPr>
        <w:t xml:space="preserve"> </w:t>
      </w:r>
      <w:r w:rsidRPr="00EA0C6E">
        <w:rPr>
          <w:rFonts w:cs="Times New Roman"/>
          <w:lang w:val="en-US"/>
        </w:rPr>
        <w:t>Exposure</w:t>
      </w:r>
      <w:r w:rsidRPr="00EA0C6E">
        <w:rPr>
          <w:rFonts w:cs="Times New Roman"/>
        </w:rPr>
        <w:t xml:space="preserve"> </w:t>
      </w:r>
      <w:r w:rsidRPr="00EA0C6E">
        <w:rPr>
          <w:rFonts w:cs="Times New Roman"/>
          <w:lang w:val="en-US"/>
        </w:rPr>
        <w:t>Guideline</w:t>
      </w:r>
      <w:r w:rsidRPr="00EA0C6E">
        <w:rPr>
          <w:rFonts w:cs="Times New Roman"/>
        </w:rPr>
        <w:t xml:space="preserve"> </w:t>
      </w:r>
      <w:r w:rsidRPr="00EA0C6E">
        <w:rPr>
          <w:rFonts w:cs="Times New Roman"/>
          <w:lang w:val="en-US"/>
        </w:rPr>
        <w:t>Levels</w:t>
      </w:r>
      <w:r w:rsidRPr="00EA0C6E">
        <w:rPr>
          <w:rFonts w:cs="Times New Roman"/>
        </w:rPr>
        <w:t xml:space="preserve"> (</w:t>
      </w:r>
      <w:r w:rsidRPr="00EA0C6E">
        <w:rPr>
          <w:rFonts w:cs="Times New Roman"/>
          <w:lang w:val="en-US"/>
        </w:rPr>
        <w:t>AEGL</w:t>
      </w:r>
      <w:r w:rsidRPr="00EA0C6E">
        <w:rPr>
          <w:rFonts w:cs="Times New Roman"/>
        </w:rPr>
        <w:t>). Στο πρώτο επίπεδο (</w:t>
      </w:r>
      <w:r w:rsidRPr="00EA0C6E">
        <w:rPr>
          <w:rFonts w:cs="Times New Roman"/>
          <w:lang w:val="en-US"/>
        </w:rPr>
        <w:t>AEGL</w:t>
      </w:r>
      <w:r w:rsidRPr="00EA0C6E">
        <w:rPr>
          <w:rFonts w:cs="Times New Roman"/>
        </w:rPr>
        <w:t xml:space="preserve"> 1) ο εκτεθειμένος νιώθει μια αισθητή δυσφορία, στο δεύτερο επίπεδο (</w:t>
      </w:r>
      <w:r w:rsidRPr="00EA0C6E">
        <w:rPr>
          <w:rFonts w:cs="Times New Roman"/>
          <w:lang w:val="en-US"/>
        </w:rPr>
        <w:t>AEGL</w:t>
      </w:r>
      <w:r w:rsidRPr="00EA0C6E">
        <w:rPr>
          <w:rFonts w:cs="Times New Roman"/>
        </w:rPr>
        <w:t xml:space="preserve"> 2) υφίσταται μη αναστρέψιμες ή σοβαρές αρνητικές επιπτώσεις και στο τρίτο επίπεδο (</w:t>
      </w:r>
      <w:r w:rsidRPr="00EA0C6E">
        <w:rPr>
          <w:rFonts w:cs="Times New Roman"/>
          <w:lang w:val="en-US"/>
        </w:rPr>
        <w:t>AEGL</w:t>
      </w:r>
      <w:r w:rsidRPr="00EA0C6E">
        <w:rPr>
          <w:rFonts w:cs="Times New Roman"/>
        </w:rPr>
        <w:t xml:space="preserve"> 3) επιπτώσεις επικίνδυνες για τη ζωή, θανάσιμες ή ακόμα και θάνατο </w:t>
      </w:r>
      <w:r w:rsidRPr="00EA0C6E">
        <w:rPr>
          <w:rFonts w:cs="Times New Roman"/>
        </w:rPr>
        <w:fldChar w:fldCharType="begin"/>
      </w:r>
      <w:r w:rsidRPr="00EA0C6E">
        <w:rPr>
          <w:rFonts w:cs="Times New Roman"/>
        </w:rPr>
        <w:instrText xml:space="preserve"> ADDIN EN.CITE &lt;EndNote&gt;&lt;Cite&gt;&lt;Author&gt;Boris&lt;/Author&gt;&lt;Year&gt;2014&lt;/Year&gt;&lt;RecNum&gt;5&lt;/RecNum&gt;&lt;DisplayText&gt;(Boris and Patnaik, 2014)&lt;/DisplayText&gt;&lt;record&gt;&lt;rec-number&gt;5&lt;/rec-number&gt;&lt;foreign-keys&gt;&lt;key app="EN" db-id="dxs5p5de0w55t0erd255s0tbrzsd22z0ts0d" timestamp="1766403908"&gt;5&lt;/key&gt;&lt;/foreign-keys&gt;&lt;ref-type name="Report"&gt;27&lt;/ref-type&gt;&lt;contributors&gt;&lt;authors&gt;&lt;author&gt;Boris, J. P.&lt;/author&gt;&lt;author&gt;Patnaik, G.&lt;/author&gt;&lt;/authors&gt;&lt;/contributors&gt;&lt;titles&gt;&lt;title&gt;Acute Exposure Guideline Levels (AEGLs) for Time Varying Toxic Plumes&lt;/title&gt;&lt;/titles&gt;&lt;pages&gt;1-29&lt;/pages&gt;&lt;dates&gt;&lt;year&gt;2014&lt;/year&gt;&lt;/dates&gt;&lt;pub-location&gt;Washington, DC&lt;/pub-location&gt;&lt;publisher&gt;Naval Research Laboratory, Laboratories for Computational Physics and Fluid Dynamics&lt;/publisher&gt;&lt;work-type&gt;Report No. NRL/MR/6003-14-9493&lt;/work-type&gt;&lt;urls&gt;&lt;/urls&gt;&lt;/record&gt;&lt;/Cite&gt;&lt;/EndNote&gt;</w:instrText>
      </w:r>
      <w:r w:rsidRPr="00EA0C6E">
        <w:rPr>
          <w:rFonts w:cs="Times New Roman"/>
        </w:rPr>
        <w:fldChar w:fldCharType="separate"/>
      </w:r>
      <w:r w:rsidRPr="00EA0C6E">
        <w:rPr>
          <w:rFonts w:cs="Times New Roman"/>
          <w:noProof/>
        </w:rPr>
        <w:t>(</w:t>
      </w:r>
      <w:hyperlink w:anchor="_ENREF_10" w:tooltip="Boris, 2014 #5" w:history="1">
        <w:r w:rsidR="007E65F5" w:rsidRPr="00EA0C6E">
          <w:rPr>
            <w:rStyle w:val="Hyperlink"/>
            <w:rFonts w:cs="Times New Roman"/>
          </w:rPr>
          <w:t>Boris and Patnaik, 2014</w:t>
        </w:r>
      </w:hyperlink>
      <w:r w:rsidRPr="00EA0C6E">
        <w:rPr>
          <w:rFonts w:cs="Times New Roman"/>
          <w:noProof/>
        </w:rPr>
        <w:t>)</w:t>
      </w:r>
      <w:r w:rsidRPr="00EA0C6E">
        <w:rPr>
          <w:rFonts w:cs="Times New Roman"/>
        </w:rPr>
        <w:fldChar w:fldCharType="end"/>
      </w:r>
      <w:r w:rsidRPr="00EA0C6E">
        <w:rPr>
          <w:rFonts w:cs="Times New Roman"/>
        </w:rPr>
        <w:t xml:space="preserve">. Ο </w:t>
      </w:r>
      <w:r w:rsidRPr="00EA0C6E">
        <w:rPr>
          <w:rFonts w:cs="Times New Roman"/>
        </w:rPr>
        <w:fldChar w:fldCharType="begin"/>
      </w:r>
      <w:r w:rsidRPr="00EA0C6E">
        <w:rPr>
          <w:rFonts w:cs="Times New Roman"/>
        </w:rPr>
        <w:instrText xml:space="preserve"> REF _Ref226808029 \h  \* MERGEFORMAT </w:instrText>
      </w:r>
      <w:r w:rsidRPr="00EA0C6E">
        <w:rPr>
          <w:rFonts w:cs="Times New Roman"/>
        </w:rPr>
      </w:r>
      <w:r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1</w:t>
      </w:r>
      <w:r w:rsidRPr="00EA0C6E">
        <w:rPr>
          <w:rFonts w:cs="Times New Roman"/>
        </w:rPr>
        <w:fldChar w:fldCharType="end"/>
      </w:r>
      <w:r w:rsidRPr="00EA0C6E">
        <w:rPr>
          <w:rFonts w:cs="Times New Roman"/>
        </w:rPr>
        <w:t xml:space="preserve"> παραθέτει τα επίπεδα </w:t>
      </w:r>
      <w:r w:rsidRPr="00EA0C6E">
        <w:rPr>
          <w:rFonts w:cs="Times New Roman"/>
          <w:lang w:val="en-US"/>
        </w:rPr>
        <w:t>AEGL</w:t>
      </w:r>
      <w:r w:rsidRPr="00EA0C6E">
        <w:rPr>
          <w:rFonts w:cs="Times New Roman"/>
        </w:rPr>
        <w:t xml:space="preserve"> για το υδρόθειο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rPr>
        <w:t>.</w:t>
      </w:r>
    </w:p>
    <w:p w14:paraId="619F7C12" w14:textId="77777777" w:rsidR="00A434DB" w:rsidRPr="00EA0C6E" w:rsidRDefault="00A434DB" w:rsidP="00A434DB">
      <w:pPr>
        <w:rPr>
          <w:rFonts w:cs="Times New Roman"/>
        </w:rPr>
      </w:pPr>
    </w:p>
    <w:p w14:paraId="738AF34F" w14:textId="504C9D1B" w:rsidR="00A434DB" w:rsidRPr="00EA0C6E" w:rsidRDefault="00A434DB" w:rsidP="00A434DB">
      <w:pPr>
        <w:pStyle w:val="Caption"/>
        <w:keepNext/>
        <w:rPr>
          <w:rFonts w:cs="Times New Roman"/>
        </w:rPr>
      </w:pPr>
      <w:bookmarkStart w:id="31" w:name="_Ref226808029"/>
      <w:bookmarkStart w:id="32" w:name="_Ref226807167"/>
      <w:bookmarkStart w:id="33" w:name="_Toc227411802"/>
      <w:r w:rsidRPr="00EA0C6E">
        <w:rPr>
          <w:rFonts w:cs="Times New Roman"/>
        </w:rPr>
        <w:lastRenderedPageBreak/>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1</w:t>
      </w:r>
      <w:r w:rsidRPr="00EA0C6E">
        <w:rPr>
          <w:rFonts w:cs="Times New Roman"/>
        </w:rPr>
        <w:fldChar w:fldCharType="end"/>
      </w:r>
      <w:bookmarkEnd w:id="31"/>
      <w:r w:rsidRPr="00EA0C6E">
        <w:rPr>
          <w:rFonts w:cs="Times New Roman"/>
        </w:rPr>
        <w:t xml:space="preserve">. Πίνακας </w:t>
      </w:r>
      <w:r w:rsidRPr="00EA0C6E">
        <w:rPr>
          <w:rFonts w:cs="Times New Roman"/>
          <w:lang w:val="en-US"/>
        </w:rPr>
        <w:t>AEGL</w:t>
      </w:r>
      <w:r w:rsidRPr="00EA0C6E">
        <w:rPr>
          <w:rFonts w:cs="Times New Roman"/>
        </w:rPr>
        <w:t xml:space="preserve"> για το υδρόθειο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S)</m:t>
        </m:r>
      </m:oMath>
      <w:r w:rsidRPr="00EA0C6E">
        <w:rPr>
          <w:rFonts w:cs="Times New Roman"/>
        </w:rPr>
        <w:t xml:space="preserve"> (Πηγή: </w:t>
      </w:r>
      <w:hyperlink w:anchor="_ENREF_16" w:tooltip="EPA, 2025 #64"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AuthorYear="1"&gt;&lt;Author&gt;EPA&lt;/Author&gt;&lt;Year&gt;2025&lt;/Year&gt;&lt;RecNum&gt;64&lt;/RecNum&gt;&lt;DisplayText&gt;EPA (2025)&lt;/DisplayText&gt;&lt;record&gt;&lt;rec-number&gt;64&lt;/rec-number&gt;&lt;foreign-keys&gt;&lt;key app="EN" db-id="dxs5p5de0w55t0erd255s0tbrzsd22z0ts0d" timestamp="1774285259"&gt;64&lt;/key&gt;&lt;/foreign-keys&gt;&lt;ref-type name="Web Page"&gt;12&lt;/ref-type&gt;&lt;contributors&gt;&lt;authors&gt;&lt;author&gt;US EPA&lt;/author&gt;&lt;/authors&gt;&lt;/contributors&gt;&lt;titles&gt;&lt;title&gt;Hydrogen sulfide Results - AEGL Program&lt;/title&gt;&lt;/titles&gt;&lt;volume&gt;2026&lt;/volume&gt;&lt;number&gt;23/03/2026&lt;/number&gt;&lt;dates&gt;&lt;year&gt;2025&lt;/year&gt;&lt;pub-dates&gt;&lt;date&gt;14/05/2025&lt;/date&gt;&lt;/pub-dates&gt;&lt;/dates&gt;&lt;publisher&gt;United States Environmental Protection Agency&lt;/publisher&gt;&lt;isbn&gt; 0-309-15945-8&lt;/isbn&gt;&lt;urls&gt;&lt;related-urls&gt;&lt;url&gt;https://www.epa.gov/aegl/hydrogen-sulfide-results-aegl-program&lt;/url&gt;&lt;/related-urls&gt;&lt;/urls&gt;&lt;/record&gt;&lt;/Cite&gt;&lt;/EndNote&gt;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EPA (2025)</w:t>
        </w:r>
        <w:r w:rsidR="007E65F5" w:rsidRPr="00EA0C6E">
          <w:rPr>
            <w:rStyle w:val="Hyperlink"/>
            <w:rFonts w:cs="Times New Roman"/>
          </w:rPr>
          <w:fldChar w:fldCharType="end"/>
        </w:r>
      </w:hyperlink>
      <w:r w:rsidRPr="00EA0C6E">
        <w:rPr>
          <w:rFonts w:cs="Times New Roman"/>
        </w:rPr>
        <w:t>)</w:t>
      </w:r>
      <w:bookmarkEnd w:id="32"/>
      <w:bookmarkEnd w:id="33"/>
    </w:p>
    <w:tbl>
      <w:tblPr>
        <w:tblStyle w:val="GridTable5Dark-Accent1"/>
        <w:tblW w:w="0" w:type="auto"/>
        <w:tblLook w:val="04A0" w:firstRow="1" w:lastRow="0" w:firstColumn="1" w:lastColumn="0" w:noHBand="0" w:noVBand="1"/>
      </w:tblPr>
      <w:tblGrid>
        <w:gridCol w:w="1810"/>
        <w:gridCol w:w="1657"/>
        <w:gridCol w:w="1657"/>
        <w:gridCol w:w="1657"/>
        <w:gridCol w:w="1685"/>
        <w:gridCol w:w="1604"/>
      </w:tblGrid>
      <w:tr w:rsidR="00A434DB" w:rsidRPr="00EA0C6E" w14:paraId="0425C55A" w14:textId="77777777" w:rsidTr="002510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vAlign w:val="center"/>
          </w:tcPr>
          <w:p w14:paraId="34A50DB8" w14:textId="77777777" w:rsidR="00A434DB" w:rsidRPr="00EA0C6E" w:rsidRDefault="00A434DB" w:rsidP="00251068">
            <w:pPr>
              <w:jc w:val="center"/>
              <w:rPr>
                <w:rFonts w:cs="Times New Roman"/>
                <w:lang w:val="en-US"/>
              </w:rPr>
            </w:pPr>
            <w:r w:rsidRPr="00EA0C6E">
              <w:rPr>
                <w:rFonts w:cs="Times New Roman"/>
                <w:lang w:val="en-US"/>
              </w:rPr>
              <w:t>Exposure time</w:t>
            </w:r>
          </w:p>
        </w:tc>
        <w:tc>
          <w:tcPr>
            <w:tcW w:w="1657" w:type="dxa"/>
            <w:vAlign w:val="center"/>
          </w:tcPr>
          <w:p w14:paraId="3B0C149A" w14:textId="77777777" w:rsidR="00A434DB" w:rsidRPr="00EA0C6E" w:rsidRDefault="00A434DB" w:rsidP="00251068">
            <w:pPr>
              <w:jc w:val="center"/>
              <w:cnfStyle w:val="100000000000" w:firstRow="1"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10 mins</w:t>
            </w:r>
          </w:p>
        </w:tc>
        <w:tc>
          <w:tcPr>
            <w:tcW w:w="1657" w:type="dxa"/>
            <w:vAlign w:val="center"/>
          </w:tcPr>
          <w:p w14:paraId="597F19BB" w14:textId="77777777" w:rsidR="00A434DB" w:rsidRPr="00EA0C6E" w:rsidRDefault="00A434DB" w:rsidP="00251068">
            <w:pPr>
              <w:jc w:val="center"/>
              <w:cnfStyle w:val="100000000000" w:firstRow="1"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30 mins</w:t>
            </w:r>
          </w:p>
        </w:tc>
        <w:tc>
          <w:tcPr>
            <w:tcW w:w="1657" w:type="dxa"/>
            <w:vAlign w:val="center"/>
          </w:tcPr>
          <w:p w14:paraId="7C0B0734" w14:textId="77777777" w:rsidR="00A434DB" w:rsidRPr="00EA0C6E" w:rsidRDefault="00A434DB" w:rsidP="00251068">
            <w:pPr>
              <w:jc w:val="center"/>
              <w:cnfStyle w:val="100000000000" w:firstRow="1"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1 h</w:t>
            </w:r>
          </w:p>
        </w:tc>
        <w:tc>
          <w:tcPr>
            <w:tcW w:w="1685" w:type="dxa"/>
            <w:vAlign w:val="center"/>
          </w:tcPr>
          <w:p w14:paraId="4E2041C9" w14:textId="77777777" w:rsidR="00A434DB" w:rsidRPr="00EA0C6E" w:rsidRDefault="00A434DB" w:rsidP="00251068">
            <w:pPr>
              <w:jc w:val="center"/>
              <w:cnfStyle w:val="100000000000" w:firstRow="1"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4 h</w:t>
            </w:r>
          </w:p>
        </w:tc>
        <w:tc>
          <w:tcPr>
            <w:tcW w:w="1604" w:type="dxa"/>
            <w:vAlign w:val="center"/>
          </w:tcPr>
          <w:p w14:paraId="4688AB70" w14:textId="77777777" w:rsidR="00A434DB" w:rsidRPr="00EA0C6E" w:rsidRDefault="00A434DB" w:rsidP="00251068">
            <w:pPr>
              <w:jc w:val="center"/>
              <w:cnfStyle w:val="100000000000" w:firstRow="1"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8h</w:t>
            </w:r>
          </w:p>
        </w:tc>
      </w:tr>
      <w:tr w:rsidR="00A434DB" w:rsidRPr="00EA0C6E" w14:paraId="761A434A" w14:textId="77777777" w:rsidTr="0025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6"/>
            <w:vAlign w:val="center"/>
          </w:tcPr>
          <w:p w14:paraId="3810C31F" w14:textId="77777777" w:rsidR="00A434DB" w:rsidRPr="00EA0C6E" w:rsidRDefault="00A434DB" w:rsidP="00251068">
            <w:pPr>
              <w:jc w:val="center"/>
              <w:rPr>
                <w:rFonts w:cs="Times New Roman"/>
                <w:lang w:val="en-US"/>
              </w:rPr>
            </w:pPr>
            <w:r w:rsidRPr="00EA0C6E">
              <w:rPr>
                <w:rFonts w:cs="Times New Roman"/>
                <w:lang w:val="en-US"/>
              </w:rPr>
              <w:t>ppm</w:t>
            </w:r>
          </w:p>
        </w:tc>
      </w:tr>
      <w:tr w:rsidR="00A434DB" w:rsidRPr="00EA0C6E" w14:paraId="11B2FAC0" w14:textId="77777777" w:rsidTr="00251068">
        <w:tc>
          <w:tcPr>
            <w:cnfStyle w:val="001000000000" w:firstRow="0" w:lastRow="0" w:firstColumn="1" w:lastColumn="0" w:oddVBand="0" w:evenVBand="0" w:oddHBand="0" w:evenHBand="0" w:firstRowFirstColumn="0" w:firstRowLastColumn="0" w:lastRowFirstColumn="0" w:lastRowLastColumn="0"/>
            <w:tcW w:w="1810" w:type="dxa"/>
            <w:vAlign w:val="center"/>
          </w:tcPr>
          <w:p w14:paraId="68947593" w14:textId="77777777" w:rsidR="00A434DB" w:rsidRPr="00EA0C6E" w:rsidRDefault="00A434DB" w:rsidP="00251068">
            <w:pPr>
              <w:jc w:val="center"/>
              <w:rPr>
                <w:rFonts w:cs="Times New Roman"/>
                <w:lang w:val="en-US"/>
              </w:rPr>
            </w:pPr>
            <w:r w:rsidRPr="00EA0C6E">
              <w:rPr>
                <w:rFonts w:cs="Times New Roman"/>
                <w:lang w:val="en-US"/>
              </w:rPr>
              <w:t>AEGL 1</w:t>
            </w:r>
          </w:p>
        </w:tc>
        <w:tc>
          <w:tcPr>
            <w:tcW w:w="1657" w:type="dxa"/>
            <w:vAlign w:val="center"/>
          </w:tcPr>
          <w:p w14:paraId="226F86CF"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0.75</w:t>
            </w:r>
          </w:p>
        </w:tc>
        <w:tc>
          <w:tcPr>
            <w:tcW w:w="1657" w:type="dxa"/>
            <w:vAlign w:val="center"/>
          </w:tcPr>
          <w:p w14:paraId="2B937716"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0.60</w:t>
            </w:r>
          </w:p>
        </w:tc>
        <w:tc>
          <w:tcPr>
            <w:tcW w:w="1657" w:type="dxa"/>
            <w:vAlign w:val="center"/>
          </w:tcPr>
          <w:p w14:paraId="534C5032"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0.51</w:t>
            </w:r>
          </w:p>
        </w:tc>
        <w:tc>
          <w:tcPr>
            <w:tcW w:w="1685" w:type="dxa"/>
            <w:vAlign w:val="center"/>
          </w:tcPr>
          <w:p w14:paraId="31AD79C3"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0.36</w:t>
            </w:r>
          </w:p>
        </w:tc>
        <w:tc>
          <w:tcPr>
            <w:tcW w:w="1604" w:type="dxa"/>
            <w:vAlign w:val="center"/>
          </w:tcPr>
          <w:p w14:paraId="67250162"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0.33</w:t>
            </w:r>
          </w:p>
        </w:tc>
      </w:tr>
      <w:tr w:rsidR="00A434DB" w:rsidRPr="00EA0C6E" w14:paraId="49D201D6" w14:textId="77777777" w:rsidTr="0025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vAlign w:val="center"/>
          </w:tcPr>
          <w:p w14:paraId="1A4A4BAE" w14:textId="77777777" w:rsidR="00A434DB" w:rsidRPr="00EA0C6E" w:rsidRDefault="00A434DB" w:rsidP="00251068">
            <w:pPr>
              <w:jc w:val="center"/>
              <w:rPr>
                <w:rFonts w:cs="Times New Roman"/>
                <w:lang w:val="en-US"/>
              </w:rPr>
            </w:pPr>
            <w:r w:rsidRPr="00EA0C6E">
              <w:rPr>
                <w:rFonts w:cs="Times New Roman"/>
                <w:lang w:val="en-US"/>
              </w:rPr>
              <w:t>AEGL 2</w:t>
            </w:r>
          </w:p>
        </w:tc>
        <w:tc>
          <w:tcPr>
            <w:tcW w:w="1657" w:type="dxa"/>
            <w:vAlign w:val="center"/>
          </w:tcPr>
          <w:p w14:paraId="2F4600F8" w14:textId="77777777" w:rsidR="00A434DB" w:rsidRPr="00EA0C6E" w:rsidRDefault="00A434DB" w:rsidP="00251068">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w:r w:rsidRPr="00EA0C6E">
              <w:rPr>
                <w:rFonts w:cs="Times New Roman"/>
                <w:lang w:val="en-US"/>
              </w:rPr>
              <w:t>41</w:t>
            </w:r>
          </w:p>
        </w:tc>
        <w:tc>
          <w:tcPr>
            <w:tcW w:w="1657" w:type="dxa"/>
            <w:vAlign w:val="center"/>
          </w:tcPr>
          <w:p w14:paraId="2B9FEAC2" w14:textId="77777777" w:rsidR="00A434DB" w:rsidRPr="00EA0C6E" w:rsidRDefault="00A434DB" w:rsidP="00251068">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w:r w:rsidRPr="00EA0C6E">
              <w:rPr>
                <w:rFonts w:cs="Times New Roman"/>
                <w:lang w:val="en-US"/>
              </w:rPr>
              <w:t>32</w:t>
            </w:r>
          </w:p>
        </w:tc>
        <w:tc>
          <w:tcPr>
            <w:tcW w:w="1657" w:type="dxa"/>
            <w:vAlign w:val="center"/>
          </w:tcPr>
          <w:p w14:paraId="30FDE4F3" w14:textId="77777777" w:rsidR="00A434DB" w:rsidRPr="00EA0C6E" w:rsidRDefault="00A434DB" w:rsidP="00251068">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w:r w:rsidRPr="00EA0C6E">
              <w:rPr>
                <w:rFonts w:cs="Times New Roman"/>
                <w:lang w:val="en-US"/>
              </w:rPr>
              <w:t>27</w:t>
            </w:r>
          </w:p>
        </w:tc>
        <w:tc>
          <w:tcPr>
            <w:tcW w:w="1685" w:type="dxa"/>
            <w:vAlign w:val="center"/>
          </w:tcPr>
          <w:p w14:paraId="17451B44" w14:textId="77777777" w:rsidR="00A434DB" w:rsidRPr="00EA0C6E" w:rsidRDefault="00A434DB" w:rsidP="00251068">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w:r w:rsidRPr="00EA0C6E">
              <w:rPr>
                <w:rFonts w:cs="Times New Roman"/>
                <w:lang w:val="en-US"/>
              </w:rPr>
              <w:t>20</w:t>
            </w:r>
          </w:p>
        </w:tc>
        <w:tc>
          <w:tcPr>
            <w:tcW w:w="1604" w:type="dxa"/>
            <w:vAlign w:val="center"/>
          </w:tcPr>
          <w:p w14:paraId="5133C323" w14:textId="77777777" w:rsidR="00A434DB" w:rsidRPr="00EA0C6E" w:rsidRDefault="00A434DB" w:rsidP="00251068">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w:r w:rsidRPr="00EA0C6E">
              <w:rPr>
                <w:rFonts w:cs="Times New Roman"/>
                <w:lang w:val="en-US"/>
              </w:rPr>
              <w:t>17</w:t>
            </w:r>
          </w:p>
        </w:tc>
      </w:tr>
      <w:tr w:rsidR="00A434DB" w:rsidRPr="00EA0C6E" w14:paraId="4106774B" w14:textId="77777777" w:rsidTr="00251068">
        <w:tc>
          <w:tcPr>
            <w:cnfStyle w:val="001000000000" w:firstRow="0" w:lastRow="0" w:firstColumn="1" w:lastColumn="0" w:oddVBand="0" w:evenVBand="0" w:oddHBand="0" w:evenHBand="0" w:firstRowFirstColumn="0" w:firstRowLastColumn="0" w:lastRowFirstColumn="0" w:lastRowLastColumn="0"/>
            <w:tcW w:w="1810" w:type="dxa"/>
            <w:vAlign w:val="center"/>
          </w:tcPr>
          <w:p w14:paraId="189D4CB4" w14:textId="77777777" w:rsidR="00A434DB" w:rsidRPr="00EA0C6E" w:rsidRDefault="00A434DB" w:rsidP="00251068">
            <w:pPr>
              <w:jc w:val="center"/>
              <w:rPr>
                <w:rFonts w:cs="Times New Roman"/>
                <w:lang w:val="en-US"/>
              </w:rPr>
            </w:pPr>
            <w:r w:rsidRPr="00EA0C6E">
              <w:rPr>
                <w:rFonts w:cs="Times New Roman"/>
                <w:lang w:val="en-US"/>
              </w:rPr>
              <w:t>AEGL 3</w:t>
            </w:r>
          </w:p>
        </w:tc>
        <w:tc>
          <w:tcPr>
            <w:tcW w:w="1657" w:type="dxa"/>
            <w:vAlign w:val="center"/>
          </w:tcPr>
          <w:p w14:paraId="659466B0"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76</w:t>
            </w:r>
          </w:p>
        </w:tc>
        <w:tc>
          <w:tcPr>
            <w:tcW w:w="1657" w:type="dxa"/>
            <w:vAlign w:val="center"/>
          </w:tcPr>
          <w:p w14:paraId="09344ADA"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59</w:t>
            </w:r>
          </w:p>
        </w:tc>
        <w:tc>
          <w:tcPr>
            <w:tcW w:w="1657" w:type="dxa"/>
            <w:vAlign w:val="center"/>
          </w:tcPr>
          <w:p w14:paraId="362849AA"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50</w:t>
            </w:r>
          </w:p>
        </w:tc>
        <w:tc>
          <w:tcPr>
            <w:tcW w:w="1685" w:type="dxa"/>
            <w:vAlign w:val="center"/>
          </w:tcPr>
          <w:p w14:paraId="429EC8A3"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37</w:t>
            </w:r>
          </w:p>
        </w:tc>
        <w:tc>
          <w:tcPr>
            <w:tcW w:w="1604" w:type="dxa"/>
            <w:vAlign w:val="center"/>
          </w:tcPr>
          <w:p w14:paraId="6083F2CC" w14:textId="77777777" w:rsidR="00A434DB" w:rsidRPr="00EA0C6E" w:rsidRDefault="00A434DB" w:rsidP="00251068">
            <w:pPr>
              <w:jc w:val="center"/>
              <w:cnfStyle w:val="000000000000" w:firstRow="0" w:lastRow="0" w:firstColumn="0" w:lastColumn="0" w:oddVBand="0" w:evenVBand="0" w:oddHBand="0" w:evenHBand="0" w:firstRowFirstColumn="0" w:firstRowLastColumn="0" w:lastRowFirstColumn="0" w:lastRowLastColumn="0"/>
              <w:rPr>
                <w:rFonts w:cs="Times New Roman"/>
                <w:lang w:val="en-US"/>
              </w:rPr>
            </w:pPr>
            <w:r w:rsidRPr="00EA0C6E">
              <w:rPr>
                <w:rFonts w:cs="Times New Roman"/>
                <w:lang w:val="en-US"/>
              </w:rPr>
              <w:t>31</w:t>
            </w:r>
          </w:p>
        </w:tc>
      </w:tr>
    </w:tbl>
    <w:p w14:paraId="19B08E17" w14:textId="77777777" w:rsidR="0054783C" w:rsidRPr="00EA0C6E" w:rsidRDefault="0054783C" w:rsidP="0054783C">
      <w:pPr>
        <w:rPr>
          <w:rFonts w:cs="Times New Roman"/>
        </w:rPr>
      </w:pPr>
    </w:p>
    <w:p w14:paraId="438BA9BE" w14:textId="1A27704C" w:rsidR="00AF7D66" w:rsidRPr="00EA0C6E" w:rsidRDefault="00413048" w:rsidP="00413048">
      <w:pPr>
        <w:pStyle w:val="Heading2"/>
      </w:pPr>
      <w:bookmarkStart w:id="34" w:name="_Ref226809641"/>
      <w:bookmarkStart w:id="35" w:name="_Ref226809649"/>
      <w:bookmarkStart w:id="36" w:name="_Ref226809652"/>
      <w:bookmarkStart w:id="37" w:name="_Ref226809657"/>
      <w:bookmarkStart w:id="38" w:name="_Ref226809690"/>
      <w:bookmarkStart w:id="39" w:name="_Ref226809699"/>
      <w:bookmarkStart w:id="40" w:name="_Ref227229386"/>
      <w:bookmarkStart w:id="41" w:name="_Toc227411769"/>
      <w:r w:rsidRPr="00EA0C6E">
        <w:t>Εκτίμηση</w:t>
      </w:r>
      <w:r w:rsidR="00AF7D66" w:rsidRPr="00EA0C6E">
        <w:t xml:space="preserve"> </w:t>
      </w:r>
      <w:r w:rsidR="00EF0092" w:rsidRPr="00EA0C6E">
        <w:t>φυσιολογικών</w:t>
      </w:r>
      <w:r w:rsidR="00AF7D66" w:rsidRPr="00EA0C6E">
        <w:t xml:space="preserve"> επιπτώσεων</w:t>
      </w:r>
      <w:bookmarkEnd w:id="34"/>
      <w:bookmarkEnd w:id="35"/>
      <w:bookmarkEnd w:id="36"/>
      <w:bookmarkEnd w:id="37"/>
      <w:bookmarkEnd w:id="38"/>
      <w:bookmarkEnd w:id="39"/>
      <w:r w:rsidRPr="00EA0C6E">
        <w:t xml:space="preserve"> στα μοντέλα εκκένωσης</w:t>
      </w:r>
      <w:bookmarkEnd w:id="40"/>
      <w:bookmarkEnd w:id="41"/>
    </w:p>
    <w:p w14:paraId="08FCBCA6" w14:textId="44F5C567" w:rsidR="00A30D97" w:rsidRPr="00EA0C6E" w:rsidRDefault="0054783C" w:rsidP="00A434DB">
      <w:pPr>
        <w:rPr>
          <w:rFonts w:cs="Times New Roman"/>
        </w:rPr>
      </w:pPr>
      <w:r w:rsidRPr="00EA0C6E">
        <w:rPr>
          <w:rFonts w:cs="Times New Roman"/>
        </w:rPr>
        <w:t xml:space="preserve">Για την </w:t>
      </w:r>
      <w:r w:rsidR="00413048" w:rsidRPr="00EA0C6E">
        <w:rPr>
          <w:rFonts w:cs="Times New Roman"/>
        </w:rPr>
        <w:t>εκτίμηση</w:t>
      </w:r>
      <w:r w:rsidRPr="00EA0C6E">
        <w:rPr>
          <w:rFonts w:cs="Times New Roman"/>
        </w:rPr>
        <w:t xml:space="preserve"> των επιπτώσεων στην ανθρώπινη φυσιολογία χρησιμοποιήθηκε ως βάση το μοντέλο των </w:t>
      </w:r>
      <w:hyperlink w:anchor="_ENREF_10" w:tooltip="Boris, 2014 #5"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AuthorYear="1"&gt;&lt;Author&gt;Boris&lt;/Author&gt;&lt;Year&gt;2014&lt;/Year&gt;&lt;RecNum&gt;5&lt;/RecNum&gt;&lt;DisplayText&gt;Boris and Patnaik (2014)&lt;/DisplayText&gt;&lt;record&gt;&lt;rec-number&gt;5&lt;/rec-number&gt;&lt;foreign-keys&gt;&lt;key app="EN" db-id="dxs5p5de0w55t0erd255s0tbrzsd22z0ts0d" timestamp="1766403908"&gt;5&lt;/key&gt;&lt;/foreign-keys&gt;&lt;ref-type name="Report"&gt;27&lt;/ref-type&gt;&lt;contributors&gt;&lt;authors&gt;&lt;author&gt;Boris, J. P.&lt;/author&gt;&lt;author&gt;Patnaik, G.&lt;/author&gt;&lt;/authors&gt;&lt;/contributors&gt;&lt;titles&gt;&lt;title&gt;Acute Exposure Guideline Levels (AEGLs) for Time Varying Toxic Plumes&lt;/title&gt;&lt;/titles&gt;&lt;pages&gt;1-29&lt;/pages&gt;&lt;dates&gt;&lt;year&gt;2014&lt;/year&gt;&lt;/dates&gt;&lt;pub-location&gt;Washington, DC&lt;/pub-location&gt;&lt;publisher&gt;Naval Research Laboratory, Laboratories for Computational Physics and Fluid Dynamics&lt;/publisher&gt;&lt;work-type&gt;Report No. NRL/MR/6003-14-9493&lt;/work-type&gt;&lt;urls&gt;&lt;/urls&gt;&lt;/record&gt;&lt;/Cite&gt;&lt;/EndNote&gt;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Boris and Patnaik (2014)</w:t>
        </w:r>
        <w:r w:rsidR="007E65F5" w:rsidRPr="00EA0C6E">
          <w:rPr>
            <w:rStyle w:val="Hyperlink"/>
            <w:rFonts w:cs="Times New Roman"/>
          </w:rPr>
          <w:fldChar w:fldCharType="end"/>
        </w:r>
      </w:hyperlink>
      <w:r w:rsidRPr="00EA0C6E">
        <w:rPr>
          <w:rFonts w:cs="Times New Roman"/>
        </w:rPr>
        <w:t xml:space="preserve"> με την </w:t>
      </w:r>
      <w:r w:rsidR="00324CDD" w:rsidRPr="00EA0C6E">
        <w:rPr>
          <w:rFonts w:cs="Times New Roman"/>
        </w:rPr>
        <w:t xml:space="preserve">προσθήκη </w:t>
      </w:r>
      <w:r w:rsidRPr="00EA0C6E">
        <w:rPr>
          <w:rFonts w:cs="Times New Roman"/>
        </w:rPr>
        <w:t xml:space="preserve">των </w:t>
      </w:r>
      <w:hyperlink w:anchor="_ENREF_65" w:tooltip="Shaikh, 2020 #14"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Shaikh et al. (2020)</w:t>
        </w:r>
        <w:r w:rsidR="007E65F5" w:rsidRPr="00EA0C6E">
          <w:rPr>
            <w:rStyle w:val="Hyperlink"/>
            <w:rFonts w:cs="Times New Roman"/>
          </w:rPr>
          <w:fldChar w:fldCharType="end"/>
        </w:r>
      </w:hyperlink>
      <w:r w:rsidR="00324CDD" w:rsidRPr="00EA0C6E">
        <w:rPr>
          <w:rFonts w:cs="Times New Roman"/>
        </w:rPr>
        <w:t xml:space="preserve"> για το πώς επηρεάζεται η ταχύτητα κίνησης των εμπλεκόμενων</w:t>
      </w:r>
      <w:r w:rsidRPr="00EA0C6E">
        <w:rPr>
          <w:rFonts w:cs="Times New Roman"/>
        </w:rPr>
        <w:t xml:space="preserve">. </w:t>
      </w:r>
    </w:p>
    <w:p w14:paraId="4C59A7E9" w14:textId="5CC07616" w:rsidR="0054783C" w:rsidRPr="00EA0C6E" w:rsidRDefault="00D27958" w:rsidP="0054783C">
      <w:pPr>
        <w:rPr>
          <w:rFonts w:cs="Times New Roman"/>
        </w:rPr>
      </w:pPr>
      <w:r w:rsidRPr="00EA0C6E">
        <w:rPr>
          <w:rFonts w:cs="Times New Roman"/>
        </w:rPr>
        <w:t xml:space="preserve">Οι </w:t>
      </w:r>
      <w:hyperlink w:anchor="_ENREF_24" w:tooltip="Helbing, 2000 #99" w:history="1">
        <w:commentRangeStart w:id="42"/>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AuthorYear="1"&gt;&lt;Author&gt;Helbing&lt;/Author&gt;&lt;Year&gt;2000&lt;/Year&gt;&lt;RecNum&gt;99&lt;/RecNum&gt;&lt;DisplayText&gt;Helbing et al. (2000)&lt;/DisplayText&gt;&lt;record&gt;&lt;rec-number&gt;99&lt;/rec-number&gt;&lt;foreign-keys&gt;&lt;key app="EN" db-id="dxs5p5de0w55t0erd255s0tbrzsd22z0ts0d" timestamp="1776171766"&gt;99&lt;/key&gt;&lt;/foreign-keys&gt;&lt;ref-type name="Journal Article"&gt;17&lt;/ref-type&gt;&lt;contributors&gt;&lt;authors&gt;&lt;author&gt;Helbing, Dirk&lt;/author&gt;&lt;author&gt;Farkas, Illés&lt;/author&gt;&lt;author&gt;Vicsek, Tamás&lt;/author&gt;&lt;/authors&gt;&lt;/contributors&gt;&lt;titles&gt;&lt;title&gt;Simulating Dynamic Features of Escape Panic&lt;/title&gt;&lt;secondary-title&gt;Nature&lt;/secondary-title&gt;&lt;/titles&gt;&lt;periodical&gt;&lt;full-title&gt;Nature&lt;/full-title&gt;&lt;/periodical&gt;&lt;pages&gt;487-490&lt;/pages&gt;&lt;volume&gt;407&lt;/volume&gt;&lt;dates&gt;&lt;year&gt;2000&lt;/year&gt;&lt;pub-dates&gt;&lt;date&gt;09/28&lt;/date&gt;&lt;/pub-dates&gt;&lt;/dates&gt;&lt;urls&gt;&lt;/urls&gt;&lt;electronic-resource-num&gt;10.1038/35035023&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Helbing et al. (2000)</w:t>
        </w:r>
        <w:r w:rsidR="007E65F5" w:rsidRPr="00EA0C6E">
          <w:rPr>
            <w:rStyle w:val="Hyperlink"/>
            <w:rFonts w:cs="Times New Roman"/>
          </w:rPr>
          <w:fldChar w:fldCharType="end"/>
        </w:r>
        <w:commentRangeEnd w:id="42"/>
        <w:r w:rsidR="007E65F5" w:rsidRPr="00EA0C6E">
          <w:rPr>
            <w:rStyle w:val="CommentReference"/>
            <w:rFonts w:cs="Times New Roman"/>
            <w:sz w:val="24"/>
            <w:szCs w:val="22"/>
          </w:rPr>
          <w:commentReference w:id="42"/>
        </w:r>
      </w:hyperlink>
      <w:r w:rsidR="009320C0" w:rsidRPr="00EA0C6E">
        <w:rPr>
          <w:rFonts w:cs="Times New Roman"/>
        </w:rPr>
        <w:t xml:space="preserve"> </w:t>
      </w:r>
      <w:r w:rsidRPr="00EA0C6E">
        <w:rPr>
          <w:rFonts w:cs="Times New Roman"/>
        </w:rPr>
        <w:t>αναφέρουν ότι η μέση ταχύτητα κίνησης</w:t>
      </w:r>
      <w:r w:rsidR="00E63F54" w:rsidRPr="00EA0C6E">
        <w:rPr>
          <w:rFonts w:cs="Times New Roman"/>
        </w:rPr>
        <w:t xml:space="preserve"> του ανθρώπου είναι </w:t>
      </w:r>
      <m:oMath>
        <m:r>
          <m:rPr>
            <m:sty m:val="p"/>
          </m:rPr>
          <w:rPr>
            <w:rFonts w:ascii="Cambria Math" w:hAnsi="Cambria Math" w:cs="Times New Roman"/>
          </w:rPr>
          <m:t>1.35</m:t>
        </m:r>
        <m:f>
          <m:fPr>
            <m:type m:val="lin"/>
            <m:ctrlPr>
              <w:rPr>
                <w:rFonts w:ascii="Cambria Math" w:hAnsi="Cambria Math" w:cs="Times New Roman"/>
              </w:rPr>
            </m:ctrlPr>
          </m:fPr>
          <m:num>
            <m:r>
              <m:rPr>
                <m:sty m:val="p"/>
              </m:rPr>
              <w:rPr>
                <w:rFonts w:ascii="Cambria Math" w:hAnsi="Cambria Math" w:cs="Times New Roman"/>
                <w:lang w:val="en-US"/>
              </w:rPr>
              <m:t>m</m:t>
            </m:r>
          </m:num>
          <m:den>
            <m:r>
              <m:rPr>
                <m:sty m:val="p"/>
              </m:rPr>
              <w:rPr>
                <w:rFonts w:ascii="Cambria Math" w:hAnsi="Cambria Math" w:cs="Times New Roman"/>
              </w:rPr>
              <m:t>s</m:t>
            </m:r>
          </m:den>
        </m:f>
      </m:oMath>
      <w:r w:rsidR="00E63F54" w:rsidRPr="00EA0C6E">
        <w:rPr>
          <w:rFonts w:cs="Times New Roman"/>
        </w:rPr>
        <w:t xml:space="preserve">. </w:t>
      </w:r>
      <w:r w:rsidRPr="00EA0C6E">
        <w:rPr>
          <w:rFonts w:cs="Times New Roman"/>
        </w:rPr>
        <w:t xml:space="preserve">Όσο το τοξικό φορτίο του εκτιθέμενου βρίσκεται εντός του </w:t>
      </w:r>
      <w:r w:rsidRPr="00EA0C6E">
        <w:rPr>
          <w:rFonts w:cs="Times New Roman"/>
          <w:lang w:val="en-US"/>
        </w:rPr>
        <w:t>AEGL</w:t>
      </w:r>
      <w:r w:rsidRPr="00EA0C6E">
        <w:rPr>
          <w:rFonts w:cs="Times New Roman"/>
        </w:rPr>
        <w:t xml:space="preserve"> 1</w:t>
      </w:r>
      <w:r w:rsidR="00CA1D21" w:rsidRPr="00EA0C6E">
        <w:rPr>
          <w:rFonts w:cs="Times New Roman"/>
        </w:rPr>
        <w:t xml:space="preserve"> (για τα 10 λεπτά, από 0 </w:t>
      </w:r>
      <w:r w:rsidR="00CA1D21" w:rsidRPr="00EA0C6E">
        <w:rPr>
          <w:rFonts w:cs="Times New Roman"/>
          <w:lang w:val="en-US"/>
        </w:rPr>
        <w:t>ppm</w:t>
      </w:r>
      <w:r w:rsidR="00CA1D21" w:rsidRPr="00EA0C6E">
        <w:rPr>
          <w:rFonts w:cs="Times New Roman"/>
        </w:rPr>
        <w:t xml:space="preserve"> έως 0.75 </w:t>
      </w:r>
      <w:r w:rsidR="00CA1D21" w:rsidRPr="00EA0C6E">
        <w:rPr>
          <w:rFonts w:cs="Times New Roman"/>
          <w:lang w:val="en-US"/>
        </w:rPr>
        <w:t>ppm</w:t>
      </w:r>
      <w:r w:rsidR="00CA1D21" w:rsidRPr="00EA0C6E">
        <w:rPr>
          <w:rFonts w:cs="Times New Roman"/>
        </w:rPr>
        <w:t>)</w:t>
      </w:r>
      <w:r w:rsidRPr="00EA0C6E">
        <w:rPr>
          <w:rFonts w:cs="Times New Roman"/>
        </w:rPr>
        <w:t>, παρατηρείται μόνο το φαινόμενο της οσμής.</w:t>
      </w:r>
      <w:r w:rsidR="00E00B06" w:rsidRPr="00EA0C6E">
        <w:rPr>
          <w:rFonts w:cs="Times New Roman"/>
        </w:rPr>
        <w:t xml:space="preserve"> Αυτό το γεγονός δύναται να οδηγήσει στον πανικό του ατόμου, το οποίο με τη σειρά του οδηγεί στην αύξηση της ταχύτητας κίνησής του, ως τα </w:t>
      </w:r>
      <m:oMath>
        <m:r>
          <m:rPr>
            <m:sty m:val="p"/>
          </m:rPr>
          <w:rPr>
            <w:rFonts w:ascii="Cambria Math" w:hAnsi="Cambria Math" w:cs="Times New Roman"/>
          </w:rPr>
          <m:t>2</m:t>
        </m:r>
        <m:f>
          <m:fPr>
            <m:type m:val="lin"/>
            <m:ctrlPr>
              <w:rPr>
                <w:rFonts w:ascii="Cambria Math" w:hAnsi="Cambria Math" w:cs="Times New Roman"/>
              </w:rPr>
            </m:ctrlPr>
          </m:fPr>
          <m:num>
            <m:r>
              <m:rPr>
                <m:sty m:val="p"/>
              </m:rPr>
              <w:rPr>
                <w:rFonts w:ascii="Cambria Math" w:hAnsi="Cambria Math" w:cs="Times New Roman"/>
                <w:lang w:val="en-US"/>
              </w:rPr>
              <m:t>m</m:t>
            </m:r>
          </m:num>
          <m:den>
            <m:r>
              <m:rPr>
                <m:sty m:val="p"/>
              </m:rPr>
              <w:rPr>
                <w:rFonts w:ascii="Cambria Math" w:hAnsi="Cambria Math" w:cs="Times New Roman"/>
              </w:rPr>
              <m:t>s</m:t>
            </m:r>
          </m:den>
        </m:f>
      </m:oMath>
      <w:r w:rsidR="00E00B06" w:rsidRPr="00EA0C6E">
        <w:rPr>
          <w:rFonts w:cs="Times New Roman"/>
        </w:rPr>
        <w:t>, χωρίς να προκαλέσει κάποιες άλλες παρενέργειες.</w:t>
      </w:r>
      <w:r w:rsidRPr="00EA0C6E">
        <w:rPr>
          <w:rFonts w:cs="Times New Roman"/>
        </w:rPr>
        <w:t xml:space="preserve"> Στο </w:t>
      </w:r>
      <w:r w:rsidRPr="00EA0C6E">
        <w:rPr>
          <w:rFonts w:cs="Times New Roman"/>
          <w:lang w:val="en-US"/>
        </w:rPr>
        <w:t>AEGL</w:t>
      </w:r>
      <w:r w:rsidRPr="00EA0C6E">
        <w:rPr>
          <w:rFonts w:cs="Times New Roman"/>
        </w:rPr>
        <w:t xml:space="preserve"> 2</w:t>
      </w:r>
      <w:r w:rsidR="00CA1D21" w:rsidRPr="00EA0C6E">
        <w:rPr>
          <w:rFonts w:cs="Times New Roman"/>
        </w:rPr>
        <w:t xml:space="preserve"> (για τα 10 λεπτά, από 0.75 </w:t>
      </w:r>
      <w:r w:rsidR="00CA1D21" w:rsidRPr="00EA0C6E">
        <w:rPr>
          <w:rFonts w:cs="Times New Roman"/>
          <w:lang w:val="en-US"/>
        </w:rPr>
        <w:t>ppm</w:t>
      </w:r>
      <w:r w:rsidR="00CA1D21" w:rsidRPr="00EA0C6E">
        <w:rPr>
          <w:rFonts w:cs="Times New Roman"/>
        </w:rPr>
        <w:t xml:space="preserve"> έως 41 </w:t>
      </w:r>
      <w:r w:rsidR="00CA1D21" w:rsidRPr="00EA0C6E">
        <w:rPr>
          <w:rFonts w:cs="Times New Roman"/>
          <w:lang w:val="en-US"/>
        </w:rPr>
        <w:t>ppm</w:t>
      </w:r>
      <w:r w:rsidR="00CA1D21" w:rsidRPr="00EA0C6E">
        <w:rPr>
          <w:rFonts w:cs="Times New Roman"/>
        </w:rPr>
        <w:t>)</w:t>
      </w:r>
      <w:r w:rsidRPr="00EA0C6E">
        <w:rPr>
          <w:rFonts w:cs="Times New Roman"/>
        </w:rPr>
        <w:t xml:space="preserve"> αρχίζουν και εμφανίζονται συμπτώματα ενόχλησης (βήχας, ενόχληση στο λαιμό, τα πνευμόνια και τα μάτια)</w:t>
      </w:r>
      <w:r w:rsidR="00E00B06" w:rsidRPr="00EA0C6E">
        <w:rPr>
          <w:rFonts w:cs="Times New Roman"/>
        </w:rPr>
        <w:t xml:space="preserve">. Οι </w:t>
      </w:r>
      <w:hyperlink w:anchor="_ENREF_69" w:tooltip="Stevens, 1999 #65"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AuthorYear="1"&gt;&lt;Author&gt;STEVENS&lt;/Author&gt;&lt;Year&gt;1999&lt;/Year&gt;&lt;RecNum&gt;65&lt;/RecNum&gt;&lt;DisplayText&gt;Stevens et al. (1999)&lt;/DisplayText&gt;&lt;record&gt;&lt;rec-number&gt;65&lt;/rec-number&gt;&lt;foreign-keys&gt;&lt;key app="EN" db-id="dxs5p5de0w55t0erd255s0tbrzsd22z0ts0d" timestamp="1774295177"&gt;65&lt;/key&gt;&lt;/foreign-keys&gt;&lt;ref-type name="Journal Article"&gt;17&lt;/ref-type&gt;&lt;contributors&gt;&lt;authors&gt;&lt;author&gt;Stevens, DAMIEN&lt;/author&gt;&lt;author&gt;ELPERN, ELLEN&lt;/author&gt;&lt;author&gt;SHARMA, KAILASH&lt;/author&gt;&lt;author&gt;SZIDON, PETER&lt;/author&gt;&lt;author&gt;ANKIN, MICHAEL&lt;/author&gt;&lt;author&gt;KESTEN, STEVEN&lt;/author&gt;&lt;/authors&gt;&lt;/contributors&gt;&lt;titles&gt;&lt;title&gt;Comparison of Hallway and Treadmill Six-minute Walk Tests&lt;/title&gt;&lt;/titles&gt;&lt;pages&gt;1540-1543&lt;/pages&gt;&lt;volume&gt;160&lt;/volume&gt;&lt;number&gt;5&lt;/number&gt;&lt;dates&gt;&lt;year&gt;1999&lt;/year&gt;&lt;/dates&gt;&lt;accession-num&gt;10556117&lt;/accession-num&gt;&lt;urls&gt;&lt;related-urls&gt;&lt;url&gt;https://www.atsjournals.org/doi/abs/10.1164/ajrccm.160.5.9808139&lt;/url&gt;&lt;/related-urls&gt;&lt;/urls&gt;&lt;electronic-resource-num&gt;10.1164/ajrccm.160.5.9808139&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Stevens et al. (1999)</w:t>
        </w:r>
        <w:r w:rsidR="007E65F5" w:rsidRPr="00EA0C6E">
          <w:rPr>
            <w:rStyle w:val="Hyperlink"/>
            <w:rFonts w:cs="Times New Roman"/>
          </w:rPr>
          <w:fldChar w:fldCharType="end"/>
        </w:r>
      </w:hyperlink>
      <w:r w:rsidR="00694091" w:rsidRPr="00EA0C6E">
        <w:rPr>
          <w:rFonts w:cs="Times New Roman"/>
        </w:rPr>
        <w:t xml:space="preserve"> σε μια έρευνα με ανθρώπους με παρόμοια συμπτώματα προσδιόρισαν πως η μέγιστη ταχύτητα κίνησής τους ήταν </w:t>
      </w:r>
      <m:oMath>
        <m:r>
          <m:rPr>
            <m:sty m:val="p"/>
          </m:rPr>
          <w:rPr>
            <w:rFonts w:ascii="Cambria Math" w:hAnsi="Cambria Math" w:cs="Times New Roman"/>
          </w:rPr>
          <m:t>1</m:t>
        </m:r>
        <m:f>
          <m:fPr>
            <m:type m:val="lin"/>
            <m:ctrlPr>
              <w:rPr>
                <w:rFonts w:ascii="Cambria Math" w:hAnsi="Cambria Math" w:cs="Times New Roman"/>
              </w:rPr>
            </m:ctrlPr>
          </m:fPr>
          <m:num>
            <m:r>
              <m:rPr>
                <m:sty m:val="p"/>
              </m:rPr>
              <w:rPr>
                <w:rFonts w:ascii="Cambria Math" w:hAnsi="Cambria Math" w:cs="Times New Roman"/>
                <w:lang w:val="en-US"/>
              </w:rPr>
              <m:t>m</m:t>
            </m:r>
          </m:num>
          <m:den>
            <m:r>
              <m:rPr>
                <m:sty m:val="p"/>
              </m:rPr>
              <w:rPr>
                <w:rFonts w:ascii="Cambria Math" w:hAnsi="Cambria Math" w:cs="Times New Roman"/>
              </w:rPr>
              <m:t>s</m:t>
            </m:r>
          </m:den>
        </m:f>
      </m:oMath>
      <w:r w:rsidR="00694091" w:rsidRPr="00EA0C6E">
        <w:rPr>
          <w:rFonts w:cs="Times New Roman"/>
        </w:rPr>
        <w:t xml:space="preserve">, το οποίο θεωρείται και η μέγιστη δυνατή ταχύτητα κίνησης για το </w:t>
      </w:r>
      <w:r w:rsidR="00694091" w:rsidRPr="00EA0C6E">
        <w:rPr>
          <w:rFonts w:cs="Times New Roman"/>
          <w:lang w:val="en-US"/>
        </w:rPr>
        <w:t>AEGL</w:t>
      </w:r>
      <w:r w:rsidR="00694091" w:rsidRPr="00EA0C6E">
        <w:rPr>
          <w:rFonts w:cs="Times New Roman"/>
        </w:rPr>
        <w:t xml:space="preserve"> 2</w:t>
      </w:r>
      <w:r w:rsidRPr="00EA0C6E">
        <w:rPr>
          <w:rFonts w:cs="Times New Roman"/>
        </w:rPr>
        <w:t xml:space="preserve">. Στο </w:t>
      </w:r>
      <w:r w:rsidRPr="00EA0C6E">
        <w:rPr>
          <w:rFonts w:cs="Times New Roman"/>
          <w:lang w:val="en-US"/>
        </w:rPr>
        <w:t>AEGL</w:t>
      </w:r>
      <w:r w:rsidRPr="00EA0C6E">
        <w:rPr>
          <w:rFonts w:cs="Times New Roman"/>
        </w:rPr>
        <w:t xml:space="preserve"> 3</w:t>
      </w:r>
      <w:r w:rsidR="00CA1D21" w:rsidRPr="00EA0C6E">
        <w:rPr>
          <w:rFonts w:cs="Times New Roman"/>
        </w:rPr>
        <w:t xml:space="preserve"> (για τα 10 λεπτά, από 41 </w:t>
      </w:r>
      <w:r w:rsidR="00CA1D21" w:rsidRPr="00EA0C6E">
        <w:rPr>
          <w:rFonts w:cs="Times New Roman"/>
          <w:lang w:val="en-US"/>
        </w:rPr>
        <w:t>ppm</w:t>
      </w:r>
      <w:r w:rsidR="00CA1D21" w:rsidRPr="00EA0C6E">
        <w:rPr>
          <w:rFonts w:cs="Times New Roman"/>
        </w:rPr>
        <w:t xml:space="preserve"> έως 76 </w:t>
      </w:r>
      <w:r w:rsidR="00CA1D21" w:rsidRPr="00EA0C6E">
        <w:rPr>
          <w:rFonts w:cs="Times New Roman"/>
          <w:lang w:val="en-US"/>
        </w:rPr>
        <w:t>ppm</w:t>
      </w:r>
      <w:r w:rsidR="00CA1D21" w:rsidRPr="00EA0C6E">
        <w:rPr>
          <w:rFonts w:cs="Times New Roman"/>
        </w:rPr>
        <w:t>)</w:t>
      </w:r>
      <w:r w:rsidRPr="00EA0C6E">
        <w:rPr>
          <w:rFonts w:cs="Times New Roman"/>
        </w:rPr>
        <w:t xml:space="preserve"> εμφανίζεται πνευμονικό οίδημα μαζί με υπερδιέγερση του νευρικού συστήματος</w:t>
      </w:r>
      <w:r w:rsidR="00694091" w:rsidRPr="00EA0C6E">
        <w:rPr>
          <w:rFonts w:cs="Times New Roman"/>
        </w:rPr>
        <w:t xml:space="preserve">. Αυτά αντίστοιχα οδηγούν σε ελαχιστοποίηση της ταχύτητας κίνησης και απώλεια συνείδησης του εκτεθειμένου </w:t>
      </w:r>
      <w:r w:rsidR="00694091" w:rsidRPr="00EA0C6E">
        <w:rPr>
          <w:rFonts w:cs="Times New Roman"/>
        </w:rPr>
        <w:fldChar w:fldCharType="begin"/>
      </w:r>
      <w:r w:rsidR="00694091" w:rsidRPr="00EA0C6E">
        <w:rPr>
          <w:rFonts w:cs="Times New Roman"/>
        </w:rPr>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694091" w:rsidRPr="00EA0C6E">
        <w:rPr>
          <w:rFonts w:cs="Times New Roman"/>
        </w:rPr>
        <w:fldChar w:fldCharType="separate"/>
      </w:r>
      <w:r w:rsidR="00694091" w:rsidRPr="00EA0C6E">
        <w:rPr>
          <w:rFonts w:cs="Times New Roman"/>
          <w:noProof/>
        </w:rPr>
        <w:t>(</w:t>
      </w:r>
      <w:hyperlink w:anchor="_ENREF_65" w:tooltip="Shaikh, 2020 #14" w:history="1">
        <w:r w:rsidR="007E65F5" w:rsidRPr="00EA0C6E">
          <w:rPr>
            <w:rStyle w:val="Hyperlink"/>
            <w:rFonts w:cs="Times New Roman"/>
          </w:rPr>
          <w:t>Shaikh et al., 2020</w:t>
        </w:r>
      </w:hyperlink>
      <w:r w:rsidR="00694091" w:rsidRPr="00EA0C6E">
        <w:rPr>
          <w:rFonts w:cs="Times New Roman"/>
          <w:noProof/>
        </w:rPr>
        <w:t>)</w:t>
      </w:r>
      <w:r w:rsidR="00694091" w:rsidRPr="00EA0C6E">
        <w:rPr>
          <w:rFonts w:cs="Times New Roman"/>
        </w:rPr>
        <w:fldChar w:fldCharType="end"/>
      </w:r>
      <w:r w:rsidR="00694091" w:rsidRPr="00EA0C6E">
        <w:rPr>
          <w:rFonts w:cs="Times New Roman"/>
        </w:rPr>
        <w:t xml:space="preserve">. </w:t>
      </w:r>
      <w:commentRangeStart w:id="43"/>
      <w:commentRangeStart w:id="44"/>
      <w:r w:rsidR="00EE693D" w:rsidRPr="00EA0C6E">
        <w:rPr>
          <w:rFonts w:cs="Times New Roman"/>
        </w:rPr>
        <w:t xml:space="preserve">Ο </w:t>
      </w:r>
      <w:r w:rsidR="00EE693D" w:rsidRPr="00EA0C6E">
        <w:rPr>
          <w:rFonts w:cs="Times New Roman"/>
        </w:rPr>
        <w:fldChar w:fldCharType="begin"/>
      </w:r>
      <w:r w:rsidR="00EE693D" w:rsidRPr="00EA0C6E">
        <w:rPr>
          <w:rFonts w:cs="Times New Roman"/>
        </w:rPr>
        <w:instrText xml:space="preserve"> REF _Ref226808029 \h </w:instrText>
      </w:r>
      <w:r w:rsidR="00590BB7" w:rsidRPr="00EA0C6E">
        <w:rPr>
          <w:rFonts w:cs="Times New Roman"/>
        </w:rPr>
        <w:instrText xml:space="preserve"> \* MERGEFORMAT </w:instrText>
      </w:r>
      <w:r w:rsidR="00EE693D" w:rsidRPr="00EA0C6E">
        <w:rPr>
          <w:rFonts w:cs="Times New Roman"/>
        </w:rPr>
      </w:r>
      <w:r w:rsidR="00EE693D"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1</w:t>
      </w:r>
      <w:r w:rsidR="00EE693D" w:rsidRPr="00EA0C6E">
        <w:rPr>
          <w:rFonts w:cs="Times New Roman"/>
        </w:rPr>
        <w:fldChar w:fldCharType="end"/>
      </w:r>
      <w:r w:rsidR="00EE693D" w:rsidRPr="00EA0C6E">
        <w:rPr>
          <w:rFonts w:cs="Times New Roman"/>
        </w:rPr>
        <w:t xml:space="preserve"> ουσιαστικά παρουσιάζει για έναν ορισμένο χρόνο πόση θα πρέπει να είναι η συγκέντρωση του διαρρέοντος αερίου, ώστε ο εκτιθέμενος να εμφανίσει</w:t>
      </w:r>
      <w:r w:rsidR="00D257FD" w:rsidRPr="00EA0C6E">
        <w:rPr>
          <w:rFonts w:cs="Times New Roman"/>
        </w:rPr>
        <w:t xml:space="preserve"> σίγουρα</w:t>
      </w:r>
      <w:r w:rsidR="00EE693D" w:rsidRPr="00EA0C6E">
        <w:rPr>
          <w:rFonts w:cs="Times New Roman"/>
        </w:rPr>
        <w:t xml:space="preserve"> τα προαναφερθέντα συμπτώματα</w:t>
      </w:r>
      <w:r w:rsidR="00B444E4" w:rsidRPr="00EA0C6E">
        <w:rPr>
          <w:rFonts w:cs="Times New Roman"/>
        </w:rPr>
        <w:t>.</w:t>
      </w:r>
      <w:commentRangeEnd w:id="43"/>
      <w:r w:rsidR="005A60ED" w:rsidRPr="00EA0C6E">
        <w:rPr>
          <w:rStyle w:val="CommentReference"/>
          <w:rFonts w:cs="Times New Roman"/>
          <w:sz w:val="24"/>
          <w:szCs w:val="22"/>
        </w:rPr>
        <w:commentReference w:id="43"/>
      </w:r>
      <w:commentRangeEnd w:id="44"/>
      <w:r w:rsidR="000A6A54" w:rsidRPr="00EA0C6E">
        <w:rPr>
          <w:rStyle w:val="CommentReference"/>
          <w:rFonts w:cs="Times New Roman"/>
          <w:sz w:val="24"/>
          <w:szCs w:val="22"/>
        </w:rPr>
        <w:commentReference w:id="44"/>
      </w:r>
    </w:p>
    <w:p w14:paraId="16BE03D9" w14:textId="2F44B35B" w:rsidR="0054783C" w:rsidRPr="00EA0C6E" w:rsidRDefault="0054783C" w:rsidP="0054783C">
      <w:pPr>
        <w:rPr>
          <w:rFonts w:cs="Times New Roman"/>
        </w:rPr>
      </w:pPr>
      <w:r w:rsidRPr="00EA0C6E">
        <w:rPr>
          <w:rFonts w:cs="Times New Roman"/>
        </w:rPr>
        <w:t xml:space="preserve">Οι </w:t>
      </w:r>
      <w:hyperlink w:anchor="_ENREF_10" w:tooltip="Boris, 2014 #5"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AuthorYear="1"&gt;&lt;Author&gt;Boris&lt;/Author&gt;&lt;Year&gt;2014&lt;/Year&gt;&lt;RecNum&gt;5&lt;/RecNum&gt;&lt;DisplayText&gt;Boris and Patnaik (2014)&lt;/DisplayText&gt;&lt;record&gt;&lt;rec-number&gt;5&lt;/rec-number&gt;&lt;foreign-keys&gt;&lt;key app="EN" db-id="dxs5p5de0w55t0erd255s0tbrzsd22z0ts0d" timestamp="1766403908"&gt;5&lt;/key&gt;&lt;/foreign-keys&gt;&lt;ref-type name="Report"&gt;27&lt;/ref-type&gt;&lt;contributors&gt;&lt;authors&gt;&lt;author&gt;Boris, J. P.&lt;/author&gt;&lt;author&gt;Patnaik, G.&lt;/author&gt;&lt;/authors&gt;&lt;/contributors&gt;&lt;titles&gt;&lt;title&gt;Acute Exposure Guideline Levels (AEGLs) for Time Varying Toxic Plumes&lt;/title&gt;&lt;/titles&gt;&lt;pages&gt;1-29&lt;/pages&gt;&lt;dates&gt;&lt;year&gt;2014&lt;/year&gt;&lt;/dates&gt;&lt;pub-location&gt;Washington, DC&lt;/pub-location&gt;&lt;publisher&gt;Naval Research Laboratory, Laboratories for Computational Physics and Fluid Dynamics&lt;/publisher&gt;&lt;work-type&gt;Report No. NRL/MR/6003-14-9493&lt;/work-type&gt;&lt;urls&gt;&lt;/urls&gt;&lt;/record&gt;&lt;/Cite&gt;&lt;/EndNote&gt;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Boris and Patnaik (2014)</w:t>
        </w:r>
        <w:r w:rsidR="007E65F5" w:rsidRPr="00EA0C6E">
          <w:rPr>
            <w:rStyle w:val="Hyperlink"/>
            <w:rFonts w:cs="Times New Roman"/>
          </w:rPr>
          <w:fldChar w:fldCharType="end"/>
        </w:r>
      </w:hyperlink>
      <w:r w:rsidRPr="00EA0C6E">
        <w:rPr>
          <w:rFonts w:cs="Times New Roman"/>
        </w:rPr>
        <w:t xml:space="preserve"> ανέπτυξαν </w:t>
      </w:r>
      <w:r w:rsidR="00FC5F79" w:rsidRPr="00EA0C6E">
        <w:rPr>
          <w:rFonts w:cs="Times New Roman"/>
        </w:rPr>
        <w:t>τ</w:t>
      </w:r>
      <w:r w:rsidR="00376C81" w:rsidRPr="00EA0C6E">
        <w:rPr>
          <w:rFonts w:cs="Times New Roman"/>
        </w:rPr>
        <w:t>ην</w:t>
      </w:r>
      <w:r w:rsidRPr="00EA0C6E">
        <w:rPr>
          <w:rFonts w:cs="Times New Roman"/>
        </w:rPr>
        <w:t xml:space="preserve"> </w:t>
      </w:r>
      <w:commentRangeStart w:id="45"/>
      <w:commentRangeStart w:id="46"/>
      <w:commentRangeStart w:id="47"/>
      <w:r w:rsidR="00376C81" w:rsidRPr="00EA0C6E">
        <w:rPr>
          <w:rFonts w:cs="Times New Roman"/>
          <w:szCs w:val="24"/>
          <w:highlight w:val="yellow"/>
        </w:rPr>
        <w:fldChar w:fldCharType="begin"/>
      </w:r>
      <w:r w:rsidR="00376C81" w:rsidRPr="00EA0C6E">
        <w:rPr>
          <w:rFonts w:cs="Times New Roman"/>
          <w:szCs w:val="24"/>
        </w:rPr>
        <w:instrText xml:space="preserve"> REF _Ref226813285 \h </w:instrText>
      </w:r>
      <w:r w:rsidR="00165FC0" w:rsidRPr="00EA0C6E">
        <w:rPr>
          <w:rFonts w:cs="Times New Roman"/>
          <w:szCs w:val="24"/>
          <w:highlight w:val="yellow"/>
        </w:rPr>
        <w:instrText xml:space="preserve"> \* MERGEFORMAT </w:instrText>
      </w:r>
      <w:r w:rsidR="00376C81" w:rsidRPr="00EA0C6E">
        <w:rPr>
          <w:rFonts w:cs="Times New Roman"/>
          <w:szCs w:val="24"/>
          <w:highlight w:val="yellow"/>
        </w:rPr>
      </w:r>
      <w:r w:rsidR="00376C81" w:rsidRPr="00EA0C6E">
        <w:rPr>
          <w:rFonts w:cs="Times New Roman"/>
          <w:szCs w:val="24"/>
          <w:highlight w:val="yellow"/>
        </w:rPr>
        <w:fldChar w:fldCharType="separate"/>
      </w:r>
      <w:r w:rsidR="00EA0C6E" w:rsidRPr="00EA0C6E">
        <w:rPr>
          <w:rFonts w:cs="Times New Roman"/>
          <w:szCs w:val="24"/>
        </w:rPr>
        <w:t xml:space="preserve">Εξίσωση </w:t>
      </w:r>
      <w:r w:rsidR="00EA0C6E" w:rsidRPr="00EA0C6E">
        <w:rPr>
          <w:rFonts w:cs="Times New Roman"/>
          <w:noProof/>
          <w:szCs w:val="24"/>
        </w:rPr>
        <w:t>1</w:t>
      </w:r>
      <w:r w:rsidR="00376C81" w:rsidRPr="00EA0C6E">
        <w:rPr>
          <w:rFonts w:cs="Times New Roman"/>
          <w:szCs w:val="24"/>
          <w:highlight w:val="yellow"/>
        </w:rPr>
        <w:fldChar w:fldCharType="end"/>
      </w:r>
      <w:r w:rsidR="006E5CBE" w:rsidRPr="00EA0C6E">
        <w:rPr>
          <w:rFonts w:cs="Times New Roman"/>
          <w:szCs w:val="24"/>
        </w:rPr>
        <w:t>,</w:t>
      </w:r>
      <w:r w:rsidR="001659AA" w:rsidRPr="00EA0C6E">
        <w:rPr>
          <w:rFonts w:cs="Times New Roman"/>
          <w:szCs w:val="24"/>
        </w:rPr>
        <w:t xml:space="preserve"> </w:t>
      </w:r>
      <w:r w:rsidR="006E5CBE" w:rsidRPr="00EA0C6E">
        <w:rPr>
          <w:rFonts w:cs="Times New Roman"/>
          <w:szCs w:val="24"/>
        </w:rPr>
        <w:t>η οποία βασίζεται στην</w:t>
      </w:r>
      <w:r w:rsidRPr="00EA0C6E">
        <w:rPr>
          <w:rFonts w:cs="Times New Roman"/>
          <w:szCs w:val="24"/>
        </w:rPr>
        <w:t xml:space="preserve"> </w:t>
      </w:r>
      <w:r w:rsidR="00376C81" w:rsidRPr="00EA0C6E">
        <w:rPr>
          <w:rFonts w:cs="Times New Roman"/>
          <w:szCs w:val="24"/>
          <w:highlight w:val="yellow"/>
        </w:rPr>
        <w:fldChar w:fldCharType="begin"/>
      </w:r>
      <w:r w:rsidR="00376C81" w:rsidRPr="00EA0C6E">
        <w:rPr>
          <w:rFonts w:cs="Times New Roman"/>
          <w:szCs w:val="24"/>
        </w:rPr>
        <w:instrText xml:space="preserve"> REF _Ref226813314 \h </w:instrText>
      </w:r>
      <w:r w:rsidR="00165FC0" w:rsidRPr="00EA0C6E">
        <w:rPr>
          <w:rFonts w:cs="Times New Roman"/>
          <w:szCs w:val="24"/>
          <w:highlight w:val="yellow"/>
        </w:rPr>
        <w:instrText xml:space="preserve"> \* MERGEFORMAT </w:instrText>
      </w:r>
      <w:r w:rsidR="00376C81" w:rsidRPr="00EA0C6E">
        <w:rPr>
          <w:rFonts w:cs="Times New Roman"/>
          <w:szCs w:val="24"/>
          <w:highlight w:val="yellow"/>
        </w:rPr>
      </w:r>
      <w:r w:rsidR="00376C81" w:rsidRPr="00EA0C6E">
        <w:rPr>
          <w:rFonts w:cs="Times New Roman"/>
          <w:szCs w:val="24"/>
          <w:highlight w:val="yellow"/>
        </w:rPr>
        <w:fldChar w:fldCharType="separate"/>
      </w:r>
      <w:r w:rsidR="00EA0C6E" w:rsidRPr="00EA0C6E">
        <w:rPr>
          <w:rFonts w:cs="Times New Roman"/>
          <w:szCs w:val="24"/>
        </w:rPr>
        <w:t xml:space="preserve">Εξίσωση </w:t>
      </w:r>
      <w:r w:rsidR="00EA0C6E" w:rsidRPr="00EA0C6E">
        <w:rPr>
          <w:rFonts w:cs="Times New Roman"/>
          <w:noProof/>
          <w:szCs w:val="24"/>
        </w:rPr>
        <w:t>2</w:t>
      </w:r>
      <w:r w:rsidR="00376C81" w:rsidRPr="00EA0C6E">
        <w:rPr>
          <w:rFonts w:cs="Times New Roman"/>
          <w:szCs w:val="24"/>
          <w:highlight w:val="yellow"/>
        </w:rPr>
        <w:fldChar w:fldCharType="end"/>
      </w:r>
      <w:commentRangeEnd w:id="45"/>
      <w:r w:rsidR="005A60ED" w:rsidRPr="00EA0C6E">
        <w:rPr>
          <w:rStyle w:val="CommentReference"/>
          <w:rFonts w:cs="Times New Roman"/>
          <w:sz w:val="24"/>
          <w:szCs w:val="24"/>
        </w:rPr>
        <w:commentReference w:id="45"/>
      </w:r>
      <w:commentRangeEnd w:id="46"/>
      <w:r w:rsidR="000A6A54" w:rsidRPr="00EA0C6E">
        <w:rPr>
          <w:rStyle w:val="CommentReference"/>
          <w:rFonts w:cs="Times New Roman"/>
          <w:sz w:val="24"/>
          <w:szCs w:val="24"/>
        </w:rPr>
        <w:commentReference w:id="46"/>
      </w:r>
      <w:commentRangeEnd w:id="47"/>
      <w:r w:rsidR="006E5CBE" w:rsidRPr="00EA0C6E">
        <w:rPr>
          <w:rStyle w:val="CommentReference"/>
          <w:rFonts w:cs="Times New Roman"/>
          <w:sz w:val="24"/>
          <w:szCs w:val="24"/>
        </w:rPr>
        <w:commentReference w:id="47"/>
      </w:r>
      <w:r w:rsidR="006E5CBE" w:rsidRPr="00EA0C6E">
        <w:rPr>
          <w:rFonts w:cs="Times New Roman"/>
          <w:szCs w:val="24"/>
        </w:rPr>
        <w:t xml:space="preserve"> των </w:t>
      </w:r>
      <w:r w:rsidR="006E5CBE" w:rsidRPr="00EA0C6E">
        <w:rPr>
          <w:rFonts w:cs="Times New Roman"/>
          <w:szCs w:val="24"/>
        </w:rPr>
        <w:fldChar w:fldCharType="begin"/>
      </w:r>
      <w:r w:rsidR="006E5CBE" w:rsidRPr="00EA0C6E">
        <w:rPr>
          <w:rFonts w:cs="Times New Roman"/>
          <w:szCs w:val="24"/>
        </w:rPr>
        <w:instrText xml:space="preserve"> ADDIN EN.CITE &lt;EndNote&gt;&lt;Cite&gt;&lt;Author&gt;ten Berge&lt;/Author&gt;&lt;Year&gt;1986&lt;/Year&gt;&lt;RecNum&gt;66&lt;/RecNum&gt;&lt;DisplayText&gt;(ten Berge et al., 1986)&lt;/DisplayText&gt;&lt;record&gt;&lt;rec-number&gt;66&lt;/rec-number&gt;&lt;foreign-keys&gt;&lt;key app="EN" db-id="dxs5p5de0w55t0erd255s0tbrzsd22z0ts0d" timestamp="1774296610"&gt;66&lt;/key&gt;&lt;/foreign-keys&gt;&lt;ref-type name="Journal Article"&gt;17&lt;/ref-type&gt;&lt;contributors&gt;&lt;authors&gt;&lt;author&gt;ten Berge, W. F.&lt;/author&gt;&lt;author&gt;Zwart, A.&lt;/author&gt;&lt;author&gt;Appelman, L. M.&lt;/author&gt;&lt;/authors&gt;&lt;/contributors&gt;&lt;titles&gt;&lt;title&gt;Concentration—time mortality response relationship of irritant and systemically acting vapours and gases&lt;/title&gt;&lt;secondary-title&gt;Journal of Hazardous Materials&lt;/secondary-title&gt;&lt;/titles&gt;&lt;periodical&gt;&lt;full-title&gt;Journal of Hazardous Materials&lt;/full-title&gt;&lt;abbr-1&gt;J Hazard Mater&lt;/abbr-1&gt;&lt;/periodical&gt;&lt;pages&gt;301-309&lt;/pages&gt;&lt;volume&gt;13&lt;/volume&gt;&lt;number&gt;3&lt;/number&gt;&lt;dates&gt;&lt;year&gt;1986&lt;/year&gt;&lt;pub-dates&gt;&lt;date&gt;1986/08/01/&lt;/date&gt;&lt;/pub-dates&gt;&lt;/dates&gt;&lt;isbn&gt;0304-3894&lt;/isbn&gt;&lt;urls&gt;&lt;related-urls&gt;&lt;url&gt;https://www.sciencedirect.com/science/article/pii/0304389486850038&lt;/url&gt;&lt;/related-urls&gt;&lt;/urls&gt;&lt;electronic-resource-num&gt;https://doi.org/10.1016/0304-3894(86)85003-8&lt;/electronic-resource-num&gt;&lt;/record&gt;&lt;/Cite&gt;&lt;/EndNote&gt;</w:instrText>
      </w:r>
      <w:r w:rsidR="006E5CBE" w:rsidRPr="00EA0C6E">
        <w:rPr>
          <w:rFonts w:cs="Times New Roman"/>
          <w:szCs w:val="24"/>
        </w:rPr>
        <w:fldChar w:fldCharType="separate"/>
      </w:r>
      <w:r w:rsidR="006E5CBE" w:rsidRPr="00EA0C6E">
        <w:rPr>
          <w:rFonts w:cs="Times New Roman"/>
          <w:noProof/>
          <w:szCs w:val="24"/>
        </w:rPr>
        <w:t>(</w:t>
      </w:r>
      <w:hyperlink w:anchor="_ENREF_73" w:tooltip="ten Berge, 1986 #66" w:history="1">
        <w:r w:rsidR="007E65F5" w:rsidRPr="00EA0C6E">
          <w:rPr>
            <w:rStyle w:val="Hyperlink"/>
            <w:rFonts w:cs="Times New Roman"/>
          </w:rPr>
          <w:t>ten Berge et al., 1986</w:t>
        </w:r>
      </w:hyperlink>
      <w:r w:rsidR="006E5CBE" w:rsidRPr="00EA0C6E">
        <w:rPr>
          <w:rFonts w:cs="Times New Roman"/>
          <w:noProof/>
          <w:szCs w:val="24"/>
        </w:rPr>
        <w:t>)</w:t>
      </w:r>
      <w:r w:rsidR="006E5CBE" w:rsidRPr="00EA0C6E">
        <w:rPr>
          <w:rFonts w:cs="Times New Roman"/>
          <w:szCs w:val="24"/>
        </w:rPr>
        <w:fldChar w:fldCharType="end"/>
      </w:r>
      <w:r w:rsidRPr="00EA0C6E">
        <w:rPr>
          <w:rFonts w:cs="Times New Roman"/>
        </w:rPr>
        <w:t xml:space="preserve"> σύμφωνα με </w:t>
      </w:r>
      <w:r w:rsidR="001659AA" w:rsidRPr="00EA0C6E">
        <w:rPr>
          <w:rFonts w:cs="Times New Roman"/>
        </w:rPr>
        <w:t>τις οποίες</w:t>
      </w:r>
      <w:r w:rsidR="00530B57" w:rsidRPr="00EA0C6E">
        <w:rPr>
          <w:rFonts w:cs="Times New Roman"/>
        </w:rPr>
        <w:t xml:space="preserve"> μπορεί να προσδιοριστεί σε ποιο </w:t>
      </w:r>
      <w:r w:rsidR="00530B57" w:rsidRPr="00EA0C6E">
        <w:rPr>
          <w:rFonts w:cs="Times New Roman"/>
          <w:lang w:val="en-US"/>
        </w:rPr>
        <w:t>AEGL</w:t>
      </w:r>
      <w:r w:rsidR="00530B57" w:rsidRPr="00EA0C6E">
        <w:rPr>
          <w:rFonts w:cs="Times New Roman"/>
        </w:rPr>
        <w:t xml:space="preserve"> επίπεδο βρίσκεται ένας εκτεθειμένος μετά από μία ορισμένη χρονική στιγμή</w:t>
      </w:r>
      <w:r w:rsidR="0004542C" w:rsidRPr="00EA0C6E">
        <w:rPr>
          <w:rFonts w:cs="Times New Roman"/>
        </w:rPr>
        <w:t>, όταν εκτίθεται σε ορισμένη ποσότητα αερίου</w:t>
      </w:r>
      <w:r w:rsidRPr="00EA0C6E">
        <w:rPr>
          <w:rFonts w:cs="Times New Roman"/>
        </w:rPr>
        <w:t>.</w:t>
      </w:r>
    </w:p>
    <w:p w14:paraId="4226642B" w14:textId="2E656838" w:rsidR="00376C81" w:rsidRPr="00EA0C6E" w:rsidRDefault="00376C81" w:rsidP="00376C81">
      <w:pPr>
        <w:pStyle w:val="Caption"/>
        <w:keepNext/>
        <w:rPr>
          <w:rFonts w:cs="Times New Roman"/>
          <w:color w:val="FFFFFF" w:themeColor="background1"/>
          <w:sz w:val="2"/>
          <w:szCs w:val="2"/>
        </w:rPr>
      </w:pPr>
      <w:bookmarkStart w:id="48" w:name="_Ref226813285"/>
      <w:r w:rsidRPr="00EA0C6E">
        <w:rPr>
          <w:rFonts w:cs="Times New Roman"/>
          <w:color w:val="FFFFFF" w:themeColor="background1"/>
          <w:sz w:val="2"/>
          <w:szCs w:val="2"/>
        </w:rPr>
        <w:t xml:space="preserve">Εξίσωση </w:t>
      </w:r>
      <w:r w:rsidRPr="00EA0C6E">
        <w:rPr>
          <w:rFonts w:cs="Times New Roman"/>
          <w:color w:val="FFFFFF" w:themeColor="background1"/>
          <w:sz w:val="2"/>
          <w:szCs w:val="2"/>
        </w:rPr>
        <w:fldChar w:fldCharType="begin"/>
      </w:r>
      <w:r w:rsidRPr="00EA0C6E">
        <w:rPr>
          <w:rFonts w:cs="Times New Roman"/>
          <w:color w:val="FFFFFF" w:themeColor="background1"/>
          <w:sz w:val="2"/>
          <w:szCs w:val="2"/>
        </w:rPr>
        <w:instrText xml:space="preserve"> SEQ Εξίσωση \* ARABIC </w:instrText>
      </w:r>
      <w:r w:rsidRPr="00EA0C6E">
        <w:rPr>
          <w:rFonts w:cs="Times New Roman"/>
          <w:color w:val="FFFFFF" w:themeColor="background1"/>
          <w:sz w:val="2"/>
          <w:szCs w:val="2"/>
        </w:rPr>
        <w:fldChar w:fldCharType="separate"/>
      </w:r>
      <w:r w:rsidR="00EA0C6E" w:rsidRPr="00EA0C6E">
        <w:rPr>
          <w:rFonts w:cs="Times New Roman"/>
          <w:noProof/>
          <w:color w:val="FFFFFF" w:themeColor="background1"/>
          <w:sz w:val="2"/>
          <w:szCs w:val="2"/>
        </w:rPr>
        <w:t>1</w:t>
      </w:r>
      <w:r w:rsidRPr="00EA0C6E">
        <w:rPr>
          <w:rFonts w:cs="Times New Roman"/>
          <w:color w:val="FFFFFF" w:themeColor="background1"/>
          <w:sz w:val="2"/>
          <w:szCs w:val="2"/>
        </w:rPr>
        <w:fldChar w:fldCharType="end"/>
      </w:r>
      <w:bookmarkEnd w:id="48"/>
    </w:p>
    <w:p w14:paraId="3CB895AA" w14:textId="61C1E3DC" w:rsidR="00530B57" w:rsidRPr="00EA0C6E" w:rsidRDefault="00000000" w:rsidP="0054783C">
      <w:pPr>
        <w:rPr>
          <w:rFonts w:cs="Times New Roman"/>
          <w:iCs/>
          <w:lang w:val="en-US"/>
        </w:rPr>
      </w:pPr>
      <m:oMathPara>
        <m:oMath>
          <m:eqArr>
            <m:eqArrPr>
              <m:maxDist m:val="1"/>
              <m:ctrlPr>
                <w:rPr>
                  <w:rFonts w:ascii="Cambria Math" w:hAnsi="Cambria Math" w:cs="Times New Roman"/>
                  <w:iCs/>
                  <w:lang w:val="en-US"/>
                </w:rPr>
              </m:ctrlPr>
            </m:eqArrPr>
            <m:e>
              <m:r>
                <m:rPr>
                  <m:sty m:val="p"/>
                </m:rPr>
                <w:rPr>
                  <w:rFonts w:ascii="Cambria Math" w:hAnsi="Cambria Math" w:cs="Times New Roman"/>
                  <w:lang w:val="en-US"/>
                </w:rPr>
                <m:t>T</m:t>
              </m:r>
              <m:sSub>
                <m:sSubPr>
                  <m:ctrlPr>
                    <w:rPr>
                      <w:rFonts w:ascii="Cambria Math" w:hAnsi="Cambria Math" w:cs="Times New Roman"/>
                      <w:iCs/>
                      <w:lang w:val="en-US"/>
                    </w:rPr>
                  </m:ctrlPr>
                </m:sSubPr>
                <m:e>
                  <m:r>
                    <m:rPr>
                      <m:sty m:val="p"/>
                    </m:rPr>
                    <w:rPr>
                      <w:rFonts w:ascii="Cambria Math" w:hAnsi="Cambria Math" w:cs="Times New Roman"/>
                      <w:lang w:val="en-US"/>
                    </w:rPr>
                    <m:t>L</m:t>
                  </m:r>
                </m:e>
                <m:sub>
                  <m:r>
                    <m:rPr>
                      <m:sty m:val="p"/>
                    </m:rPr>
                    <w:rPr>
                      <w:rFonts w:ascii="Cambria Math" w:hAnsi="Cambria Math" w:cs="Times New Roman"/>
                      <w:lang w:val="en-US"/>
                    </w:rPr>
                    <m:t>rate</m:t>
                  </m:r>
                </m:sub>
              </m:sSub>
              <m:d>
                <m:dPr>
                  <m:ctrlPr>
                    <w:rPr>
                      <w:rFonts w:ascii="Cambria Math" w:hAnsi="Cambria Math" w:cs="Times New Roman"/>
                      <w:iCs/>
                      <w:lang w:val="en-US"/>
                    </w:rPr>
                  </m:ctrlPr>
                </m:dPr>
                <m:e>
                  <m:r>
                    <m:rPr>
                      <m:sty m:val="p"/>
                    </m:rPr>
                    <w:rPr>
                      <w:rFonts w:ascii="Cambria Math" w:hAnsi="Cambria Math" w:cs="Times New Roman"/>
                      <w:lang w:val="en-US"/>
                    </w:rPr>
                    <m:t>t</m:t>
                  </m:r>
                </m:e>
              </m:d>
              <m:r>
                <m:rPr>
                  <m:sty m:val="p"/>
                </m:rPr>
                <w:rPr>
                  <w:rFonts w:ascii="Cambria Math" w:hAnsi="Cambria Math" w:cs="Times New Roman"/>
                  <w:lang w:val="en-US"/>
                </w:rPr>
                <m:t>=</m:t>
              </m:r>
              <m:f>
                <m:fPr>
                  <m:ctrlPr>
                    <w:rPr>
                      <w:rFonts w:ascii="Cambria Math" w:hAnsi="Cambria Math" w:cs="Times New Roman"/>
                      <w:iCs/>
                      <w:lang w:val="en-US"/>
                    </w:rPr>
                  </m:ctrlPr>
                </m:fPr>
                <m:num>
                  <m:r>
                    <m:rPr>
                      <m:sty m:val="p"/>
                    </m:rPr>
                    <w:rPr>
                      <w:rFonts w:ascii="Cambria Math" w:hAnsi="Cambria Math" w:cs="Times New Roman"/>
                      <w:lang w:val="en-US"/>
                    </w:rPr>
                    <m:t>dTL</m:t>
                  </m:r>
                </m:num>
                <m:den>
                  <m:r>
                    <m:rPr>
                      <m:sty m:val="p"/>
                    </m:rPr>
                    <w:rPr>
                      <w:rFonts w:ascii="Cambria Math" w:hAnsi="Cambria Math" w:cs="Times New Roman"/>
                      <w:lang w:val="en-US"/>
                    </w:rPr>
                    <m:t>dt</m:t>
                  </m:r>
                </m:den>
              </m:f>
              <m:r>
                <m:rPr>
                  <m:sty m:val="p"/>
                </m:rPr>
                <w:rPr>
                  <w:rFonts w:ascii="Cambria Math" w:hAnsi="Cambria Math" w:cs="Times New Roman"/>
                  <w:lang w:val="en-US"/>
                </w:rPr>
                <m:t>=</m:t>
              </m:r>
              <m:f>
                <m:fPr>
                  <m:ctrlPr>
                    <w:rPr>
                      <w:rFonts w:ascii="Cambria Math" w:hAnsi="Cambria Math" w:cs="Times New Roman"/>
                      <w:iCs/>
                      <w:lang w:val="en-US"/>
                    </w:rPr>
                  </m:ctrlPr>
                </m:fPr>
                <m:num>
                  <m:r>
                    <m:rPr>
                      <m:sty m:val="p"/>
                    </m:rPr>
                    <w:rPr>
                      <w:rFonts w:ascii="Cambria Math" w:hAnsi="Cambria Math" w:cs="Times New Roman"/>
                      <w:lang w:val="en-US"/>
                    </w:rPr>
                    <m:t>1</m:t>
                  </m:r>
                </m:num>
                <m:den>
                  <m:sSub>
                    <m:sSubPr>
                      <m:ctrlPr>
                        <w:rPr>
                          <w:rFonts w:ascii="Cambria Math" w:hAnsi="Cambria Math" w:cs="Times New Roman"/>
                          <w:iCs/>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AEGL</m:t>
                      </m:r>
                    </m:sub>
                  </m:sSub>
                </m:den>
              </m:f>
              <m:r>
                <m:rPr>
                  <m:sty m:val="p"/>
                </m:rPr>
                <w:rPr>
                  <w:rFonts w:ascii="Cambria Math" w:hAnsi="Cambria Math" w:cs="Times New Roman"/>
                  <w:lang w:val="en-US"/>
                </w:rPr>
                <m:t>*</m:t>
              </m:r>
              <m:sSup>
                <m:sSupPr>
                  <m:ctrlPr>
                    <w:rPr>
                      <w:rFonts w:ascii="Cambria Math" w:hAnsi="Cambria Math" w:cs="Times New Roman"/>
                      <w:iCs/>
                      <w:lang w:val="en-US"/>
                    </w:rPr>
                  </m:ctrlPr>
                </m:sSupPr>
                <m:e>
                  <m:d>
                    <m:dPr>
                      <m:begChr m:val="["/>
                      <m:endChr m:val="]"/>
                      <m:ctrlPr>
                        <w:rPr>
                          <w:rFonts w:ascii="Cambria Math" w:hAnsi="Cambria Math" w:cs="Times New Roman"/>
                          <w:iCs/>
                          <w:lang w:val="en-US"/>
                        </w:rPr>
                      </m:ctrlPr>
                    </m:dPr>
                    <m:e>
                      <m:f>
                        <m:fPr>
                          <m:ctrlPr>
                            <w:rPr>
                              <w:rFonts w:ascii="Cambria Math" w:hAnsi="Cambria Math" w:cs="Times New Roman"/>
                              <w:iCs/>
                              <w:lang w:val="en-US"/>
                            </w:rPr>
                          </m:ctrlPr>
                        </m:fPr>
                        <m:num>
                          <m:r>
                            <m:rPr>
                              <m:sty m:val="p"/>
                            </m:rPr>
                            <w:rPr>
                              <w:rFonts w:ascii="Cambria Math" w:hAnsi="Cambria Math" w:cs="Times New Roman"/>
                            </w:rPr>
                            <m:t>ρ</m:t>
                          </m:r>
                          <m:d>
                            <m:dPr>
                              <m:ctrlPr>
                                <w:rPr>
                                  <w:rFonts w:ascii="Cambria Math" w:hAnsi="Cambria Math" w:cs="Times New Roman"/>
                                  <w:iCs/>
                                </w:rPr>
                              </m:ctrlPr>
                            </m:dPr>
                            <m:e>
                              <m:r>
                                <m:rPr>
                                  <m:sty m:val="p"/>
                                </m:rPr>
                                <w:rPr>
                                  <w:rFonts w:ascii="Cambria Math" w:hAnsi="Cambria Math" w:cs="Times New Roman"/>
                                  <w:lang w:val="en-US"/>
                                </w:rPr>
                                <m:t>t</m:t>
                              </m:r>
                              <m:ctrlPr>
                                <w:rPr>
                                  <w:rFonts w:ascii="Cambria Math" w:hAnsi="Cambria Math" w:cs="Times New Roman"/>
                                  <w:iCs/>
                                  <w:lang w:val="en-US"/>
                                </w:rPr>
                              </m:ctrlPr>
                            </m:e>
                          </m:d>
                        </m:num>
                        <m:den>
                          <m:sSub>
                            <m:sSubPr>
                              <m:ctrlPr>
                                <w:rPr>
                                  <w:rFonts w:ascii="Cambria Math" w:hAnsi="Cambria Math" w:cs="Times New Roman"/>
                                  <w:iCs/>
                                  <w:lang w:val="en-US"/>
                                </w:rPr>
                              </m:ctrlPr>
                            </m:sSubPr>
                            <m:e>
                              <m:r>
                                <m:rPr>
                                  <m:sty m:val="p"/>
                                </m:rPr>
                                <w:rPr>
                                  <w:rFonts w:ascii="Cambria Math" w:hAnsi="Cambria Math" w:cs="Times New Roman"/>
                                </w:rPr>
                                <m:t>ρ</m:t>
                              </m:r>
                              <m:ctrlPr>
                                <w:rPr>
                                  <w:rFonts w:ascii="Cambria Math" w:hAnsi="Cambria Math" w:cs="Times New Roman"/>
                                  <w:iCs/>
                                </w:rPr>
                              </m:ctrlPr>
                            </m:e>
                            <m:sub>
                              <m:sSub>
                                <m:sSubPr>
                                  <m:ctrlPr>
                                    <w:rPr>
                                      <w:rFonts w:ascii="Cambria Math" w:hAnsi="Cambria Math" w:cs="Times New Roman"/>
                                      <w:iCs/>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AEGL</m:t>
                                  </m:r>
                                </m:sub>
                              </m:sSub>
                            </m:sub>
                          </m:sSub>
                        </m:den>
                      </m:f>
                    </m:e>
                  </m:d>
                </m:e>
                <m:sup>
                  <m:r>
                    <m:rPr>
                      <m:sty m:val="p"/>
                    </m:rPr>
                    <w:rPr>
                      <w:rFonts w:ascii="Cambria Math" w:hAnsi="Cambria Math" w:cs="Times New Roman"/>
                      <w:lang w:val="en-US"/>
                    </w:rPr>
                    <m:t>n</m:t>
                  </m:r>
                </m:sup>
              </m:sSup>
              <m:r>
                <m:rPr>
                  <m:sty m:val="p"/>
                </m:rPr>
                <w:rPr>
                  <w:rFonts w:ascii="Cambria Math" w:hAnsi="Cambria Math" w:cs="Times New Roman"/>
                  <w:lang w:val="en-US"/>
                </w:rPr>
                <m:t xml:space="preserve"> #</m:t>
              </m:r>
              <m:d>
                <m:dPr>
                  <m:ctrlPr>
                    <w:rPr>
                      <w:rFonts w:ascii="Cambria Math" w:hAnsi="Cambria Math" w:cs="Times New Roman"/>
                      <w:iCs/>
                      <w:lang w:val="en-US"/>
                    </w:rPr>
                  </m:ctrlPr>
                </m:dPr>
                <m:e>
                  <m:r>
                    <m:rPr>
                      <m:sty m:val="p"/>
                    </m:rPr>
                    <w:rPr>
                      <w:rFonts w:ascii="Cambria Math" w:hAnsi="Cambria Math" w:cs="Times New Roman"/>
                      <w:lang w:val="en-US"/>
                    </w:rPr>
                    <m:t>1</m:t>
                  </m:r>
                </m:e>
              </m:d>
            </m:e>
          </m:eqArr>
        </m:oMath>
      </m:oMathPara>
    </w:p>
    <w:p w14:paraId="12DF3DA5" w14:textId="5A01F399" w:rsidR="006245DC" w:rsidRPr="00EA0C6E" w:rsidRDefault="006245DC" w:rsidP="0054783C">
      <w:pPr>
        <w:rPr>
          <w:rFonts w:cs="Times New Roman"/>
        </w:rPr>
      </w:pPr>
      <w:r w:rsidRPr="00EA0C6E">
        <w:rPr>
          <w:rFonts w:cs="Times New Roman"/>
        </w:rPr>
        <w:t>Όπου:</w:t>
      </w:r>
      <w:r w:rsidRPr="00EA0C6E">
        <w:rPr>
          <w:rFonts w:cs="Times New Roman"/>
        </w:rPr>
        <w:tab/>
      </w:r>
      <m:oMath>
        <m:r>
          <m:rPr>
            <m:sty m:val="p"/>
          </m:rPr>
          <w:rPr>
            <w:rFonts w:ascii="Cambria Math" w:hAnsi="Cambria Math" w:cs="Times New Roman"/>
            <w:lang w:val="en-US"/>
          </w:rPr>
          <m:t>T</m:t>
        </m:r>
        <m:sSub>
          <m:sSubPr>
            <m:ctrlPr>
              <w:rPr>
                <w:rFonts w:ascii="Cambria Math" w:hAnsi="Cambria Math" w:cs="Times New Roman"/>
                <w:lang w:val="en-US"/>
              </w:rPr>
            </m:ctrlPr>
          </m:sSubPr>
          <m:e>
            <m:r>
              <m:rPr>
                <m:sty m:val="p"/>
              </m:rPr>
              <w:rPr>
                <w:rFonts w:ascii="Cambria Math" w:hAnsi="Cambria Math" w:cs="Times New Roman"/>
                <w:lang w:val="en-US"/>
              </w:rPr>
              <m:t>L</m:t>
            </m:r>
          </m:e>
          <m:sub>
            <m:r>
              <m:rPr>
                <m:sty m:val="p"/>
              </m:rPr>
              <w:rPr>
                <w:rFonts w:ascii="Cambria Math" w:hAnsi="Cambria Math" w:cs="Times New Roman"/>
                <w:lang w:val="en-US"/>
              </w:rPr>
              <m:t>rate</m:t>
            </m:r>
          </m:sub>
        </m:sSub>
        <m:d>
          <m:dPr>
            <m:ctrlPr>
              <w:rPr>
                <w:rFonts w:ascii="Cambria Math" w:hAnsi="Cambria Math" w:cs="Times New Roman"/>
                <w:lang w:val="en-US"/>
              </w:rPr>
            </m:ctrlPr>
          </m:dPr>
          <m:e>
            <m:r>
              <m:rPr>
                <m:sty m:val="p"/>
              </m:rPr>
              <w:rPr>
                <w:rFonts w:ascii="Cambria Math" w:hAnsi="Cambria Math" w:cs="Times New Roman"/>
                <w:lang w:val="en-US"/>
              </w:rPr>
              <m:t>t</m:t>
            </m:r>
          </m:e>
        </m:d>
      </m:oMath>
      <w:r w:rsidR="004935AA" w:rsidRPr="00EA0C6E">
        <w:rPr>
          <w:rFonts w:cs="Times New Roman"/>
        </w:rPr>
        <w:tab/>
        <w:t xml:space="preserve">= </w:t>
      </w:r>
      <w:r w:rsidR="005F7807" w:rsidRPr="00EA0C6E">
        <w:rPr>
          <w:rFonts w:cs="Times New Roman"/>
        </w:rPr>
        <w:t xml:space="preserve">ρυθμός συσσώρευσης τοξικού </w:t>
      </w:r>
      <w:r w:rsidR="0053611C" w:rsidRPr="00EA0C6E">
        <w:rPr>
          <w:rFonts w:cs="Times New Roman"/>
        </w:rPr>
        <w:t xml:space="preserve">φορτίου </w:t>
      </w:r>
      <w:r w:rsidR="00B538D3" w:rsidRPr="00EA0C6E">
        <w:rPr>
          <w:rFonts w:cs="Times New Roman"/>
        </w:rPr>
        <w:t>για μια δεδομένη χρονική στιγμή</w:t>
      </w:r>
    </w:p>
    <w:p w14:paraId="1A56A839" w14:textId="0A87CCCE" w:rsidR="006245DC" w:rsidRPr="00EA0C6E" w:rsidRDefault="006245DC" w:rsidP="0054783C">
      <w:pPr>
        <w:rPr>
          <w:rFonts w:cs="Times New Roman"/>
        </w:rPr>
      </w:pPr>
      <w:r w:rsidRPr="00EA0C6E">
        <w:rPr>
          <w:rFonts w:cs="Times New Roman"/>
        </w:rPr>
        <w:tab/>
      </w:r>
      <m:oMath>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AEGL</m:t>
            </m:r>
          </m:sub>
        </m:sSub>
      </m:oMath>
      <w:r w:rsidR="004935AA" w:rsidRPr="00EA0C6E">
        <w:rPr>
          <w:rFonts w:cs="Times New Roman"/>
        </w:rPr>
        <w:tab/>
      </w:r>
      <w:r w:rsidR="004935AA" w:rsidRPr="00EA0C6E">
        <w:rPr>
          <w:rFonts w:cs="Times New Roman"/>
        </w:rPr>
        <w:tab/>
        <w:t xml:space="preserve">= χρόνος έκθεσης στο αέριο, όπως </w:t>
      </w:r>
      <w:r w:rsidR="005E3F58" w:rsidRPr="00EA0C6E">
        <w:rPr>
          <w:rFonts w:cs="Times New Roman"/>
        </w:rPr>
        <w:t>προβλέπει ο</w:t>
      </w:r>
      <w:r w:rsidR="00354143" w:rsidRPr="00EA0C6E">
        <w:rPr>
          <w:rFonts w:cs="Times New Roman"/>
        </w:rPr>
        <w:t xml:space="preserve"> </w:t>
      </w:r>
      <w:r w:rsidR="003B07F0" w:rsidRPr="00EA0C6E">
        <w:rPr>
          <w:rFonts w:cs="Times New Roman"/>
        </w:rPr>
        <w:fldChar w:fldCharType="begin"/>
      </w:r>
      <w:r w:rsidR="003B07F0" w:rsidRPr="00EA0C6E">
        <w:rPr>
          <w:rFonts w:cs="Times New Roman"/>
        </w:rPr>
        <w:instrText xml:space="preserve"> REF _Ref226808029 \h </w:instrText>
      </w:r>
      <w:r w:rsidR="00590BB7" w:rsidRPr="00EA0C6E">
        <w:rPr>
          <w:rFonts w:cs="Times New Roman"/>
        </w:rPr>
        <w:instrText xml:space="preserve"> \* MERGEFORMAT </w:instrText>
      </w:r>
      <w:r w:rsidR="003B07F0" w:rsidRPr="00EA0C6E">
        <w:rPr>
          <w:rFonts w:cs="Times New Roman"/>
        </w:rPr>
      </w:r>
      <w:r w:rsidR="003B07F0"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1</w:t>
      </w:r>
      <w:r w:rsidR="003B07F0" w:rsidRPr="00EA0C6E">
        <w:rPr>
          <w:rFonts w:cs="Times New Roman"/>
        </w:rPr>
        <w:fldChar w:fldCharType="end"/>
      </w:r>
    </w:p>
    <w:p w14:paraId="4D7FD93D" w14:textId="4D980032" w:rsidR="006245DC" w:rsidRPr="00EA0C6E" w:rsidRDefault="006245DC" w:rsidP="0054783C">
      <w:pPr>
        <w:rPr>
          <w:rFonts w:cs="Times New Roman"/>
        </w:rPr>
      </w:pPr>
      <w:r w:rsidRPr="00EA0C6E">
        <w:rPr>
          <w:rFonts w:cs="Times New Roman"/>
        </w:rPr>
        <w:tab/>
      </w:r>
      <m:oMath>
        <m:r>
          <m:rPr>
            <m:sty m:val="p"/>
          </m:rPr>
          <w:rPr>
            <w:rFonts w:ascii="Cambria Math" w:hAnsi="Cambria Math" w:cs="Times New Roman"/>
          </w:rPr>
          <m:t>ρ</m:t>
        </m:r>
        <m:d>
          <m:dPr>
            <m:ctrlPr>
              <w:rPr>
                <w:rFonts w:ascii="Cambria Math" w:hAnsi="Cambria Math" w:cs="Times New Roman"/>
              </w:rPr>
            </m:ctrlPr>
          </m:dPr>
          <m:e>
            <m:r>
              <m:rPr>
                <m:sty m:val="p"/>
              </m:rPr>
              <w:rPr>
                <w:rFonts w:ascii="Cambria Math" w:hAnsi="Cambria Math" w:cs="Times New Roman"/>
                <w:lang w:val="en-US"/>
              </w:rPr>
              <m:t>t</m:t>
            </m:r>
            <m:ctrlPr>
              <w:rPr>
                <w:rFonts w:ascii="Cambria Math" w:hAnsi="Cambria Math" w:cs="Times New Roman"/>
                <w:lang w:val="en-US"/>
              </w:rPr>
            </m:ctrlPr>
          </m:e>
        </m:d>
      </m:oMath>
      <w:r w:rsidR="004935AA" w:rsidRPr="00EA0C6E">
        <w:rPr>
          <w:rFonts w:cs="Times New Roman"/>
        </w:rPr>
        <w:tab/>
      </w:r>
      <w:r w:rsidR="004935AA" w:rsidRPr="00EA0C6E">
        <w:rPr>
          <w:rFonts w:cs="Times New Roman"/>
        </w:rPr>
        <w:tab/>
        <w:t>= στιγμιαία συγκέντρωση του αερίου για μια δεδομένη στιγμή</w:t>
      </w:r>
    </w:p>
    <w:p w14:paraId="7EDD1303" w14:textId="05949F96" w:rsidR="006245DC" w:rsidRPr="00EA0C6E" w:rsidRDefault="006245DC" w:rsidP="0054783C">
      <w:pPr>
        <w:rPr>
          <w:rFonts w:cs="Times New Roman"/>
        </w:rPr>
      </w:pPr>
      <w:r w:rsidRPr="00EA0C6E">
        <w:rPr>
          <w:rFonts w:cs="Times New Roman"/>
        </w:rPr>
        <w:tab/>
      </w:r>
      <m:oMath>
        <m:sSub>
          <m:sSubPr>
            <m:ctrlPr>
              <w:rPr>
                <w:rFonts w:ascii="Cambria Math" w:hAnsi="Cambria Math" w:cs="Times New Roman"/>
                <w:lang w:val="en-US"/>
              </w:rPr>
            </m:ctrlPr>
          </m:sSubPr>
          <m:e>
            <m:r>
              <m:rPr>
                <m:sty m:val="p"/>
              </m:rPr>
              <w:rPr>
                <w:rFonts w:ascii="Cambria Math" w:hAnsi="Cambria Math" w:cs="Times New Roman"/>
              </w:rPr>
              <m:t>ρ</m:t>
            </m:r>
            <m:ctrlPr>
              <w:rPr>
                <w:rFonts w:ascii="Cambria Math" w:hAnsi="Cambria Math" w:cs="Times New Roman"/>
              </w:rPr>
            </m:ctrlPr>
          </m:e>
          <m:sub>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AEGL</m:t>
                </m:r>
              </m:sub>
            </m:sSub>
          </m:sub>
        </m:sSub>
      </m:oMath>
      <w:r w:rsidR="004935AA" w:rsidRPr="00EA0C6E">
        <w:rPr>
          <w:rFonts w:cs="Times New Roman"/>
        </w:rPr>
        <w:tab/>
      </w:r>
      <w:r w:rsidR="004935AA" w:rsidRPr="00EA0C6E">
        <w:rPr>
          <w:rFonts w:cs="Times New Roman"/>
        </w:rPr>
        <w:tab/>
        <w:t xml:space="preserve">= η συγκέντρωση του αερίου που αντιστοιχεί στον χρόνο </w:t>
      </w:r>
      <m:oMath>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AEGL</m:t>
            </m:r>
          </m:sub>
        </m:sSub>
      </m:oMath>
    </w:p>
    <w:p w14:paraId="65371A8E" w14:textId="53831A54" w:rsidR="000C7D82" w:rsidRPr="00EA0C6E" w:rsidRDefault="00452338" w:rsidP="00376C81">
      <w:pPr>
        <w:ind w:left="2160" w:hanging="1440"/>
        <w:rPr>
          <w:rFonts w:cs="Times New Roman"/>
        </w:rPr>
      </w:pPr>
      <m:oMath>
        <m:r>
          <m:rPr>
            <m:sty m:val="p"/>
          </m:rPr>
          <w:rPr>
            <w:rFonts w:ascii="Cambria Math" w:hAnsi="Cambria Math" w:cs="Times New Roman"/>
            <w:lang w:val="en-US"/>
          </w:rPr>
          <m:t>n</m:t>
        </m:r>
      </m:oMath>
      <w:r w:rsidRPr="00EA0C6E">
        <w:rPr>
          <w:rFonts w:cs="Times New Roman"/>
        </w:rPr>
        <w:tab/>
        <w:t xml:space="preserve">= εκθέτης για την προς εξέταση ουσία, όπως προκύπτει από τους </w:t>
      </w:r>
      <w:hyperlink w:anchor="_ENREF_73" w:tooltip="ten Berge, 1986 #66"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AuthorYear="1"&gt;&lt;Author&gt;ten Berge&lt;/Author&gt;&lt;Year&gt;1986&lt;/Year&gt;&lt;RecNum&gt;66&lt;/RecNum&gt;&lt;DisplayText&gt;ten Berge et al. (1986)&lt;/DisplayText&gt;&lt;record&gt;&lt;rec-number&gt;66&lt;/rec-number&gt;&lt;foreign-keys&gt;&lt;key app="EN" db-id="dxs5p5de0w55t0erd255s0tbrzsd22z0ts0d" timestamp="1774296610"&gt;66&lt;/key&gt;&lt;/foreign-keys&gt;&lt;ref-type name="Journal Article"&gt;17&lt;/ref-type&gt;&lt;contributors&gt;&lt;authors&gt;&lt;author&gt;ten Berge, W. F.&lt;/author&gt;&lt;author&gt;Zwart, A.&lt;/author&gt;&lt;author&gt;Appelman, L. M.&lt;/author&gt;&lt;/authors&gt;&lt;/contributors&gt;&lt;titles&gt;&lt;title&gt;Concentration—time mortality response relationship of irritant and systemically acting vapours and gases&lt;/title&gt;&lt;secondary-title&gt;Journal of Hazardous Materials&lt;/secondary-title&gt;&lt;/titles&gt;&lt;periodical&gt;&lt;full-title&gt;Journal of Hazardous Materials&lt;/full-title&gt;&lt;abbr-1&gt;J Hazard Mater&lt;/abbr-1&gt;&lt;/periodical&gt;&lt;pages&gt;301-309&lt;/pages&gt;&lt;volume&gt;13&lt;/volume&gt;&lt;number&gt;3&lt;/number&gt;&lt;dates&gt;&lt;year&gt;1986&lt;/year&gt;&lt;pub-dates&gt;&lt;date&gt;1986/08/01/&lt;/date&gt;&lt;/pub-dates&gt;&lt;/dates&gt;&lt;isbn&gt;0304-3894&lt;/isbn&gt;&lt;urls&gt;&lt;related-urls&gt;&lt;url&gt;https://www.sciencedirect.com/science/article/pii/0304389486850038&lt;/url&gt;&lt;/related-urls&gt;&lt;/urls&gt;&lt;electronic-resource-num&gt;https://doi.org/10.1016/0304-3894(86)85003-8&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ten Berge et al. (1986)</w:t>
        </w:r>
        <w:r w:rsidR="007E65F5" w:rsidRPr="00EA0C6E">
          <w:rPr>
            <w:rStyle w:val="Hyperlink"/>
            <w:rFonts w:cs="Times New Roman"/>
          </w:rPr>
          <w:fldChar w:fldCharType="end"/>
        </w:r>
      </w:hyperlink>
    </w:p>
    <w:p w14:paraId="04F57816" w14:textId="7358B0E6" w:rsidR="00376C81" w:rsidRPr="00EA0C6E" w:rsidRDefault="00376C81" w:rsidP="00376C81">
      <w:pPr>
        <w:pStyle w:val="Caption"/>
        <w:keepNext/>
        <w:rPr>
          <w:rFonts w:cs="Times New Roman"/>
          <w:color w:val="FFFFFF" w:themeColor="background1"/>
          <w:sz w:val="2"/>
          <w:szCs w:val="2"/>
        </w:rPr>
      </w:pPr>
      <w:bookmarkStart w:id="49" w:name="_Ref226813314"/>
      <w:r w:rsidRPr="00EA0C6E">
        <w:rPr>
          <w:rFonts w:cs="Times New Roman"/>
          <w:color w:val="FFFFFF" w:themeColor="background1"/>
          <w:sz w:val="2"/>
          <w:szCs w:val="2"/>
        </w:rPr>
        <w:t xml:space="preserve">Εξίσωση </w:t>
      </w:r>
      <w:r w:rsidRPr="00EA0C6E">
        <w:rPr>
          <w:rFonts w:cs="Times New Roman"/>
          <w:color w:val="FFFFFF" w:themeColor="background1"/>
          <w:sz w:val="2"/>
          <w:szCs w:val="2"/>
        </w:rPr>
        <w:fldChar w:fldCharType="begin"/>
      </w:r>
      <w:r w:rsidRPr="00EA0C6E">
        <w:rPr>
          <w:rFonts w:cs="Times New Roman"/>
          <w:color w:val="FFFFFF" w:themeColor="background1"/>
          <w:sz w:val="2"/>
          <w:szCs w:val="2"/>
        </w:rPr>
        <w:instrText xml:space="preserve"> SEQ Εξίσωση \* ARABIC </w:instrText>
      </w:r>
      <w:r w:rsidRPr="00EA0C6E">
        <w:rPr>
          <w:rFonts w:cs="Times New Roman"/>
          <w:color w:val="FFFFFF" w:themeColor="background1"/>
          <w:sz w:val="2"/>
          <w:szCs w:val="2"/>
        </w:rPr>
        <w:fldChar w:fldCharType="separate"/>
      </w:r>
      <w:r w:rsidR="00EA0C6E" w:rsidRPr="00EA0C6E">
        <w:rPr>
          <w:rFonts w:cs="Times New Roman"/>
          <w:noProof/>
          <w:color w:val="FFFFFF" w:themeColor="background1"/>
          <w:sz w:val="2"/>
          <w:szCs w:val="2"/>
        </w:rPr>
        <w:t>2</w:t>
      </w:r>
      <w:r w:rsidRPr="00EA0C6E">
        <w:rPr>
          <w:rFonts w:cs="Times New Roman"/>
          <w:color w:val="FFFFFF" w:themeColor="background1"/>
          <w:sz w:val="2"/>
          <w:szCs w:val="2"/>
        </w:rPr>
        <w:fldChar w:fldCharType="end"/>
      </w:r>
      <w:bookmarkEnd w:id="49"/>
    </w:p>
    <w:p w14:paraId="15EC969B" w14:textId="62EAB4CD" w:rsidR="000C7D82" w:rsidRPr="00EA0C6E" w:rsidRDefault="00000000" w:rsidP="0054783C">
      <w:pPr>
        <w:rPr>
          <w:rFonts w:cs="Times New Roman"/>
          <w:iCs/>
        </w:rPr>
      </w:pPr>
      <m:oMathPara>
        <m:oMath>
          <m:eqArr>
            <m:eqArrPr>
              <m:maxDist m:val="1"/>
              <m:ctrlPr>
                <w:rPr>
                  <w:rFonts w:ascii="Cambria Math" w:hAnsi="Cambria Math" w:cs="Times New Roman"/>
                  <w:iCs/>
                  <w:lang w:val="en-US"/>
                </w:rPr>
              </m:ctrlPr>
            </m:eqArrPr>
            <m:e>
              <m:r>
                <m:rPr>
                  <m:sty m:val="p"/>
                </m:rPr>
                <w:rPr>
                  <w:rFonts w:ascii="Cambria Math" w:hAnsi="Cambria Math" w:cs="Times New Roman"/>
                </w:rPr>
                <m:t>T</m:t>
              </m:r>
              <m:r>
                <m:rPr>
                  <m:sty m:val="p"/>
                </m:rPr>
                <w:rPr>
                  <w:rFonts w:ascii="Cambria Math" w:hAnsi="Cambria Math" w:cs="Times New Roman"/>
                  <w:lang w:val="en-US"/>
                </w:rPr>
                <m:t>L</m:t>
              </m:r>
              <m:d>
                <m:dPr>
                  <m:ctrlPr>
                    <w:rPr>
                      <w:rFonts w:ascii="Cambria Math" w:hAnsi="Cambria Math" w:cs="Times New Roman"/>
                      <w:iCs/>
                      <w:lang w:val="en-US"/>
                    </w:rPr>
                  </m:ctrlPr>
                </m:dPr>
                <m:e>
                  <m:r>
                    <m:rPr>
                      <m:sty m:val="p"/>
                    </m:rPr>
                    <w:rPr>
                      <w:rFonts w:ascii="Cambria Math" w:hAnsi="Cambria Math" w:cs="Times New Roman"/>
                      <w:lang w:val="en-US"/>
                    </w:rPr>
                    <m:t>t</m:t>
                  </m:r>
                </m:e>
              </m:d>
              <m:r>
                <m:rPr>
                  <m:sty m:val="p"/>
                </m:rPr>
                <w:rPr>
                  <w:rFonts w:ascii="Cambria Math" w:hAnsi="Cambria Math" w:cs="Times New Roman"/>
                  <w:lang w:val="en-US"/>
                </w:rPr>
                <m:t>=</m:t>
              </m:r>
              <m:nary>
                <m:naryPr>
                  <m:limLoc m:val="subSup"/>
                  <m:ctrlPr>
                    <w:rPr>
                      <w:rFonts w:ascii="Cambria Math" w:hAnsi="Cambria Math" w:cs="Times New Roman"/>
                      <w:iCs/>
                      <w:lang w:val="en-US"/>
                    </w:rPr>
                  </m:ctrlPr>
                </m:naryPr>
                <m:sub>
                  <m:r>
                    <m:rPr>
                      <m:sty m:val="p"/>
                    </m:rPr>
                    <w:rPr>
                      <w:rFonts w:ascii="Cambria Math" w:hAnsi="Cambria Math" w:cs="Times New Roman"/>
                      <w:lang w:val="en-US"/>
                    </w:rPr>
                    <m:t>0</m:t>
                  </m:r>
                </m:sub>
                <m:sup>
                  <m:r>
                    <m:rPr>
                      <m:sty m:val="p"/>
                    </m:rPr>
                    <w:rPr>
                      <w:rFonts w:ascii="Cambria Math" w:hAnsi="Cambria Math" w:cs="Times New Roman"/>
                      <w:lang w:val="en-US"/>
                    </w:rPr>
                    <m:t>t</m:t>
                  </m:r>
                </m:sup>
                <m:e>
                  <m:r>
                    <m:rPr>
                      <m:sty m:val="p"/>
                    </m:rPr>
                    <w:rPr>
                      <w:rFonts w:ascii="Cambria Math" w:hAnsi="Cambria Math" w:cs="Times New Roman"/>
                      <w:lang w:val="en-US"/>
                    </w:rPr>
                    <m:t>T</m:t>
                  </m:r>
                  <m:sSub>
                    <m:sSubPr>
                      <m:ctrlPr>
                        <w:rPr>
                          <w:rFonts w:ascii="Cambria Math" w:hAnsi="Cambria Math" w:cs="Times New Roman"/>
                          <w:iCs/>
                          <w:lang w:val="en-US"/>
                        </w:rPr>
                      </m:ctrlPr>
                    </m:sSubPr>
                    <m:e>
                      <m:r>
                        <m:rPr>
                          <m:sty m:val="p"/>
                        </m:rPr>
                        <w:rPr>
                          <w:rFonts w:ascii="Cambria Math" w:hAnsi="Cambria Math" w:cs="Times New Roman"/>
                          <w:lang w:val="en-US"/>
                        </w:rPr>
                        <m:t>L</m:t>
                      </m:r>
                    </m:e>
                    <m:sub>
                      <m:r>
                        <m:rPr>
                          <m:sty m:val="p"/>
                        </m:rPr>
                        <w:rPr>
                          <w:rFonts w:ascii="Cambria Math" w:hAnsi="Cambria Math" w:cs="Times New Roman"/>
                          <w:lang w:val="en-US"/>
                        </w:rPr>
                        <m:t>rate</m:t>
                      </m:r>
                    </m:sub>
                  </m:sSub>
                  <m:d>
                    <m:dPr>
                      <m:ctrlPr>
                        <w:rPr>
                          <w:rFonts w:ascii="Cambria Math" w:hAnsi="Cambria Math" w:cs="Times New Roman"/>
                          <w:iCs/>
                          <w:lang w:val="en-US"/>
                        </w:rPr>
                      </m:ctrlPr>
                    </m:dPr>
                    <m:e>
                      <m:sSup>
                        <m:sSupPr>
                          <m:ctrlPr>
                            <w:rPr>
                              <w:rFonts w:ascii="Cambria Math" w:hAnsi="Cambria Math" w:cs="Times New Roman"/>
                              <w:iCs/>
                              <w:lang w:val="en-US"/>
                            </w:rPr>
                          </m:ctrlPr>
                        </m:sSupPr>
                        <m:e>
                          <m:r>
                            <m:rPr>
                              <m:sty m:val="p"/>
                            </m:rPr>
                            <w:rPr>
                              <w:rFonts w:ascii="Cambria Math" w:hAnsi="Cambria Math" w:cs="Times New Roman"/>
                              <w:lang w:val="en-US"/>
                            </w:rPr>
                            <m:t>t</m:t>
                          </m:r>
                        </m:e>
                        <m:sup>
                          <m:r>
                            <m:rPr>
                              <m:sty m:val="p"/>
                            </m:rPr>
                            <w:rPr>
                              <w:rFonts w:ascii="Cambria Math" w:hAnsi="Cambria Math" w:cs="Times New Roman"/>
                              <w:lang w:val="en-US"/>
                            </w:rPr>
                            <m:t>'</m:t>
                          </m:r>
                        </m:sup>
                      </m:sSup>
                    </m:e>
                  </m:d>
                  <m:r>
                    <m:rPr>
                      <m:sty m:val="p"/>
                    </m:rPr>
                    <w:rPr>
                      <w:rFonts w:ascii="Cambria Math" w:hAnsi="Cambria Math" w:cs="Times New Roman"/>
                      <w:lang w:val="en-US"/>
                    </w:rPr>
                    <m:t>d</m:t>
                  </m:r>
                  <m:sSup>
                    <m:sSupPr>
                      <m:ctrlPr>
                        <w:rPr>
                          <w:rFonts w:ascii="Cambria Math" w:hAnsi="Cambria Math" w:cs="Times New Roman"/>
                          <w:iCs/>
                          <w:lang w:val="en-US"/>
                        </w:rPr>
                      </m:ctrlPr>
                    </m:sSupPr>
                    <m:e>
                      <m:r>
                        <m:rPr>
                          <m:sty m:val="p"/>
                        </m:rPr>
                        <w:rPr>
                          <w:rFonts w:ascii="Cambria Math" w:hAnsi="Cambria Math" w:cs="Times New Roman"/>
                          <w:lang w:val="en-US"/>
                        </w:rPr>
                        <m:t>t</m:t>
                      </m:r>
                    </m:e>
                    <m:sup>
                      <m:r>
                        <m:rPr>
                          <m:sty m:val="p"/>
                        </m:rPr>
                        <w:rPr>
                          <w:rFonts w:ascii="Cambria Math" w:hAnsi="Cambria Math" w:cs="Times New Roman"/>
                          <w:lang w:val="en-US"/>
                        </w:rPr>
                        <m:t>'</m:t>
                      </m:r>
                    </m:sup>
                  </m:sSup>
                </m:e>
              </m:nary>
              <m:r>
                <m:rPr>
                  <m:sty m:val="p"/>
                </m:rPr>
                <w:rPr>
                  <w:rFonts w:ascii="Cambria Math" w:hAnsi="Cambria Math" w:cs="Times New Roman"/>
                  <w:lang w:val="en-US"/>
                </w:rPr>
                <m:t xml:space="preserve"> </m:t>
              </m:r>
              <m:r>
                <m:rPr>
                  <m:sty m:val="p"/>
                </m:rPr>
                <w:rPr>
                  <w:rFonts w:ascii="Cambria Math" w:hAnsi="Cambria Math" w:cs="Times New Roman"/>
                </w:rPr>
                <m:t>#</m:t>
              </m:r>
              <m:d>
                <m:dPr>
                  <m:ctrlPr>
                    <w:rPr>
                      <w:rFonts w:ascii="Cambria Math" w:hAnsi="Cambria Math" w:cs="Times New Roman"/>
                      <w:iCs/>
                      <w:lang w:val="en-US"/>
                    </w:rPr>
                  </m:ctrlPr>
                </m:dPr>
                <m:e>
                  <m:r>
                    <m:rPr>
                      <m:sty m:val="p"/>
                    </m:rPr>
                    <w:rPr>
                      <w:rFonts w:ascii="Cambria Math" w:hAnsi="Cambria Math" w:cs="Times New Roman"/>
                      <w:lang w:val="en-US"/>
                    </w:rPr>
                    <m:t>2</m:t>
                  </m:r>
                </m:e>
              </m:d>
              <m:ctrlPr>
                <w:rPr>
                  <w:rFonts w:ascii="Cambria Math" w:hAnsi="Cambria Math" w:cs="Times New Roman"/>
                  <w:iCs/>
                </w:rPr>
              </m:ctrlPr>
            </m:e>
          </m:eqArr>
        </m:oMath>
      </m:oMathPara>
    </w:p>
    <w:p w14:paraId="1A3710C6" w14:textId="3AB47550" w:rsidR="004935AA" w:rsidRPr="00EA0C6E" w:rsidRDefault="004935AA" w:rsidP="004935AA">
      <w:pPr>
        <w:rPr>
          <w:rFonts w:cs="Times New Roman"/>
        </w:rPr>
      </w:pPr>
      <w:r w:rsidRPr="00EA0C6E">
        <w:rPr>
          <w:rFonts w:cs="Times New Roman"/>
        </w:rPr>
        <w:t>Όπου:</w:t>
      </w:r>
      <w:r w:rsidRPr="00EA0C6E">
        <w:rPr>
          <w:rFonts w:cs="Times New Roman"/>
        </w:rPr>
        <w:tab/>
      </w:r>
      <m:oMath>
        <m:r>
          <m:rPr>
            <m:sty m:val="p"/>
          </m:rPr>
          <w:rPr>
            <w:rFonts w:ascii="Cambria Math" w:hAnsi="Cambria Math" w:cs="Times New Roman"/>
            <w:lang w:val="en-US"/>
          </w:rPr>
          <m:t>TL</m:t>
        </m:r>
        <m:d>
          <m:dPr>
            <m:ctrlPr>
              <w:rPr>
                <w:rFonts w:ascii="Cambria Math" w:hAnsi="Cambria Math" w:cs="Times New Roman"/>
                <w:lang w:val="en-US"/>
              </w:rPr>
            </m:ctrlPr>
          </m:dPr>
          <m:e>
            <m:r>
              <m:rPr>
                <m:sty m:val="p"/>
              </m:rPr>
              <w:rPr>
                <w:rFonts w:ascii="Cambria Math" w:hAnsi="Cambria Math" w:cs="Times New Roman"/>
                <w:lang w:val="en-US"/>
              </w:rPr>
              <m:t>t</m:t>
            </m:r>
          </m:e>
        </m:d>
      </m:oMath>
      <w:r w:rsidR="00EC34A8" w:rsidRPr="00EA0C6E">
        <w:rPr>
          <w:rFonts w:cs="Times New Roman"/>
        </w:rPr>
        <w:tab/>
      </w:r>
      <w:r w:rsidR="00EC34A8" w:rsidRPr="00EA0C6E">
        <w:rPr>
          <w:rFonts w:cs="Times New Roman"/>
        </w:rPr>
        <w:tab/>
      </w:r>
      <w:r w:rsidRPr="00EA0C6E">
        <w:rPr>
          <w:rFonts w:cs="Times New Roman"/>
        </w:rPr>
        <w:t>= το συσσωρευμένο τοξικό φορτίο για μια δεδομένη χρονική στιγμή</w:t>
      </w:r>
    </w:p>
    <w:p w14:paraId="3EE57DDD" w14:textId="77777777" w:rsidR="00351092" w:rsidRPr="00EA0C6E" w:rsidRDefault="00351092" w:rsidP="004935AA">
      <w:pPr>
        <w:rPr>
          <w:rFonts w:cs="Times New Roman"/>
        </w:rPr>
      </w:pPr>
    </w:p>
    <w:p w14:paraId="3E3FDBF8" w14:textId="24482076" w:rsidR="00551584" w:rsidRPr="00EA0C6E" w:rsidRDefault="001D44D6" w:rsidP="0054783C">
      <w:pPr>
        <w:rPr>
          <w:rFonts w:cs="Times New Roman"/>
        </w:rPr>
      </w:pPr>
      <w:commentRangeStart w:id="50"/>
      <w:commentRangeStart w:id="51"/>
      <w:commentRangeStart w:id="52"/>
      <w:r w:rsidRPr="00EA0C6E">
        <w:rPr>
          <w:rFonts w:cs="Times New Roman"/>
        </w:rPr>
        <w:t xml:space="preserve">Η </w:t>
      </w:r>
      <w:r w:rsidRPr="00EA0C6E">
        <w:rPr>
          <w:rFonts w:cs="Times New Roman"/>
        </w:rPr>
        <w:fldChar w:fldCharType="begin"/>
      </w:r>
      <w:r w:rsidRPr="00EA0C6E">
        <w:rPr>
          <w:rFonts w:cs="Times New Roman"/>
        </w:rPr>
        <w:instrText xml:space="preserve"> REF _Ref226813314 \h  \* MERGEFORMAT </w:instrText>
      </w:r>
      <w:r w:rsidRPr="00EA0C6E">
        <w:rPr>
          <w:rFonts w:cs="Times New Roman"/>
        </w:rPr>
      </w:r>
      <w:r w:rsidRPr="00EA0C6E">
        <w:rPr>
          <w:rFonts w:cs="Times New Roman"/>
        </w:rPr>
        <w:fldChar w:fldCharType="separate"/>
      </w:r>
      <w:r w:rsidR="00EA0C6E" w:rsidRPr="00EA0C6E">
        <w:rPr>
          <w:rFonts w:cs="Times New Roman"/>
        </w:rPr>
        <w:t>Εξίσωση 2</w:t>
      </w:r>
      <w:r w:rsidRPr="00EA0C6E">
        <w:rPr>
          <w:rFonts w:cs="Times New Roman"/>
        </w:rPr>
        <w:fldChar w:fldCharType="end"/>
      </w:r>
      <w:r w:rsidRPr="00EA0C6E">
        <w:rPr>
          <w:rFonts w:cs="Times New Roman"/>
        </w:rPr>
        <w:t xml:space="preserve"> χρησιμοποιείται ταυτόχρονα και από τα τρία επίπεδα </w:t>
      </w:r>
      <w:r w:rsidRPr="00EA0C6E">
        <w:rPr>
          <w:rFonts w:cs="Times New Roman"/>
          <w:lang w:val="en-US"/>
        </w:rPr>
        <w:t>AEGL</w:t>
      </w:r>
      <w:r w:rsidRPr="00EA0C6E">
        <w:rPr>
          <w:rFonts w:cs="Times New Roman"/>
        </w:rPr>
        <w:t xml:space="preserve"> για τον υπολογισμό του </w:t>
      </w:r>
      <w:r w:rsidRPr="00EA0C6E">
        <w:rPr>
          <w:rFonts w:cs="Times New Roman"/>
          <w:lang w:val="en-US"/>
        </w:rPr>
        <w:t>TL</w:t>
      </w:r>
      <w:r w:rsidRPr="00EA0C6E">
        <w:rPr>
          <w:rFonts w:cs="Times New Roman"/>
        </w:rPr>
        <w:t>, ωστόσο δεν αθροίζεται απ’ όλα ταυτόχρονα.</w:t>
      </w:r>
      <w:r w:rsidR="00A518DF" w:rsidRPr="00EA0C6E">
        <w:rPr>
          <w:rFonts w:cs="Times New Roman"/>
          <w:iCs/>
        </w:rPr>
        <w:t xml:space="preserve"> </w:t>
      </w:r>
      <w:r w:rsidR="00603A07" w:rsidRPr="00EA0C6E">
        <w:rPr>
          <w:rFonts w:cs="Times New Roman"/>
          <w:iCs/>
        </w:rPr>
        <w:t xml:space="preserve">Όσο για τις τιμές του επιπέδου </w:t>
      </w:r>
      <w:r w:rsidR="00603A07" w:rsidRPr="00EA0C6E">
        <w:rPr>
          <w:rFonts w:cs="Times New Roman"/>
          <w:iCs/>
          <w:lang w:val="en-US"/>
        </w:rPr>
        <w:t>AEGL</w:t>
      </w:r>
      <w:r w:rsidR="00603A07" w:rsidRPr="00EA0C6E">
        <w:rPr>
          <w:rFonts w:cs="Times New Roman"/>
          <w:iCs/>
        </w:rPr>
        <w:t xml:space="preserve"> 1 το ολοκλήρωμα της Εξίσωσης 2 δεν </w:t>
      </w:r>
      <w:r w:rsidR="00BF49D4" w:rsidRPr="00EA0C6E">
        <w:rPr>
          <w:rFonts w:cs="Times New Roman"/>
          <w:iCs/>
        </w:rPr>
        <w:t xml:space="preserve">λαμβάνει τιμή ίση </w:t>
      </w:r>
      <w:r w:rsidR="00603A07" w:rsidRPr="00EA0C6E">
        <w:rPr>
          <w:rFonts w:cs="Times New Roman"/>
          <w:iCs/>
        </w:rPr>
        <w:t xml:space="preserve">με τη μονάδα, δεν </w:t>
      </w:r>
      <w:r w:rsidR="0039738F" w:rsidRPr="00EA0C6E">
        <w:rPr>
          <w:rFonts w:cs="Times New Roman"/>
          <w:iCs/>
        </w:rPr>
        <w:t>προσμετρούνται</w:t>
      </w:r>
      <w:r w:rsidR="00603A07" w:rsidRPr="00EA0C6E">
        <w:rPr>
          <w:rFonts w:cs="Times New Roman"/>
          <w:iCs/>
        </w:rPr>
        <w:t xml:space="preserve"> οι τιμές του </w:t>
      </w:r>
      <w:r w:rsidR="00603A07" w:rsidRPr="00EA0C6E">
        <w:rPr>
          <w:rFonts w:cs="Times New Roman"/>
          <w:iCs/>
          <w:lang w:val="en-US"/>
        </w:rPr>
        <w:t>TL</w:t>
      </w:r>
      <w:r w:rsidR="00603A07" w:rsidRPr="00EA0C6E">
        <w:rPr>
          <w:rFonts w:cs="Times New Roman"/>
          <w:iCs/>
        </w:rPr>
        <w:t xml:space="preserve"> των επιπέδων </w:t>
      </w:r>
      <w:r w:rsidR="00603A07" w:rsidRPr="00EA0C6E">
        <w:rPr>
          <w:rFonts w:cs="Times New Roman"/>
          <w:iCs/>
          <w:lang w:val="en-US"/>
        </w:rPr>
        <w:t>AEGL</w:t>
      </w:r>
      <w:r w:rsidR="00603A07" w:rsidRPr="00EA0C6E">
        <w:rPr>
          <w:rFonts w:cs="Times New Roman"/>
          <w:iCs/>
        </w:rPr>
        <w:t xml:space="preserve"> 2 και 3. Αφότου το ολοκλήρωμα εξισωθεί με τη μονάδα, τότε μόνο ξεκινάει να προστίθεται το </w:t>
      </w:r>
      <w:r w:rsidR="00603A07" w:rsidRPr="00EA0C6E">
        <w:rPr>
          <w:rFonts w:cs="Times New Roman"/>
          <w:iCs/>
          <w:lang w:val="en-US"/>
        </w:rPr>
        <w:t>TL</w:t>
      </w:r>
      <w:r w:rsidR="00603A07" w:rsidRPr="00EA0C6E">
        <w:rPr>
          <w:rFonts w:cs="Times New Roman"/>
          <w:iCs/>
        </w:rPr>
        <w:t xml:space="preserve"> που προκύπτει από τις τιμές του </w:t>
      </w:r>
      <w:r w:rsidR="00603A07" w:rsidRPr="00EA0C6E">
        <w:rPr>
          <w:rFonts w:cs="Times New Roman"/>
          <w:iCs/>
          <w:lang w:val="en-US"/>
        </w:rPr>
        <w:t>AEGL</w:t>
      </w:r>
      <w:r w:rsidR="00603A07" w:rsidRPr="00EA0C6E">
        <w:rPr>
          <w:rFonts w:cs="Times New Roman"/>
          <w:iCs/>
        </w:rPr>
        <w:t xml:space="preserve"> 2 και σταματάει να συνεισφέρει το </w:t>
      </w:r>
      <w:r w:rsidR="00603A07" w:rsidRPr="00EA0C6E">
        <w:rPr>
          <w:rFonts w:cs="Times New Roman"/>
          <w:iCs/>
          <w:lang w:val="en-US"/>
        </w:rPr>
        <w:t>AEGL</w:t>
      </w:r>
      <w:r w:rsidR="00603A07" w:rsidRPr="00EA0C6E">
        <w:rPr>
          <w:rFonts w:cs="Times New Roman"/>
          <w:iCs/>
        </w:rPr>
        <w:t xml:space="preserve"> 1 στο άθροισμα. Αφότου το ολοκλήρωμα, με τις τιμές του </w:t>
      </w:r>
      <w:r w:rsidR="00603A07" w:rsidRPr="00EA0C6E">
        <w:rPr>
          <w:rFonts w:cs="Times New Roman"/>
          <w:iCs/>
          <w:lang w:val="en-US"/>
        </w:rPr>
        <w:t>AEGL</w:t>
      </w:r>
      <w:r w:rsidR="00603A07" w:rsidRPr="00EA0C6E">
        <w:rPr>
          <w:rFonts w:cs="Times New Roman"/>
          <w:iCs/>
        </w:rPr>
        <w:t xml:space="preserve"> 2, εξισωθεί με τη μονάδα, τότε σταματάει να συνεισφέρει το </w:t>
      </w:r>
      <w:r w:rsidR="00603A07" w:rsidRPr="00EA0C6E">
        <w:rPr>
          <w:rFonts w:cs="Times New Roman"/>
          <w:iCs/>
          <w:lang w:val="en-US"/>
        </w:rPr>
        <w:t>AEGL</w:t>
      </w:r>
      <w:r w:rsidR="00603A07" w:rsidRPr="00EA0C6E">
        <w:rPr>
          <w:rFonts w:cs="Times New Roman"/>
          <w:iCs/>
        </w:rPr>
        <w:t xml:space="preserve"> 2 και πλέον προστίθεται στο συνολικό </w:t>
      </w:r>
      <w:r w:rsidR="00603A07" w:rsidRPr="00EA0C6E">
        <w:rPr>
          <w:rFonts w:cs="Times New Roman"/>
          <w:iCs/>
          <w:lang w:val="en-US"/>
        </w:rPr>
        <w:t>TL</w:t>
      </w:r>
      <w:r w:rsidR="00603A07" w:rsidRPr="00EA0C6E">
        <w:rPr>
          <w:rFonts w:cs="Times New Roman"/>
          <w:iCs/>
        </w:rPr>
        <w:t xml:space="preserve"> και η συνεισφορά του </w:t>
      </w:r>
      <w:r w:rsidR="00324153" w:rsidRPr="00EA0C6E">
        <w:rPr>
          <w:rFonts w:cs="Times New Roman"/>
          <w:iCs/>
          <w:lang w:val="en-US"/>
        </w:rPr>
        <w:t>AEGL</w:t>
      </w:r>
      <w:r w:rsidR="00603A07" w:rsidRPr="00EA0C6E">
        <w:rPr>
          <w:rFonts w:cs="Times New Roman"/>
          <w:iCs/>
        </w:rPr>
        <w:t xml:space="preserve"> 3, για ένα μέγιστο </w:t>
      </w:r>
      <w:r w:rsidR="00603A07" w:rsidRPr="00EA0C6E">
        <w:rPr>
          <w:rFonts w:cs="Times New Roman"/>
          <w:iCs/>
        </w:rPr>
        <w:lastRenderedPageBreak/>
        <w:t>άθροισμα ίσο με 3</w:t>
      </w:r>
      <w:commentRangeEnd w:id="50"/>
      <w:r w:rsidR="005A60ED" w:rsidRPr="00EA0C6E">
        <w:rPr>
          <w:rStyle w:val="CommentReference"/>
          <w:rFonts w:cs="Times New Roman"/>
          <w:sz w:val="24"/>
          <w:szCs w:val="22"/>
        </w:rPr>
        <w:commentReference w:id="50"/>
      </w:r>
      <w:commentRangeEnd w:id="51"/>
      <w:r w:rsidR="00512753" w:rsidRPr="00EA0C6E">
        <w:rPr>
          <w:rStyle w:val="CommentReference"/>
          <w:rFonts w:cs="Times New Roman"/>
          <w:sz w:val="24"/>
          <w:szCs w:val="22"/>
        </w:rPr>
        <w:commentReference w:id="51"/>
      </w:r>
      <w:commentRangeEnd w:id="52"/>
      <w:r w:rsidR="000A6A54" w:rsidRPr="00EA0C6E">
        <w:rPr>
          <w:rStyle w:val="CommentReference"/>
          <w:rFonts w:cs="Times New Roman"/>
          <w:sz w:val="24"/>
          <w:szCs w:val="22"/>
        </w:rPr>
        <w:commentReference w:id="52"/>
      </w:r>
      <w:r w:rsidR="00603A07" w:rsidRPr="00EA0C6E">
        <w:rPr>
          <w:rFonts w:cs="Times New Roman"/>
        </w:rPr>
        <w:t>.</w:t>
      </w:r>
      <w:r w:rsidR="00D061BE" w:rsidRPr="00EA0C6E">
        <w:rPr>
          <w:rFonts w:cs="Times New Roman"/>
        </w:rPr>
        <w:t xml:space="preserve"> </w:t>
      </w:r>
      <w:r w:rsidR="00BC604C" w:rsidRPr="00EA0C6E">
        <w:rPr>
          <w:rFonts w:cs="Times New Roman"/>
        </w:rPr>
        <w:t xml:space="preserve">Όσο το </w:t>
      </w:r>
      <w:r w:rsidR="00BC604C" w:rsidRPr="00EA0C6E">
        <w:rPr>
          <w:rFonts w:cs="Times New Roman"/>
          <w:lang w:val="en-US"/>
        </w:rPr>
        <w:t>TL</w:t>
      </w:r>
      <w:r w:rsidR="00BC604C" w:rsidRPr="00EA0C6E">
        <w:rPr>
          <w:rFonts w:cs="Times New Roman"/>
        </w:rPr>
        <w:t xml:space="preserve"> ισούται με 0, οι εμπλεκόμενοι δεν έχουν εκτεθεί σε κάποια ποσότητα αερίου. </w:t>
      </w:r>
      <w:r w:rsidR="00D061BE" w:rsidRPr="00EA0C6E">
        <w:rPr>
          <w:rFonts w:cs="Times New Roman"/>
        </w:rPr>
        <w:t xml:space="preserve">Για το υδρόθειο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00D061BE" w:rsidRPr="00EA0C6E">
        <w:rPr>
          <w:rFonts w:cs="Times New Roman"/>
        </w:rPr>
        <w:t xml:space="preserve">, ο εκθέτης </w:t>
      </w:r>
      <w:r w:rsidR="00D061BE" w:rsidRPr="00EA0C6E">
        <w:rPr>
          <w:rFonts w:cs="Times New Roman"/>
          <w:lang w:val="en-US"/>
        </w:rPr>
        <w:t>n</w:t>
      </w:r>
      <w:r w:rsidR="00D061BE" w:rsidRPr="00EA0C6E">
        <w:rPr>
          <w:rFonts w:cs="Times New Roman"/>
        </w:rPr>
        <w:t xml:space="preserve"> λαμβάνει</w:t>
      </w:r>
      <w:r w:rsidR="00661641" w:rsidRPr="00EA0C6E">
        <w:rPr>
          <w:rFonts w:cs="Times New Roman"/>
        </w:rPr>
        <w:t xml:space="preserve"> ως μέση τιμή</w:t>
      </w:r>
      <w:r w:rsidR="00D061BE" w:rsidRPr="00EA0C6E">
        <w:rPr>
          <w:rFonts w:cs="Times New Roman"/>
        </w:rPr>
        <w:t xml:space="preserve"> </w:t>
      </w:r>
      <w:r w:rsidR="00661641" w:rsidRPr="00EA0C6E">
        <w:rPr>
          <w:rFonts w:cs="Times New Roman"/>
        </w:rPr>
        <w:t>το</w:t>
      </w:r>
      <w:r w:rsidR="00D061BE" w:rsidRPr="00EA0C6E">
        <w:rPr>
          <w:rFonts w:cs="Times New Roman"/>
        </w:rPr>
        <w:t xml:space="preserve"> 2.2</w:t>
      </w:r>
      <w:r w:rsidR="00661641" w:rsidRPr="00EA0C6E">
        <w:rPr>
          <w:rFonts w:cs="Times New Roman"/>
        </w:rPr>
        <w:t xml:space="preserve">, ενώ κυμαίνεται τυπικά ανάμεσα στο διάστημα </w:t>
      </w:r>
      <m:oMath>
        <m:r>
          <m:rPr>
            <m:sty m:val="p"/>
          </m:rPr>
          <w:rPr>
            <w:rFonts w:ascii="Cambria Math" w:hAnsi="Cambria Math" w:cs="Times New Roman"/>
          </w:rPr>
          <m:t>[1.6, 2.7]</m:t>
        </m:r>
      </m:oMath>
      <w:r w:rsidR="00D061BE" w:rsidRPr="00EA0C6E">
        <w:rPr>
          <w:rFonts w:cs="Times New Roman"/>
        </w:rPr>
        <w:t xml:space="preserve"> </w:t>
      </w:r>
      <w:r w:rsidR="00D061BE" w:rsidRPr="00EA0C6E">
        <w:rPr>
          <w:rFonts w:cs="Times New Roman"/>
        </w:rPr>
        <w:fldChar w:fldCharType="begin"/>
      </w:r>
      <w:r w:rsidR="00D061BE" w:rsidRPr="00EA0C6E">
        <w:rPr>
          <w:rFonts w:cs="Times New Roman"/>
        </w:rPr>
        <w:instrText xml:space="preserve"> ADDIN EN.CITE &lt;EndNote&gt;&lt;Cite&gt;&lt;Author&gt;ten Berge&lt;/Author&gt;&lt;Year&gt;1986&lt;/Year&gt;&lt;RecNum&gt;66&lt;/RecNum&gt;&lt;DisplayText&gt;(ten Berge et al., 1986)&lt;/DisplayText&gt;&lt;record&gt;&lt;rec-number&gt;66&lt;/rec-number&gt;&lt;foreign-keys&gt;&lt;key app="EN" db-id="dxs5p5de0w55t0erd255s0tbrzsd22z0ts0d" timestamp="1774296610"&gt;66&lt;/key&gt;&lt;/foreign-keys&gt;&lt;ref-type name="Journal Article"&gt;17&lt;/ref-type&gt;&lt;contributors&gt;&lt;authors&gt;&lt;author&gt;ten Berge, W. F.&lt;/author&gt;&lt;author&gt;Zwart, A.&lt;/author&gt;&lt;author&gt;Appelman, L. M.&lt;/author&gt;&lt;/authors&gt;&lt;/contributors&gt;&lt;titles&gt;&lt;title&gt;Concentration—time mortality response relationship of irritant and systemically acting vapours and gases&lt;/title&gt;&lt;secondary-title&gt;Journal of Hazardous Materials&lt;/secondary-title&gt;&lt;/titles&gt;&lt;periodical&gt;&lt;full-title&gt;Journal of Hazardous Materials&lt;/full-title&gt;&lt;abbr-1&gt;J Hazard Mater&lt;/abbr-1&gt;&lt;/periodical&gt;&lt;pages&gt;301-309&lt;/pages&gt;&lt;volume&gt;13&lt;/volume&gt;&lt;number&gt;3&lt;/number&gt;&lt;dates&gt;&lt;year&gt;1986&lt;/year&gt;&lt;pub-dates&gt;&lt;date&gt;1986/08/01/&lt;/date&gt;&lt;/pub-dates&gt;&lt;/dates&gt;&lt;isbn&gt;0304-3894&lt;/isbn&gt;&lt;urls&gt;&lt;related-urls&gt;&lt;url&gt;https://www.sciencedirect.com/science/article/pii/0304389486850038&lt;/url&gt;&lt;/related-urls&gt;&lt;/urls&gt;&lt;electronic-resource-num&gt;https://doi.org/10.1016/0304-3894(86)85003-8&lt;/electronic-resource-num&gt;&lt;/record&gt;&lt;/Cite&gt;&lt;/EndNote&gt;</w:instrText>
      </w:r>
      <w:r w:rsidR="00D061BE" w:rsidRPr="00EA0C6E">
        <w:rPr>
          <w:rFonts w:cs="Times New Roman"/>
        </w:rPr>
        <w:fldChar w:fldCharType="separate"/>
      </w:r>
      <w:r w:rsidR="00D061BE" w:rsidRPr="00EA0C6E">
        <w:rPr>
          <w:rFonts w:cs="Times New Roman"/>
          <w:noProof/>
        </w:rPr>
        <w:t>(</w:t>
      </w:r>
      <w:hyperlink w:anchor="_ENREF_73" w:tooltip="ten Berge, 1986 #66" w:history="1">
        <w:r w:rsidR="007E65F5" w:rsidRPr="00EA0C6E">
          <w:rPr>
            <w:rStyle w:val="Hyperlink"/>
            <w:rFonts w:cs="Times New Roman"/>
          </w:rPr>
          <w:t>ten Berge et al., 1986</w:t>
        </w:r>
      </w:hyperlink>
      <w:r w:rsidR="00D061BE" w:rsidRPr="00EA0C6E">
        <w:rPr>
          <w:rFonts w:cs="Times New Roman"/>
          <w:noProof/>
        </w:rPr>
        <w:t>)</w:t>
      </w:r>
      <w:r w:rsidR="00D061BE" w:rsidRPr="00EA0C6E">
        <w:rPr>
          <w:rFonts w:cs="Times New Roman"/>
        </w:rPr>
        <w:fldChar w:fldCharType="end"/>
      </w:r>
      <w:r w:rsidR="00D061BE" w:rsidRPr="00EA0C6E">
        <w:rPr>
          <w:rFonts w:cs="Times New Roman"/>
        </w:rPr>
        <w:t xml:space="preserve">. </w:t>
      </w:r>
    </w:p>
    <w:p w14:paraId="4104096C" w14:textId="65F6D9CA" w:rsidR="00952F84" w:rsidRPr="00EA0C6E" w:rsidRDefault="003D0C1A" w:rsidP="0054783C">
      <w:pPr>
        <w:rPr>
          <w:rFonts w:cs="Times New Roman"/>
        </w:rPr>
      </w:pPr>
      <w:r w:rsidRPr="00EA0C6E">
        <w:rPr>
          <w:rFonts w:cs="Times New Roman"/>
        </w:rPr>
        <w:t xml:space="preserve">Χρησιμοποιώντας </w:t>
      </w:r>
      <w:r w:rsidR="00B70927" w:rsidRPr="00EA0C6E">
        <w:rPr>
          <w:rFonts w:cs="Times New Roman"/>
        </w:rPr>
        <w:t xml:space="preserve">τις </w:t>
      </w:r>
      <w:r w:rsidR="00B70927" w:rsidRPr="00EA0C6E">
        <w:rPr>
          <w:rFonts w:cs="Times New Roman"/>
        </w:rPr>
        <w:fldChar w:fldCharType="begin"/>
      </w:r>
      <w:r w:rsidR="00B70927" w:rsidRPr="00EA0C6E">
        <w:rPr>
          <w:rFonts w:cs="Times New Roman"/>
        </w:rPr>
        <w:instrText xml:space="preserve"> REF _Ref226813285 \p \h </w:instrText>
      </w:r>
      <w:r w:rsidR="00590BB7" w:rsidRPr="00EA0C6E">
        <w:rPr>
          <w:rFonts w:cs="Times New Roman"/>
        </w:rPr>
        <w:instrText xml:space="preserve"> \* MERGEFORMAT </w:instrText>
      </w:r>
      <w:r w:rsidR="00B70927" w:rsidRPr="00EA0C6E">
        <w:rPr>
          <w:rFonts w:cs="Times New Roman"/>
        </w:rPr>
      </w:r>
      <w:r w:rsidR="00B70927" w:rsidRPr="00EA0C6E">
        <w:rPr>
          <w:rFonts w:cs="Times New Roman"/>
        </w:rPr>
        <w:fldChar w:fldCharType="separate"/>
      </w:r>
      <w:r w:rsidR="00EA0C6E" w:rsidRPr="00EA0C6E">
        <w:rPr>
          <w:rFonts w:cs="Times New Roman"/>
        </w:rPr>
        <w:t>παραπάνω</w:t>
      </w:r>
      <w:r w:rsidR="00B70927" w:rsidRPr="00EA0C6E">
        <w:rPr>
          <w:rFonts w:cs="Times New Roman"/>
        </w:rPr>
        <w:fldChar w:fldCharType="end"/>
      </w:r>
      <w:r w:rsidRPr="00EA0C6E">
        <w:rPr>
          <w:rFonts w:cs="Times New Roman"/>
        </w:rPr>
        <w:t xml:space="preserve"> </w:t>
      </w:r>
      <w:r w:rsidR="00B70927" w:rsidRPr="00EA0C6E">
        <w:rPr>
          <w:rFonts w:cs="Times New Roman"/>
        </w:rPr>
        <w:t>εξισώσεις</w:t>
      </w:r>
      <w:r w:rsidRPr="00EA0C6E">
        <w:rPr>
          <w:rFonts w:cs="Times New Roman"/>
        </w:rPr>
        <w:t xml:space="preserve"> των</w:t>
      </w:r>
      <w:r w:rsidR="0004542C" w:rsidRPr="00EA0C6E">
        <w:rPr>
          <w:rFonts w:cs="Times New Roman"/>
        </w:rPr>
        <w:t xml:space="preserve"> </w:t>
      </w:r>
      <w:hyperlink w:anchor="_ENREF_10" w:tooltip="Boris, 2014 #5"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AuthorYear="1"&gt;&lt;Author&gt;Boris&lt;/Author&gt;&lt;Year&gt;2014&lt;/Year&gt;&lt;RecNum&gt;5&lt;/RecNum&gt;&lt;DisplayText&gt;Boris and Patnaik (2014)&lt;/DisplayText&gt;&lt;record&gt;&lt;rec-number&gt;5&lt;/rec-number&gt;&lt;foreign-keys&gt;&lt;key app="EN" db-id="dxs5p5de0w55t0erd255s0tbrzsd22z0ts0d" timestamp="1766403908"&gt;5&lt;/key&gt;&lt;/foreign-keys&gt;&lt;ref-type name="Report"&gt;27&lt;/ref-type&gt;&lt;contributors&gt;&lt;authors&gt;&lt;author&gt;Boris, J. P.&lt;/author&gt;&lt;author&gt;Patnaik, G.&lt;/author&gt;&lt;/authors&gt;&lt;/contributors&gt;&lt;titles&gt;&lt;title&gt;Acute Exposure Guideline Levels (AEGLs) for Time Varying Toxic Plumes&lt;/title&gt;&lt;/titles&gt;&lt;pages&gt;1-29&lt;/pages&gt;&lt;dates&gt;&lt;year&gt;2014&lt;/year&gt;&lt;/dates&gt;&lt;pub-location&gt;Washington, DC&lt;/pub-location&gt;&lt;publisher&gt;Naval Research Laboratory, Laboratories for Computational Physics and Fluid Dynamics&lt;/publisher&gt;&lt;work-type&gt;Report No. NRL/MR/6003-14-9493&lt;/work-type&gt;&lt;urls&gt;&lt;/urls&gt;&lt;/record&gt;&lt;/Cite&gt;&lt;/EndNote&gt;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Boris and Patnaik (2014)</w:t>
        </w:r>
        <w:r w:rsidR="007E65F5" w:rsidRPr="00EA0C6E">
          <w:rPr>
            <w:rStyle w:val="Hyperlink"/>
            <w:rFonts w:cs="Times New Roman"/>
          </w:rPr>
          <w:fldChar w:fldCharType="end"/>
        </w:r>
      </w:hyperlink>
      <w:r w:rsidRPr="00EA0C6E">
        <w:rPr>
          <w:rFonts w:cs="Times New Roman"/>
        </w:rPr>
        <w:t>,</w:t>
      </w:r>
      <w:r w:rsidR="0004542C" w:rsidRPr="00EA0C6E">
        <w:rPr>
          <w:rFonts w:cs="Times New Roman"/>
        </w:rPr>
        <w:t xml:space="preserve"> </w:t>
      </w:r>
      <w:r w:rsidRPr="00EA0C6E">
        <w:rPr>
          <w:rFonts w:cs="Times New Roman"/>
        </w:rPr>
        <w:t xml:space="preserve">οι </w:t>
      </w:r>
      <w:hyperlink w:anchor="_ENREF_65" w:tooltip="Shaikh, 2020 #14"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Shaikh et al. (2020)</w:t>
        </w:r>
        <w:r w:rsidR="007E65F5" w:rsidRPr="00EA0C6E">
          <w:rPr>
            <w:rStyle w:val="Hyperlink"/>
            <w:rFonts w:cs="Times New Roman"/>
          </w:rPr>
          <w:fldChar w:fldCharType="end"/>
        </w:r>
      </w:hyperlink>
      <w:r w:rsidRPr="00EA0C6E">
        <w:rPr>
          <w:rFonts w:cs="Times New Roman"/>
        </w:rPr>
        <w:t xml:space="preserve"> προτείνουν </w:t>
      </w:r>
      <w:r w:rsidR="0097269A" w:rsidRPr="00EA0C6E">
        <w:rPr>
          <w:rFonts w:cs="Times New Roman"/>
        </w:rPr>
        <w:t xml:space="preserve">την </w:t>
      </w:r>
      <w:r w:rsidR="00376C81" w:rsidRPr="00EA0C6E">
        <w:rPr>
          <w:rFonts w:cs="Times New Roman"/>
          <w:szCs w:val="24"/>
        </w:rPr>
        <w:fldChar w:fldCharType="begin"/>
      </w:r>
      <w:r w:rsidR="00376C81" w:rsidRPr="00EA0C6E">
        <w:rPr>
          <w:rFonts w:cs="Times New Roman"/>
          <w:szCs w:val="24"/>
        </w:rPr>
        <w:instrText xml:space="preserve"> REF _Ref226813235 \h  \* MERGEFORMAT </w:instrText>
      </w:r>
      <w:r w:rsidR="00376C81" w:rsidRPr="00EA0C6E">
        <w:rPr>
          <w:rFonts w:cs="Times New Roman"/>
          <w:szCs w:val="24"/>
        </w:rPr>
      </w:r>
      <w:r w:rsidR="00376C81" w:rsidRPr="00EA0C6E">
        <w:rPr>
          <w:rFonts w:cs="Times New Roman"/>
          <w:szCs w:val="24"/>
        </w:rPr>
        <w:fldChar w:fldCharType="separate"/>
      </w:r>
      <w:r w:rsidR="00EA0C6E" w:rsidRPr="00EA0C6E">
        <w:rPr>
          <w:rFonts w:cs="Times New Roman"/>
          <w:szCs w:val="24"/>
        </w:rPr>
        <w:t xml:space="preserve">Εξίσωση </w:t>
      </w:r>
      <w:r w:rsidR="00EA0C6E" w:rsidRPr="00EA0C6E">
        <w:rPr>
          <w:rFonts w:cs="Times New Roman"/>
          <w:noProof/>
          <w:szCs w:val="24"/>
        </w:rPr>
        <w:t>3</w:t>
      </w:r>
      <w:r w:rsidR="00376C81" w:rsidRPr="00EA0C6E">
        <w:rPr>
          <w:rFonts w:cs="Times New Roman"/>
          <w:szCs w:val="24"/>
        </w:rPr>
        <w:fldChar w:fldCharType="end"/>
      </w:r>
      <w:r w:rsidR="00376C81" w:rsidRPr="00EA0C6E">
        <w:rPr>
          <w:rFonts w:cs="Times New Roman"/>
          <w:szCs w:val="24"/>
        </w:rPr>
        <w:t xml:space="preserve"> </w:t>
      </w:r>
      <w:r w:rsidRPr="00EA0C6E">
        <w:rPr>
          <w:rFonts w:cs="Times New Roman"/>
        </w:rPr>
        <w:t>για τον υπολογισμό της ταχύτητας</w:t>
      </w:r>
      <w:r w:rsidR="00993B13" w:rsidRPr="00EA0C6E">
        <w:rPr>
          <w:rFonts w:cs="Times New Roman"/>
        </w:rPr>
        <w:t xml:space="preserve"> </w:t>
      </w:r>
      <m:oMath>
        <m:r>
          <w:rPr>
            <w:rFonts w:ascii="Cambria Math" w:hAnsi="Cambria Math" w:cs="Times New Roman"/>
          </w:rPr>
          <m:t>(</m:t>
        </m:r>
        <m:r>
          <m:rPr>
            <m:sty m:val="p"/>
          </m:rPr>
          <w:rPr>
            <w:rFonts w:ascii="Cambria Math" w:hAnsi="Cambria Math" w:cs="Times New Roman"/>
            <w:lang w:val="en-US"/>
          </w:rPr>
          <m:t>v</m:t>
        </m:r>
        <m:r>
          <w:rPr>
            <w:rFonts w:ascii="Cambria Math" w:hAnsi="Cambria Math" w:cs="Times New Roman"/>
          </w:rPr>
          <m:t>)</m:t>
        </m:r>
      </m:oMath>
      <w:r w:rsidRPr="00EA0C6E">
        <w:rPr>
          <w:rFonts w:cs="Times New Roman"/>
        </w:rPr>
        <w:t xml:space="preserve"> των εκτεθειμένων</w:t>
      </w:r>
      <w:r w:rsidR="00952F84" w:rsidRPr="00EA0C6E">
        <w:rPr>
          <w:rFonts w:cs="Times New Roman"/>
        </w:rPr>
        <w:t xml:space="preserve">, συναρτήσει του </w:t>
      </w:r>
      <w:commentRangeStart w:id="53"/>
      <w:commentRangeStart w:id="54"/>
      <w:r w:rsidR="00952F84" w:rsidRPr="00EA0C6E">
        <w:rPr>
          <w:rFonts w:cs="Times New Roman"/>
          <w:lang w:val="en-US"/>
        </w:rPr>
        <w:t>TL</w:t>
      </w:r>
      <w:commentRangeEnd w:id="53"/>
      <w:r w:rsidR="005A60ED" w:rsidRPr="00EA0C6E">
        <w:rPr>
          <w:rStyle w:val="CommentReference"/>
          <w:rFonts w:cs="Times New Roman"/>
          <w:sz w:val="24"/>
          <w:szCs w:val="22"/>
        </w:rPr>
        <w:commentReference w:id="53"/>
      </w:r>
      <w:commentRangeEnd w:id="54"/>
      <w:r w:rsidR="000A6A54" w:rsidRPr="00EA0C6E">
        <w:rPr>
          <w:rStyle w:val="CommentReference"/>
          <w:rFonts w:cs="Times New Roman"/>
          <w:sz w:val="24"/>
          <w:szCs w:val="22"/>
        </w:rPr>
        <w:commentReference w:id="54"/>
      </w:r>
      <w:r w:rsidR="00952F84" w:rsidRPr="00EA0C6E">
        <w:rPr>
          <w:rFonts w:cs="Times New Roman"/>
        </w:rPr>
        <w:t xml:space="preserve"> τους. Στο</w:t>
      </w:r>
      <w:r w:rsidR="00142DC2" w:rsidRPr="00EA0C6E">
        <w:rPr>
          <w:rFonts w:cs="Times New Roman"/>
        </w:rPr>
        <w:t xml:space="preserve"> </w:t>
      </w:r>
      <w:r w:rsidR="00142DC2" w:rsidRPr="00EA0C6E">
        <w:rPr>
          <w:rFonts w:cs="Times New Roman"/>
        </w:rPr>
        <w:fldChar w:fldCharType="begin"/>
      </w:r>
      <w:r w:rsidR="00142DC2" w:rsidRPr="00EA0C6E">
        <w:rPr>
          <w:rFonts w:cs="Times New Roman"/>
        </w:rPr>
        <w:instrText xml:space="preserve"> REF _Ref226808370 \h </w:instrText>
      </w:r>
      <w:r w:rsidR="00590BB7" w:rsidRPr="00EA0C6E">
        <w:rPr>
          <w:rFonts w:cs="Times New Roman"/>
        </w:rPr>
        <w:instrText xml:space="preserve"> \* MERGEFORMAT </w:instrText>
      </w:r>
      <w:r w:rsidR="00142DC2" w:rsidRPr="00EA0C6E">
        <w:rPr>
          <w:rFonts w:cs="Times New Roman"/>
        </w:rPr>
      </w:r>
      <w:r w:rsidR="00142DC2"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w:t>
      </w:r>
      <w:r w:rsidR="00142DC2" w:rsidRPr="00EA0C6E">
        <w:rPr>
          <w:rFonts w:cs="Times New Roman"/>
        </w:rPr>
        <w:fldChar w:fldCharType="end"/>
      </w:r>
      <w:r w:rsidR="00952F84" w:rsidRPr="00EA0C6E">
        <w:rPr>
          <w:rFonts w:cs="Times New Roman"/>
        </w:rPr>
        <w:t xml:space="preserve"> αναπαρίσταται η γραφική απεικόνισή τ</w:t>
      </w:r>
      <w:r w:rsidR="0097269A" w:rsidRPr="00EA0C6E">
        <w:rPr>
          <w:rFonts w:cs="Times New Roman"/>
        </w:rPr>
        <w:t>η</w:t>
      </w:r>
      <w:r w:rsidR="00952F84" w:rsidRPr="00EA0C6E">
        <w:rPr>
          <w:rFonts w:cs="Times New Roman"/>
        </w:rPr>
        <w:t>ς.</w:t>
      </w:r>
    </w:p>
    <w:p w14:paraId="0B387D33" w14:textId="17C72E1B" w:rsidR="00376C81" w:rsidRPr="00EA0C6E" w:rsidRDefault="00376C81" w:rsidP="00376C81">
      <w:pPr>
        <w:pStyle w:val="Caption"/>
        <w:keepNext/>
        <w:rPr>
          <w:rFonts w:cs="Times New Roman"/>
          <w:color w:val="FFFFFF" w:themeColor="background1"/>
          <w:sz w:val="2"/>
          <w:szCs w:val="2"/>
        </w:rPr>
      </w:pPr>
      <w:bookmarkStart w:id="55" w:name="_Ref226813235"/>
      <w:r w:rsidRPr="00EA0C6E">
        <w:rPr>
          <w:rFonts w:cs="Times New Roman"/>
          <w:color w:val="FFFFFF" w:themeColor="background1"/>
          <w:sz w:val="2"/>
          <w:szCs w:val="2"/>
        </w:rPr>
        <w:t xml:space="preserve">Εξίσωση </w:t>
      </w:r>
      <w:r w:rsidRPr="00EA0C6E">
        <w:rPr>
          <w:rFonts w:cs="Times New Roman"/>
          <w:color w:val="FFFFFF" w:themeColor="background1"/>
          <w:sz w:val="2"/>
          <w:szCs w:val="2"/>
        </w:rPr>
        <w:fldChar w:fldCharType="begin"/>
      </w:r>
      <w:r w:rsidRPr="00EA0C6E">
        <w:rPr>
          <w:rFonts w:cs="Times New Roman"/>
          <w:color w:val="FFFFFF" w:themeColor="background1"/>
          <w:sz w:val="2"/>
          <w:szCs w:val="2"/>
        </w:rPr>
        <w:instrText xml:space="preserve"> SEQ Εξίσωση \* ARABIC </w:instrText>
      </w:r>
      <w:r w:rsidRPr="00EA0C6E">
        <w:rPr>
          <w:rFonts w:cs="Times New Roman"/>
          <w:color w:val="FFFFFF" w:themeColor="background1"/>
          <w:sz w:val="2"/>
          <w:szCs w:val="2"/>
        </w:rPr>
        <w:fldChar w:fldCharType="separate"/>
      </w:r>
      <w:r w:rsidR="00EA0C6E" w:rsidRPr="00EA0C6E">
        <w:rPr>
          <w:rFonts w:cs="Times New Roman"/>
          <w:noProof/>
          <w:color w:val="FFFFFF" w:themeColor="background1"/>
          <w:sz w:val="2"/>
          <w:szCs w:val="2"/>
        </w:rPr>
        <w:t>3</w:t>
      </w:r>
      <w:r w:rsidRPr="00EA0C6E">
        <w:rPr>
          <w:rFonts w:cs="Times New Roman"/>
          <w:color w:val="FFFFFF" w:themeColor="background1"/>
          <w:sz w:val="2"/>
          <w:szCs w:val="2"/>
        </w:rPr>
        <w:fldChar w:fldCharType="end"/>
      </w:r>
      <w:bookmarkEnd w:id="55"/>
    </w:p>
    <w:p w14:paraId="4F6C715A" w14:textId="4986E858" w:rsidR="00551584" w:rsidRPr="00EA0C6E" w:rsidRDefault="00000000" w:rsidP="0054783C">
      <w:pPr>
        <w:rPr>
          <w:rFonts w:cs="Times New Roman"/>
          <w:iCs/>
        </w:rPr>
      </w:pPr>
      <m:oMathPara>
        <m:oMath>
          <m:eqArr>
            <m:eqArrPr>
              <m:maxDist m:val="1"/>
              <m:ctrlPr>
                <w:rPr>
                  <w:rFonts w:ascii="Cambria Math" w:hAnsi="Cambria Math" w:cs="Times New Roman"/>
                  <w:iCs/>
                </w:rPr>
              </m:ctrlPr>
            </m:eqArrPr>
            <m:e>
              <m:r>
                <m:rPr>
                  <m:sty m:val="p"/>
                </m:rPr>
                <w:rPr>
                  <w:rFonts w:ascii="Cambria Math" w:hAnsi="Cambria Math" w:cs="Times New Roman"/>
                  <w:lang w:val="en-US"/>
                </w:rPr>
                <m:t>v=</m:t>
              </m:r>
              <m:d>
                <m:dPr>
                  <m:begChr m:val="{"/>
                  <m:endChr m:val=""/>
                  <m:ctrlPr>
                    <w:rPr>
                      <w:rFonts w:ascii="Cambria Math" w:hAnsi="Cambria Math" w:cs="Times New Roman"/>
                      <w:iCs/>
                    </w:rPr>
                  </m:ctrlPr>
                </m:dPr>
                <m:e>
                  <m:eqArr>
                    <m:eqArrPr>
                      <m:ctrlPr>
                        <w:rPr>
                          <w:rFonts w:ascii="Cambria Math" w:hAnsi="Cambria Math" w:cs="Times New Roman"/>
                          <w:iCs/>
                        </w:rPr>
                      </m:ctrlPr>
                    </m:eqArrPr>
                    <m:e>
                      <m:r>
                        <m:rPr>
                          <m:sty m:val="p"/>
                        </m:rPr>
                        <w:rPr>
                          <w:rFonts w:ascii="Cambria Math" w:hAnsi="Cambria Math" w:cs="Times New Roman"/>
                          <w:lang w:val="en-US"/>
                        </w:rPr>
                        <m:t>1.35*</m:t>
                      </m:r>
                      <m:sSup>
                        <m:sSupPr>
                          <m:ctrlPr>
                            <w:rPr>
                              <w:rFonts w:ascii="Cambria Math" w:hAnsi="Cambria Math" w:cs="Times New Roman"/>
                              <w:iCs/>
                              <w:lang w:val="en-US"/>
                            </w:rPr>
                          </m:ctrlPr>
                        </m:sSupPr>
                        <m:e>
                          <m:r>
                            <m:rPr>
                              <m:sty m:val="p"/>
                            </m:rPr>
                            <w:rPr>
                              <w:rFonts w:ascii="Cambria Math" w:hAnsi="Cambria Math" w:cs="Times New Roman"/>
                              <w:lang w:val="en-US"/>
                            </w:rPr>
                            <m:t>e</m:t>
                          </m:r>
                        </m:e>
                        <m:sup>
                          <m:r>
                            <m:rPr>
                              <m:sty m:val="p"/>
                            </m:rPr>
                            <w:rPr>
                              <w:rFonts w:ascii="Cambria Math" w:hAnsi="Cambria Math" w:cs="Times New Roman"/>
                              <w:lang w:val="en-US"/>
                            </w:rPr>
                            <m:t>0.4*TL</m:t>
                          </m:r>
                        </m:sup>
                      </m:sSup>
                      <m:r>
                        <m:rPr>
                          <m:sty m:val="p"/>
                        </m:rPr>
                        <w:rPr>
                          <w:rFonts w:ascii="Cambria Math" w:hAnsi="Cambria Math" w:cs="Times New Roman"/>
                          <w:lang w:val="en-US"/>
                        </w:rPr>
                        <m:t>,</m:t>
                      </m:r>
                    </m:e>
                    <m:e>
                      <m:r>
                        <m:rPr>
                          <m:sty m:val="p"/>
                        </m:rPr>
                        <w:rPr>
                          <w:rFonts w:ascii="Cambria Math" w:hAnsi="Cambria Math" w:cs="Times New Roman"/>
                        </w:rPr>
                        <m:t>1</m:t>
                      </m:r>
                      <m:r>
                        <m:rPr>
                          <m:sty m:val="p"/>
                        </m:rPr>
                        <w:rPr>
                          <w:rFonts w:ascii="Cambria Math" w:hAnsi="Cambria Math" w:cs="Times New Roman"/>
                          <w:lang w:val="en-US"/>
                        </w:rPr>
                        <m:t>.35*</m:t>
                      </m:r>
                      <m:d>
                        <m:dPr>
                          <m:ctrlPr>
                            <w:rPr>
                              <w:rFonts w:ascii="Cambria Math" w:hAnsi="Cambria Math" w:cs="Times New Roman"/>
                              <w:iCs/>
                              <w:lang w:val="en-US"/>
                            </w:rPr>
                          </m:ctrlPr>
                        </m:dPr>
                        <m:e>
                          <m:sSup>
                            <m:sSupPr>
                              <m:ctrlPr>
                                <w:rPr>
                                  <w:rFonts w:ascii="Cambria Math" w:hAnsi="Cambria Math" w:cs="Times New Roman"/>
                                  <w:iCs/>
                                  <w:lang w:val="en-US"/>
                                </w:rPr>
                              </m:ctrlPr>
                            </m:sSupPr>
                            <m:e>
                              <m:r>
                                <m:rPr>
                                  <m:sty m:val="p"/>
                                </m:rPr>
                                <w:rPr>
                                  <w:rFonts w:ascii="Cambria Math" w:hAnsi="Cambria Math" w:cs="Times New Roman"/>
                                  <w:lang w:val="en-US"/>
                                </w:rPr>
                                <m:t>e</m:t>
                              </m:r>
                            </m:e>
                            <m:sup>
                              <m:r>
                                <m:rPr>
                                  <m:sty m:val="p"/>
                                </m:rPr>
                                <w:rPr>
                                  <w:rFonts w:ascii="Cambria Math" w:hAnsi="Cambria Math" w:cs="Times New Roman"/>
                                  <w:lang w:val="en-US"/>
                                </w:rPr>
                                <m:t>-0.45*(TL-3)</m:t>
                              </m:r>
                            </m:sup>
                          </m:sSup>
                          <m:r>
                            <m:rPr>
                              <m:sty m:val="p"/>
                            </m:rPr>
                            <w:rPr>
                              <w:rFonts w:ascii="Cambria Math" w:hAnsi="Cambria Math" w:cs="Times New Roman"/>
                              <w:lang w:val="en-US"/>
                            </w:rPr>
                            <m:t>-1</m:t>
                          </m:r>
                        </m:e>
                      </m:d>
                      <m:r>
                        <m:rPr>
                          <m:sty m:val="p"/>
                        </m:rPr>
                        <w:rPr>
                          <w:rFonts w:ascii="Cambria Math" w:hAnsi="Cambria Math" w:cs="Times New Roman"/>
                          <w:lang w:val="en-US"/>
                        </w:rPr>
                        <m:t>,</m:t>
                      </m:r>
                    </m:e>
                  </m:eqArr>
                  <m:m>
                    <m:mPr>
                      <m:mcs>
                        <m:mc>
                          <m:mcPr>
                            <m:count m:val="1"/>
                            <m:mcJc m:val="center"/>
                          </m:mcPr>
                        </m:mc>
                      </m:mcs>
                      <m:ctrlPr>
                        <w:rPr>
                          <w:rFonts w:ascii="Cambria Math" w:hAnsi="Cambria Math" w:cs="Times New Roman"/>
                          <w:iCs/>
                        </w:rPr>
                      </m:ctrlPr>
                    </m:mPr>
                    <m:mr>
                      <m:e>
                        <m:r>
                          <m:rPr>
                            <m:sty m:val="p"/>
                          </m:rPr>
                          <w:rPr>
                            <w:rFonts w:ascii="Cambria Math" w:hAnsi="Cambria Math" w:cs="Times New Roman"/>
                            <w:lang w:val="en-US"/>
                          </w:rPr>
                          <m:t>TL∈[0, 1)</m:t>
                        </m:r>
                      </m:e>
                    </m:mr>
                    <m:mr>
                      <m:e>
                        <m:r>
                          <m:rPr>
                            <m:sty m:val="p"/>
                          </m:rPr>
                          <w:rPr>
                            <w:rFonts w:ascii="Cambria Math" w:hAnsi="Cambria Math" w:cs="Times New Roman"/>
                          </w:rPr>
                          <m:t>T</m:t>
                        </m:r>
                        <m:r>
                          <m:rPr>
                            <m:sty m:val="p"/>
                          </m:rPr>
                          <w:rPr>
                            <w:rFonts w:ascii="Cambria Math" w:hAnsi="Cambria Math" w:cs="Times New Roman"/>
                            <w:lang w:val="en-US"/>
                          </w:rPr>
                          <m:t>L∈[1,3]</m:t>
                        </m:r>
                      </m:e>
                    </m:mr>
                  </m:m>
                </m:e>
              </m:d>
              <m:r>
                <m:rPr>
                  <m:sty m:val="p"/>
                </m:rPr>
                <w:rPr>
                  <w:rFonts w:ascii="Cambria Math" w:hAnsi="Cambria Math" w:cs="Times New Roman"/>
                </w:rPr>
                <m:t xml:space="preserve"> </m:t>
              </m:r>
              <m:r>
                <m:rPr>
                  <m:sty m:val="p"/>
                </m:rPr>
                <w:rPr>
                  <w:rFonts w:ascii="Cambria Math" w:hAnsi="Cambria Math" w:cs="Times New Roman"/>
                  <w:lang w:val="en-US"/>
                </w:rPr>
                <m:t>#</m:t>
              </m:r>
              <m:d>
                <m:dPr>
                  <m:ctrlPr>
                    <w:rPr>
                      <w:rFonts w:ascii="Cambria Math" w:hAnsi="Cambria Math" w:cs="Times New Roman"/>
                      <w:iCs/>
                    </w:rPr>
                  </m:ctrlPr>
                </m:dPr>
                <m:e>
                  <m:r>
                    <m:rPr>
                      <m:sty m:val="p"/>
                    </m:rPr>
                    <w:rPr>
                      <w:rFonts w:ascii="Cambria Math" w:hAnsi="Cambria Math" w:cs="Times New Roman"/>
                    </w:rPr>
                    <m:t>3</m:t>
                  </m:r>
                </m:e>
              </m:d>
              <m:ctrlPr>
                <w:rPr>
                  <w:rFonts w:ascii="Cambria Math" w:hAnsi="Cambria Math" w:cs="Times New Roman"/>
                  <w:iCs/>
                  <w:lang w:val="en-US"/>
                </w:rPr>
              </m:ctrlPr>
            </m:e>
          </m:eqArr>
        </m:oMath>
      </m:oMathPara>
    </w:p>
    <w:p w14:paraId="3CBA8378" w14:textId="77777777" w:rsidR="00402382" w:rsidRPr="00EA0C6E" w:rsidRDefault="00C648C0" w:rsidP="00F176AB">
      <w:pPr>
        <w:keepNext/>
        <w:jc w:val="center"/>
        <w:rPr>
          <w:rFonts w:cs="Times New Roman"/>
        </w:rPr>
      </w:pPr>
      <w:r w:rsidRPr="00EA0C6E">
        <w:rPr>
          <w:rFonts w:cs="Times New Roman"/>
          <w:noProof/>
        </w:rPr>
        <w:drawing>
          <wp:inline distT="0" distB="0" distL="0" distR="0" wp14:anchorId="19142908" wp14:editId="10B78440">
            <wp:extent cx="6152083" cy="4101388"/>
            <wp:effectExtent l="0" t="0" r="1270" b="0"/>
            <wp:docPr id="64117702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3706" cy="4122470"/>
                    </a:xfrm>
                    <a:prstGeom prst="rect">
                      <a:avLst/>
                    </a:prstGeom>
                    <a:noFill/>
                    <a:ln>
                      <a:noFill/>
                    </a:ln>
                  </pic:spPr>
                </pic:pic>
              </a:graphicData>
            </a:graphic>
          </wp:inline>
        </w:drawing>
      </w:r>
    </w:p>
    <w:p w14:paraId="128DAC3E" w14:textId="00D6F4B3" w:rsidR="0054783C" w:rsidRPr="00EA0C6E" w:rsidRDefault="00402382" w:rsidP="00E20D73">
      <w:pPr>
        <w:pStyle w:val="Caption"/>
        <w:rPr>
          <w:rFonts w:cs="Times New Roman"/>
        </w:rPr>
      </w:pPr>
      <w:bookmarkStart w:id="56" w:name="_Ref226808370"/>
      <w:bookmarkStart w:id="57" w:name="_Ref226808747"/>
      <w:bookmarkStart w:id="58" w:name="_Toc227411814"/>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w:t>
      </w:r>
      <w:r w:rsidRPr="00EA0C6E">
        <w:rPr>
          <w:rFonts w:cs="Times New Roman"/>
        </w:rPr>
        <w:fldChar w:fldCharType="end"/>
      </w:r>
      <w:bookmarkEnd w:id="56"/>
      <w:r w:rsidRPr="00EA0C6E">
        <w:rPr>
          <w:rFonts w:cs="Times New Roman"/>
        </w:rPr>
        <w:t xml:space="preserve">. Η προσαρμοσμένη μη γραμμική εξίσωση για την ταχύτητα του «πράκτορα» </w:t>
      </w:r>
      <m:oMath>
        <m:r>
          <w:rPr>
            <w:rFonts w:ascii="Cambria Math" w:hAnsi="Cambria Math" w:cs="Times New Roman"/>
          </w:rPr>
          <m:t>(v)</m:t>
        </m:r>
      </m:oMath>
      <w:r w:rsidRPr="00EA0C6E">
        <w:rPr>
          <w:rFonts w:cs="Times New Roman"/>
        </w:rPr>
        <w:t xml:space="preserve"> ως συνάρτηση του τοξικού φορτίου (TL) </w:t>
      </w:r>
      <w:r w:rsidRPr="00EA0C6E">
        <w:rPr>
          <w:rFonts w:cs="Times New Roman"/>
        </w:rPr>
        <w:fldChar w:fldCharType="begin"/>
      </w:r>
      <w:r w:rsidRPr="00EA0C6E">
        <w:rPr>
          <w:rFonts w:cs="Times New Roman"/>
        </w:rPr>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Pr="00EA0C6E">
        <w:rPr>
          <w:rFonts w:cs="Times New Roman"/>
        </w:rPr>
        <w:fldChar w:fldCharType="separate"/>
      </w:r>
      <w:r w:rsidRPr="00EA0C6E">
        <w:rPr>
          <w:rFonts w:cs="Times New Roman"/>
          <w:noProof/>
        </w:rPr>
        <w:t>(</w:t>
      </w:r>
      <w:hyperlink w:anchor="_ENREF_65" w:tooltip="Shaikh, 2020 #14" w:history="1">
        <w:r w:rsidR="007E65F5" w:rsidRPr="00EA0C6E">
          <w:rPr>
            <w:rStyle w:val="Hyperlink"/>
            <w:rFonts w:cs="Times New Roman"/>
          </w:rPr>
          <w:t>Shaikh et al., 2020</w:t>
        </w:r>
      </w:hyperlink>
      <w:r w:rsidRPr="00EA0C6E">
        <w:rPr>
          <w:rFonts w:cs="Times New Roman"/>
          <w:noProof/>
        </w:rPr>
        <w:t>)</w:t>
      </w:r>
      <w:bookmarkEnd w:id="58"/>
      <w:r w:rsidRPr="00EA0C6E">
        <w:rPr>
          <w:rFonts w:cs="Times New Roman"/>
        </w:rPr>
        <w:fldChar w:fldCharType="end"/>
      </w:r>
      <w:bookmarkEnd w:id="57"/>
    </w:p>
    <w:p w14:paraId="31CDA5AB" w14:textId="3CAD5EC0" w:rsidR="00DA3FAC" w:rsidRPr="00EA0C6E" w:rsidRDefault="00DA3FAC" w:rsidP="00BF264C">
      <w:pPr>
        <w:pStyle w:val="Heading2"/>
        <w:rPr>
          <w:lang w:val="en-US"/>
        </w:rPr>
      </w:pPr>
      <w:bookmarkStart w:id="59" w:name="_Ref227229398"/>
      <w:bookmarkStart w:id="60" w:name="_Toc227411770"/>
      <w:r w:rsidRPr="00EA0C6E">
        <w:t xml:space="preserve">Κίνηση «πρακτόρων» και </w:t>
      </w:r>
      <w:bookmarkEnd w:id="59"/>
      <w:r w:rsidR="003174DB" w:rsidRPr="00EA0C6E">
        <w:t>ΑΕΔ</w:t>
      </w:r>
      <w:bookmarkEnd w:id="60"/>
    </w:p>
    <w:p w14:paraId="434A3706" w14:textId="34559B22" w:rsidR="00121A7E" w:rsidRPr="00EA0C6E" w:rsidRDefault="00A20AB6" w:rsidP="006433A4">
      <w:pPr>
        <w:rPr>
          <w:rFonts w:cs="Times New Roman"/>
        </w:rPr>
      </w:pPr>
      <w:r w:rsidRPr="00EA0C6E">
        <w:rPr>
          <w:rFonts w:cs="Times New Roman"/>
        </w:rPr>
        <w:t xml:space="preserve">Η κίνηση των «πρακτόρων» μέσα σε μία </w:t>
      </w:r>
      <w:r w:rsidRPr="00EA0C6E">
        <w:rPr>
          <w:rFonts w:cs="Times New Roman"/>
          <w:lang w:val="en-US"/>
        </w:rPr>
        <w:t>ABM</w:t>
      </w:r>
      <w:r w:rsidRPr="00EA0C6E">
        <w:rPr>
          <w:rFonts w:cs="Times New Roman"/>
        </w:rPr>
        <w:t xml:space="preserve"> προσομοίωση </w:t>
      </w:r>
      <w:r w:rsidR="00527D4B" w:rsidRPr="00EA0C6E">
        <w:rPr>
          <w:rFonts w:cs="Times New Roman"/>
        </w:rPr>
        <w:t xml:space="preserve">δύναται να πραγματοποιηθεί με ποικίλους τρόπους. </w:t>
      </w:r>
      <w:r w:rsidR="00F6251C" w:rsidRPr="00EA0C6E">
        <w:rPr>
          <w:rFonts w:cs="Times New Roman"/>
        </w:rPr>
        <w:t>Ο χειριστής μπορεί να θεσπίσει αυθαίρετους κανόνες για την κίνησή τους</w:t>
      </w:r>
      <w:r w:rsidR="00216B14" w:rsidRPr="00EA0C6E">
        <w:rPr>
          <w:rFonts w:cs="Times New Roman"/>
        </w:rPr>
        <w:t xml:space="preserve"> </w:t>
      </w:r>
      <w:r w:rsidR="00216B14" w:rsidRPr="00EA0C6E">
        <w:rPr>
          <w:rFonts w:cs="Times New Roman"/>
        </w:rPr>
        <w:fldChar w:fldCharType="begin"/>
      </w:r>
      <w:r w:rsidR="00216B14" w:rsidRPr="00EA0C6E">
        <w:rPr>
          <w:rFonts w:cs="Times New Roman"/>
        </w:rPr>
        <w:instrText xml:space="preserve"> ADDIN EN.CITE &lt;EndNote&gt;&lt;Cite&gt;&lt;Author&gt;Epstein&lt;/Author&gt;&lt;Year&gt;1996&lt;/Year&gt;&lt;RecNum&gt;56&lt;/RecNum&gt;&lt;DisplayText&gt;(Epstein and Axtell, 1996)&lt;/DisplayText&gt;&lt;record&gt;&lt;rec-number&gt;56&lt;/rec-number&gt;&lt;foreign-keys&gt;&lt;key app="EN" db-id="dxs5p5de0w55t0erd255s0tbrzsd22z0ts0d" timestamp="1774031460"&gt;56&lt;/key&gt;&lt;/foreign-keys&gt;&lt;ref-type name="Book"&gt;6&lt;/ref-type&gt;&lt;contributors&gt;&lt;authors&gt;&lt;author&gt;Epstein, Joshua M.&lt;/author&gt;&lt;author&gt;Axtell, Robert&lt;/author&gt;&lt;/authors&gt;&lt;/contributors&gt;&lt;titles&gt;&lt;title&gt;Growing Artificial Societies: Social Science from the Bottom Up&lt;/title&gt;&lt;/titles&gt;&lt;volume&gt;1&lt;/volume&gt;&lt;keywords&gt;&lt;keyword&gt;bottom up social science&lt;/keyword&gt;&lt;keyword&gt;Sugarscape&lt;/keyword&gt;&lt;keyword&gt;collective behavior&lt;/keyword&gt;&lt;/keywords&gt;&lt;dates&gt;&lt;year&gt;1996&lt;/year&gt;&lt;/dates&gt;&lt;publisher&gt;The MIT Press&lt;/publisher&gt;&lt;urls&gt;&lt;related-urls&gt;&lt;url&gt;https://EconPapers.repec.org/RePEc:mtp:titles:0262550253&lt;/url&gt;&lt;/related-urls&gt;&lt;/urls&gt;&lt;/record&gt;&lt;/Cite&gt;&lt;/EndNote&gt;</w:instrText>
      </w:r>
      <w:r w:rsidR="00216B14" w:rsidRPr="00EA0C6E">
        <w:rPr>
          <w:rFonts w:cs="Times New Roman"/>
        </w:rPr>
        <w:fldChar w:fldCharType="separate"/>
      </w:r>
      <w:r w:rsidR="00216B14" w:rsidRPr="00EA0C6E">
        <w:rPr>
          <w:rFonts w:cs="Times New Roman"/>
          <w:noProof/>
        </w:rPr>
        <w:t>(</w:t>
      </w:r>
      <w:hyperlink w:anchor="_ENREF_17" w:tooltip="Epstein, 1996 #56" w:history="1">
        <w:r w:rsidR="007E65F5" w:rsidRPr="00EA0C6E">
          <w:rPr>
            <w:rStyle w:val="Hyperlink"/>
            <w:rFonts w:cs="Times New Roman"/>
          </w:rPr>
          <w:t>Epstein and Axtell, 1996</w:t>
        </w:r>
      </w:hyperlink>
      <w:r w:rsidR="00216B14" w:rsidRPr="00EA0C6E">
        <w:rPr>
          <w:rFonts w:cs="Times New Roman"/>
          <w:noProof/>
        </w:rPr>
        <w:t>)</w:t>
      </w:r>
      <w:r w:rsidR="00216B14" w:rsidRPr="00EA0C6E">
        <w:rPr>
          <w:rFonts w:cs="Times New Roman"/>
        </w:rPr>
        <w:fldChar w:fldCharType="end"/>
      </w:r>
      <w:r w:rsidR="00216B14" w:rsidRPr="00EA0C6E">
        <w:rPr>
          <w:rFonts w:cs="Times New Roman"/>
        </w:rPr>
        <w:t xml:space="preserve"> ή να τους θέσει να κινούνται πραγματοποιώντας τυχαίους περιπάτους</w:t>
      </w:r>
      <w:r w:rsidR="006E3840" w:rsidRPr="00EA0C6E">
        <w:rPr>
          <w:rFonts w:cs="Times New Roman"/>
        </w:rPr>
        <w:t xml:space="preserve"> (</w:t>
      </w:r>
      <w:r w:rsidR="006E3840" w:rsidRPr="00EA0C6E">
        <w:rPr>
          <w:rFonts w:cs="Times New Roman"/>
          <w:lang w:val="en-US"/>
        </w:rPr>
        <w:t>random</w:t>
      </w:r>
      <w:r w:rsidR="006E3840" w:rsidRPr="00EA0C6E">
        <w:rPr>
          <w:rFonts w:cs="Times New Roman"/>
        </w:rPr>
        <w:t xml:space="preserve"> </w:t>
      </w:r>
      <w:r w:rsidR="006E3840" w:rsidRPr="00EA0C6E">
        <w:rPr>
          <w:rFonts w:cs="Times New Roman"/>
          <w:lang w:val="en-US"/>
        </w:rPr>
        <w:t>walk</w:t>
      </w:r>
      <w:r w:rsidR="006E3840" w:rsidRPr="00EA0C6E">
        <w:rPr>
          <w:rFonts w:cs="Times New Roman"/>
        </w:rPr>
        <w:t>)</w:t>
      </w:r>
      <w:r w:rsidR="00216B14" w:rsidRPr="00EA0C6E">
        <w:rPr>
          <w:rFonts w:cs="Times New Roman"/>
        </w:rPr>
        <w:t xml:space="preserve"> </w:t>
      </w:r>
      <w:r w:rsidR="00216B14" w:rsidRPr="00EA0C6E">
        <w:rPr>
          <w:rFonts w:cs="Times New Roman"/>
        </w:rPr>
        <w:fldChar w:fldCharType="begin"/>
      </w:r>
      <w:r w:rsidR="00216B14" w:rsidRPr="00EA0C6E">
        <w:rPr>
          <w:rFonts w:cs="Times New Roman"/>
        </w:rPr>
        <w:instrText xml:space="preserve"> ADDIN EN.CITE &lt;EndNote&gt;&lt;Cite&gt;&lt;Author&gt;Klügl&lt;/Author&gt;&lt;Year&gt;2012&lt;/Year&gt;&lt;RecNum&gt;57&lt;/RecNum&gt;&lt;DisplayText&gt;(Klügl and Bazzan, 2012)&lt;/DisplayText&gt;&lt;record&gt;&lt;rec-number&gt;57&lt;/rec-number&gt;&lt;foreign-keys&gt;&lt;key app="EN" db-id="dxs5p5de0w55t0erd255s0tbrzsd22z0ts0d" timestamp="1774031521"&gt;57&lt;/key&gt;&lt;/foreign-keys&gt;&lt;ref-type name="Journal Article"&gt;17&lt;/ref-type&gt;&lt;contributors&gt;&lt;authors&gt;&lt;author&gt;Klügl, Franziska&lt;/author&gt;&lt;author&gt;Bazzan, Ana&lt;/author&gt;&lt;/authors&gt;&lt;/contributors&gt;&lt;titles&gt;&lt;title&gt;Agent-Based Modeling and Simulation&lt;/title&gt;&lt;secondary-title&gt;AI Magazine&lt;/secondary-title&gt;&lt;/titles&gt;&lt;periodical&gt;&lt;full-title&gt;AI Magazine&lt;/full-title&gt;&lt;/periodical&gt;&lt;pages&gt;29-40&lt;/pages&gt;&lt;volume&gt;33&lt;/volume&gt;&lt;dates&gt;&lt;year&gt;2012&lt;/year&gt;&lt;pub-dates&gt;&lt;date&gt;09/01&lt;/date&gt;&lt;/pub-dates&gt;&lt;/dates&gt;&lt;urls&gt;&lt;/urls&gt;&lt;electronic-resource-num&gt;10.1609/aimag.v33i3.2425&lt;/electronic-resource-num&gt;&lt;/record&gt;&lt;/Cite&gt;&lt;/EndNote&gt;</w:instrText>
      </w:r>
      <w:r w:rsidR="00216B14" w:rsidRPr="00EA0C6E">
        <w:rPr>
          <w:rFonts w:cs="Times New Roman"/>
        </w:rPr>
        <w:fldChar w:fldCharType="separate"/>
      </w:r>
      <w:r w:rsidR="00216B14" w:rsidRPr="00EA0C6E">
        <w:rPr>
          <w:rFonts w:cs="Times New Roman"/>
          <w:noProof/>
        </w:rPr>
        <w:t>(</w:t>
      </w:r>
      <w:hyperlink w:anchor="_ENREF_42" w:tooltip="Klügl, 2012 #57" w:history="1">
        <w:r w:rsidR="007E65F5" w:rsidRPr="00EA0C6E">
          <w:rPr>
            <w:rStyle w:val="Hyperlink"/>
            <w:rFonts w:cs="Times New Roman"/>
          </w:rPr>
          <w:t>Klügl and Bazzan, 2012</w:t>
        </w:r>
      </w:hyperlink>
      <w:r w:rsidR="00216B14" w:rsidRPr="00EA0C6E">
        <w:rPr>
          <w:rFonts w:cs="Times New Roman"/>
          <w:noProof/>
        </w:rPr>
        <w:t>)</w:t>
      </w:r>
      <w:r w:rsidR="00216B14" w:rsidRPr="00EA0C6E">
        <w:rPr>
          <w:rFonts w:cs="Times New Roman"/>
        </w:rPr>
        <w:fldChar w:fldCharType="end"/>
      </w:r>
      <w:r w:rsidR="00F6251C" w:rsidRPr="00EA0C6E">
        <w:rPr>
          <w:rFonts w:cs="Times New Roman"/>
        </w:rPr>
        <w:t xml:space="preserve">. </w:t>
      </w:r>
      <w:r w:rsidR="00FC1799" w:rsidRPr="00EA0C6E">
        <w:rPr>
          <w:rFonts w:cs="Times New Roman"/>
        </w:rPr>
        <w:t xml:space="preserve">Πέραν </w:t>
      </w:r>
      <w:r w:rsidR="006E3840" w:rsidRPr="00EA0C6E">
        <w:rPr>
          <w:rFonts w:cs="Times New Roman"/>
        </w:rPr>
        <w:t>αυτών</w:t>
      </w:r>
      <w:r w:rsidR="00FC1799" w:rsidRPr="00EA0C6E">
        <w:rPr>
          <w:rFonts w:cs="Times New Roman"/>
        </w:rPr>
        <w:t xml:space="preserve">, </w:t>
      </w:r>
      <w:r w:rsidR="00343B7F" w:rsidRPr="00EA0C6E">
        <w:rPr>
          <w:rFonts w:cs="Times New Roman"/>
        </w:rPr>
        <w:t xml:space="preserve">μία άλλη δημοφιλής μέθοδος για την κίνηση </w:t>
      </w:r>
      <w:r w:rsidR="0055429F" w:rsidRPr="00EA0C6E">
        <w:rPr>
          <w:rFonts w:cs="Times New Roman"/>
        </w:rPr>
        <w:t xml:space="preserve">των πρακτόρων εντός της προσομοίωσης είναι οι </w:t>
      </w:r>
      <w:r w:rsidR="003E3A6C" w:rsidRPr="00EA0C6E">
        <w:rPr>
          <w:rFonts w:cs="Times New Roman"/>
        </w:rPr>
        <w:t>ΑΕΔ</w:t>
      </w:r>
      <w:r w:rsidR="00CD69CE" w:rsidRPr="00EA0C6E">
        <w:rPr>
          <w:rFonts w:cs="Times New Roman"/>
        </w:rPr>
        <w:t xml:space="preserve">, οι οποίοι συναντώνται συχνά στη βιομηχανία </w:t>
      </w:r>
      <w:commentRangeStart w:id="61"/>
      <w:r w:rsidR="003A3623" w:rsidRPr="00EA0C6E">
        <w:rPr>
          <w:rFonts w:cs="Times New Roman"/>
        </w:rPr>
        <w:t>της ρομποτικής πλοήγησης</w:t>
      </w:r>
      <w:commentRangeEnd w:id="61"/>
      <w:r w:rsidR="005A60ED" w:rsidRPr="00EA0C6E">
        <w:rPr>
          <w:rStyle w:val="CommentReference"/>
          <w:rFonts w:cs="Times New Roman"/>
          <w:sz w:val="24"/>
          <w:szCs w:val="22"/>
        </w:rPr>
        <w:commentReference w:id="61"/>
      </w:r>
      <w:r w:rsidR="00CD69CE" w:rsidRPr="00EA0C6E">
        <w:rPr>
          <w:rFonts w:cs="Times New Roman"/>
        </w:rPr>
        <w:t xml:space="preserve"> (</w:t>
      </w:r>
      <w:r w:rsidR="009D4180" w:rsidRPr="00EA0C6E">
        <w:rPr>
          <w:rFonts w:cs="Times New Roman"/>
          <w:lang w:val="en-US"/>
        </w:rPr>
        <w:t>robot</w:t>
      </w:r>
      <w:r w:rsidR="009D4180" w:rsidRPr="00EA0C6E">
        <w:rPr>
          <w:rFonts w:cs="Times New Roman"/>
        </w:rPr>
        <w:t xml:space="preserve"> </w:t>
      </w:r>
      <w:r w:rsidR="009D4180" w:rsidRPr="00EA0C6E">
        <w:rPr>
          <w:rFonts w:cs="Times New Roman"/>
          <w:lang w:val="en-US"/>
        </w:rPr>
        <w:t>navigation</w:t>
      </w:r>
      <w:r w:rsidR="00CD69CE" w:rsidRPr="00EA0C6E">
        <w:rPr>
          <w:rFonts w:cs="Times New Roman"/>
        </w:rPr>
        <w:t>)</w:t>
      </w:r>
      <w:r w:rsidR="0055429F" w:rsidRPr="00EA0C6E">
        <w:rPr>
          <w:rFonts w:cs="Times New Roman"/>
        </w:rPr>
        <w:t>.</w:t>
      </w:r>
      <w:r w:rsidR="00CD69CE" w:rsidRPr="00EA0C6E">
        <w:rPr>
          <w:rFonts w:cs="Times New Roman"/>
        </w:rPr>
        <w:t xml:space="preserve"> Στόχος αυτών των αλγορίθμων είναι να προσδιορίσουν τη βέλτιστη διαδρομή από έναν αρχικό κόμβο προς έναν κόμβο – προορισμό στον λιγότερο δυνατό χρόνο </w:t>
      </w:r>
      <w:r w:rsidR="00CD69CE" w:rsidRPr="00EA0C6E">
        <w:rPr>
          <w:rFonts w:cs="Times New Roman"/>
        </w:rPr>
        <w:fldChar w:fldCharType="begin"/>
      </w:r>
      <w:r w:rsidR="00CD69CE" w:rsidRPr="00EA0C6E">
        <w:rPr>
          <w:rFonts w:cs="Times New Roman"/>
        </w:rPr>
        <w:instrText xml:space="preserve"> ADDIN EN.CITE &lt;EndNote&gt;&lt;Cite&gt;&lt;Author&gt;Lawande&lt;/Author&gt;&lt;Year&gt;2022&lt;/Year&gt;&lt;RecNum&gt;24&lt;/RecNum&gt;&lt;DisplayText&gt;(Lawande et al., 2022)&lt;/DisplayText&gt;&lt;record&gt;&lt;rec-number&gt;24&lt;/rec-number&gt;&lt;foreign-keys&gt;&lt;key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CD69CE" w:rsidRPr="00EA0C6E">
        <w:rPr>
          <w:rFonts w:cs="Times New Roman"/>
        </w:rPr>
        <w:fldChar w:fldCharType="separate"/>
      </w:r>
      <w:r w:rsidR="00CD69CE" w:rsidRPr="00EA0C6E">
        <w:rPr>
          <w:rFonts w:cs="Times New Roman"/>
          <w:noProof/>
        </w:rPr>
        <w:t>(</w:t>
      </w:r>
      <w:hyperlink w:anchor="_ENREF_47" w:tooltip="Lawande, 2022 #24" w:history="1">
        <w:r w:rsidR="007E65F5" w:rsidRPr="00EA0C6E">
          <w:rPr>
            <w:rStyle w:val="Hyperlink"/>
            <w:rFonts w:cs="Times New Roman"/>
          </w:rPr>
          <w:t>Lawande et al., 2022</w:t>
        </w:r>
      </w:hyperlink>
      <w:r w:rsidR="00CD69CE" w:rsidRPr="00EA0C6E">
        <w:rPr>
          <w:rFonts w:cs="Times New Roman"/>
          <w:noProof/>
        </w:rPr>
        <w:t>)</w:t>
      </w:r>
      <w:r w:rsidR="00CD69CE" w:rsidRPr="00EA0C6E">
        <w:rPr>
          <w:rFonts w:cs="Times New Roman"/>
        </w:rPr>
        <w:fldChar w:fldCharType="end"/>
      </w:r>
      <w:r w:rsidR="00CD69CE" w:rsidRPr="00EA0C6E">
        <w:rPr>
          <w:rFonts w:cs="Times New Roman"/>
        </w:rPr>
        <w:t>.</w:t>
      </w:r>
    </w:p>
    <w:p w14:paraId="2BF5D5F3" w14:textId="1152C8DC" w:rsidR="009F4523" w:rsidRPr="00EA0C6E" w:rsidRDefault="00DE3F73" w:rsidP="006433A4">
      <w:pPr>
        <w:rPr>
          <w:rFonts w:cs="Times New Roman"/>
        </w:rPr>
      </w:pPr>
      <w:r w:rsidRPr="00EA0C6E">
        <w:rPr>
          <w:rFonts w:cs="Times New Roman"/>
        </w:rPr>
        <w:t xml:space="preserve">Οι </w:t>
      </w:r>
      <w:r w:rsidR="003E3A6C" w:rsidRPr="00EA0C6E">
        <w:rPr>
          <w:rFonts w:cs="Times New Roman"/>
        </w:rPr>
        <w:t>ΑΕΔ</w:t>
      </w:r>
      <w:r w:rsidR="00062A52" w:rsidRPr="00EA0C6E">
        <w:rPr>
          <w:rFonts w:cs="Times New Roman"/>
        </w:rPr>
        <w:t xml:space="preserve"> </w:t>
      </w:r>
      <w:r w:rsidRPr="00EA0C6E">
        <w:rPr>
          <w:rFonts w:cs="Times New Roman"/>
        </w:rPr>
        <w:t>δύναται να καταταχθούν σε δύο μεγάλες κατηγορίες, τους στατικούς αλγορίθμους και τους δυναμικούς. Ένας αλγόριθμος λέγεται στατικός όταν χρησιμοποιείται για την εύρεση της βέλτιστης διαδρομής μέσα σε ένα στατικό περιβάλλον. Αντιθέτως, ένας αλγόριθμος λέγεται δυναμικός όταν προσδιορίζει τη βέλτιστη διαδρομή μέσα σε ένα δυναμικά μεταβαλλόμενο περιβάλλον.</w:t>
      </w:r>
      <w:r w:rsidR="005C794E" w:rsidRPr="00EA0C6E">
        <w:rPr>
          <w:rFonts w:cs="Times New Roman"/>
        </w:rPr>
        <w:t xml:space="preserve"> Οι αλγόριθμοι μπορούν να κατηγοριοποιηθούν περεταίρω βάσει της φιλοσοφίας λειτουργίας τους στους αλγορίθμους αναζήτησης (</w:t>
      </w:r>
      <w:r w:rsidR="005C794E" w:rsidRPr="00EA0C6E">
        <w:rPr>
          <w:rFonts w:cs="Times New Roman"/>
          <w:lang w:val="en-US"/>
        </w:rPr>
        <w:t>search</w:t>
      </w:r>
      <w:r w:rsidR="005C794E" w:rsidRPr="00EA0C6E">
        <w:rPr>
          <w:rFonts w:cs="Times New Roman"/>
        </w:rPr>
        <w:t xml:space="preserve"> </w:t>
      </w:r>
      <w:r w:rsidR="005C794E" w:rsidRPr="00EA0C6E">
        <w:rPr>
          <w:rFonts w:cs="Times New Roman"/>
          <w:lang w:val="en-US"/>
        </w:rPr>
        <w:t>algorithms</w:t>
      </w:r>
      <w:r w:rsidR="005C794E" w:rsidRPr="00EA0C6E">
        <w:rPr>
          <w:rFonts w:cs="Times New Roman"/>
        </w:rPr>
        <w:t xml:space="preserve">), </w:t>
      </w:r>
      <w:r w:rsidR="000250D6" w:rsidRPr="00EA0C6E">
        <w:rPr>
          <w:rFonts w:cs="Times New Roman"/>
        </w:rPr>
        <w:t>τους ενημερωμένους αλγόριθμους αναζήτησης ή αλλιώς ευριστικούς αλγόριθμους αναζήτησης (</w:t>
      </w:r>
      <w:r w:rsidR="000250D6" w:rsidRPr="00EA0C6E">
        <w:rPr>
          <w:rFonts w:cs="Times New Roman"/>
          <w:lang w:val="en-US"/>
        </w:rPr>
        <w:t>informed</w:t>
      </w:r>
      <w:r w:rsidR="000250D6" w:rsidRPr="00EA0C6E">
        <w:rPr>
          <w:rFonts w:cs="Times New Roman"/>
        </w:rPr>
        <w:t xml:space="preserve"> </w:t>
      </w:r>
      <w:r w:rsidR="000250D6" w:rsidRPr="00EA0C6E">
        <w:rPr>
          <w:rFonts w:cs="Times New Roman"/>
          <w:lang w:val="en-US"/>
        </w:rPr>
        <w:t>search</w:t>
      </w:r>
      <w:r w:rsidR="000250D6" w:rsidRPr="00EA0C6E">
        <w:rPr>
          <w:rFonts w:cs="Times New Roman"/>
        </w:rPr>
        <w:t xml:space="preserve"> </w:t>
      </w:r>
      <w:r w:rsidR="000250D6" w:rsidRPr="00EA0C6E">
        <w:rPr>
          <w:rFonts w:cs="Times New Roman"/>
          <w:lang w:val="en-US"/>
        </w:rPr>
        <w:t>algorithms</w:t>
      </w:r>
      <w:r w:rsidR="000250D6" w:rsidRPr="00EA0C6E">
        <w:rPr>
          <w:rFonts w:cs="Times New Roman"/>
        </w:rPr>
        <w:t xml:space="preserve"> / </w:t>
      </w:r>
      <w:r w:rsidR="000250D6" w:rsidRPr="00EA0C6E">
        <w:rPr>
          <w:rFonts w:cs="Times New Roman"/>
          <w:lang w:val="en-US"/>
        </w:rPr>
        <w:t>heuristic</w:t>
      </w:r>
      <w:r w:rsidR="000250D6" w:rsidRPr="00EA0C6E">
        <w:rPr>
          <w:rFonts w:cs="Times New Roman"/>
        </w:rPr>
        <w:t xml:space="preserve"> </w:t>
      </w:r>
      <w:r w:rsidR="000250D6" w:rsidRPr="00EA0C6E">
        <w:rPr>
          <w:rFonts w:cs="Times New Roman"/>
          <w:lang w:val="en-US"/>
        </w:rPr>
        <w:t>search</w:t>
      </w:r>
      <w:r w:rsidR="000250D6" w:rsidRPr="00EA0C6E">
        <w:rPr>
          <w:rFonts w:cs="Times New Roman"/>
        </w:rPr>
        <w:t xml:space="preserve"> </w:t>
      </w:r>
      <w:r w:rsidR="000250D6" w:rsidRPr="00EA0C6E">
        <w:rPr>
          <w:rFonts w:cs="Times New Roman"/>
          <w:lang w:val="en-US"/>
        </w:rPr>
        <w:t>algorithms</w:t>
      </w:r>
      <w:r w:rsidR="000250D6" w:rsidRPr="00EA0C6E">
        <w:rPr>
          <w:rFonts w:cs="Times New Roman"/>
        </w:rPr>
        <w:t>) και τους μετά-</w:t>
      </w:r>
      <w:r w:rsidR="000250D6" w:rsidRPr="00EA0C6E">
        <w:rPr>
          <w:rFonts w:cs="Times New Roman"/>
        </w:rPr>
        <w:lastRenderedPageBreak/>
        <w:t>ευριστικούς αλγορίθμους (</w:t>
      </w:r>
      <w:r w:rsidR="000250D6" w:rsidRPr="00EA0C6E">
        <w:rPr>
          <w:rFonts w:cs="Times New Roman"/>
          <w:lang w:val="en-US"/>
        </w:rPr>
        <w:t>metaheuristic</w:t>
      </w:r>
      <w:r w:rsidR="000250D6" w:rsidRPr="00EA0C6E">
        <w:rPr>
          <w:rFonts w:cs="Times New Roman"/>
        </w:rPr>
        <w:t xml:space="preserve"> </w:t>
      </w:r>
      <w:r w:rsidR="000250D6" w:rsidRPr="00EA0C6E">
        <w:rPr>
          <w:rFonts w:cs="Times New Roman"/>
          <w:lang w:val="en-US"/>
        </w:rPr>
        <w:t>algorithms</w:t>
      </w:r>
      <w:r w:rsidR="000250D6" w:rsidRPr="00EA0C6E">
        <w:rPr>
          <w:rFonts w:cs="Times New Roman"/>
        </w:rPr>
        <w:t>).</w:t>
      </w:r>
      <w:r w:rsidR="00062A52" w:rsidRPr="00EA0C6E">
        <w:rPr>
          <w:rFonts w:cs="Times New Roman"/>
        </w:rPr>
        <w:t xml:space="preserve"> Οι </w:t>
      </w:r>
      <w:r w:rsidR="00062A52" w:rsidRPr="00EA0C6E">
        <w:rPr>
          <w:rFonts w:cs="Times New Roman"/>
          <w:lang w:val="en-US"/>
        </w:rPr>
        <w:t>search</w:t>
      </w:r>
      <w:r w:rsidR="00062A52" w:rsidRPr="00EA0C6E">
        <w:rPr>
          <w:rFonts w:cs="Times New Roman"/>
        </w:rPr>
        <w:t xml:space="preserve"> </w:t>
      </w:r>
      <w:r w:rsidR="00062A52" w:rsidRPr="00EA0C6E">
        <w:rPr>
          <w:rFonts w:cs="Times New Roman"/>
          <w:lang w:val="en-US"/>
        </w:rPr>
        <w:t>algorithms</w:t>
      </w:r>
      <w:r w:rsidR="00062A52" w:rsidRPr="00EA0C6E">
        <w:rPr>
          <w:rFonts w:cs="Times New Roman"/>
        </w:rPr>
        <w:t xml:space="preserve"> καλύπτουν ολόκληρη την έκταση ενός δεδομένου χάρτη αναζητώντας όλα τα δυνατά μονοπάτια από τον αρχικό κόμβο προς τον προορισμό και επιλέγοντας εν τέλει το συντομότερο. Οι </w:t>
      </w:r>
      <w:r w:rsidR="000B31EF" w:rsidRPr="00EA0C6E">
        <w:rPr>
          <w:rFonts w:cs="Times New Roman"/>
          <w:lang w:val="en-US"/>
        </w:rPr>
        <w:t>heuristic</w:t>
      </w:r>
      <w:r w:rsidR="00062A52" w:rsidRPr="00EA0C6E">
        <w:rPr>
          <w:rFonts w:cs="Times New Roman"/>
        </w:rPr>
        <w:t xml:space="preserve"> </w:t>
      </w:r>
      <w:r w:rsidR="00062A52" w:rsidRPr="00EA0C6E">
        <w:rPr>
          <w:rFonts w:cs="Times New Roman"/>
          <w:lang w:val="en-US"/>
        </w:rPr>
        <w:t>search</w:t>
      </w:r>
      <w:r w:rsidR="00062A52" w:rsidRPr="00EA0C6E">
        <w:rPr>
          <w:rFonts w:cs="Times New Roman"/>
        </w:rPr>
        <w:t xml:space="preserve"> </w:t>
      </w:r>
      <w:r w:rsidR="00062A52" w:rsidRPr="00EA0C6E">
        <w:rPr>
          <w:rFonts w:cs="Times New Roman"/>
          <w:lang w:val="en-US"/>
        </w:rPr>
        <w:t>algorithms</w:t>
      </w:r>
      <w:r w:rsidR="00062A52" w:rsidRPr="00EA0C6E">
        <w:rPr>
          <w:rFonts w:cs="Times New Roman"/>
        </w:rPr>
        <w:t xml:space="preserve"> είναι βελτιστοποιημένες εκδοχές των </w:t>
      </w:r>
      <w:r w:rsidR="00062A52" w:rsidRPr="00EA0C6E">
        <w:rPr>
          <w:rFonts w:cs="Times New Roman"/>
          <w:lang w:val="en-US"/>
        </w:rPr>
        <w:t>search</w:t>
      </w:r>
      <w:r w:rsidR="00062A52" w:rsidRPr="00EA0C6E">
        <w:rPr>
          <w:rFonts w:cs="Times New Roman"/>
        </w:rPr>
        <w:t xml:space="preserve"> </w:t>
      </w:r>
      <w:r w:rsidR="00062A52" w:rsidRPr="00EA0C6E">
        <w:rPr>
          <w:rFonts w:cs="Times New Roman"/>
          <w:lang w:val="en-US"/>
        </w:rPr>
        <w:t>algorithms</w:t>
      </w:r>
      <w:r w:rsidR="005E2307" w:rsidRPr="00EA0C6E">
        <w:rPr>
          <w:rFonts w:cs="Times New Roman"/>
        </w:rPr>
        <w:t xml:space="preserve">, χάριν στη χρήση μιας ευριστικής συνάρτησης. Αυτή αναζητάει μία λύση (εάν υπάρχει) κατευθείαν στραμμένη προς τη βέλτιστη διαδρομή, παρακάμπτοντας την ανάγκη για τη μελέτη ολόκληρου του χάρτη </w:t>
      </w:r>
      <w:r w:rsidR="005E2307" w:rsidRPr="00EA0C6E">
        <w:rPr>
          <w:rFonts w:cs="Times New Roman"/>
        </w:rPr>
        <w:fldChar w:fldCharType="begin"/>
      </w:r>
      <w:r w:rsidR="005E2307" w:rsidRPr="00EA0C6E">
        <w:rPr>
          <w:rFonts w:cs="Times New Roman"/>
        </w:rPr>
        <w:instrText xml:space="preserve"> ADDIN EN.CITE &lt;EndNote&gt;&lt;Cite&gt;&lt;Author&gt;Lawande&lt;/Author&gt;&lt;Year&gt;2022&lt;/Year&gt;&lt;RecNum&gt;24&lt;/RecNum&gt;&lt;DisplayText&gt;(Lawande et al., 2022)&lt;/DisplayText&gt;&lt;record&gt;&lt;rec-number&gt;24&lt;/rec-number&gt;&lt;foreign-keys&gt;&lt;key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5E2307" w:rsidRPr="00EA0C6E">
        <w:rPr>
          <w:rFonts w:cs="Times New Roman"/>
        </w:rPr>
        <w:fldChar w:fldCharType="separate"/>
      </w:r>
      <w:r w:rsidR="005E2307" w:rsidRPr="00EA0C6E">
        <w:rPr>
          <w:rFonts w:cs="Times New Roman"/>
          <w:noProof/>
        </w:rPr>
        <w:t>(</w:t>
      </w:r>
      <w:hyperlink w:anchor="_ENREF_47" w:tooltip="Lawande, 2022 #24" w:history="1">
        <w:r w:rsidR="007E65F5" w:rsidRPr="00EA0C6E">
          <w:rPr>
            <w:rStyle w:val="Hyperlink"/>
            <w:rFonts w:cs="Times New Roman"/>
          </w:rPr>
          <w:t>Lawande et al., 2022</w:t>
        </w:r>
      </w:hyperlink>
      <w:r w:rsidR="005E2307" w:rsidRPr="00EA0C6E">
        <w:rPr>
          <w:rFonts w:cs="Times New Roman"/>
          <w:noProof/>
        </w:rPr>
        <w:t>)</w:t>
      </w:r>
      <w:r w:rsidR="005E2307" w:rsidRPr="00EA0C6E">
        <w:rPr>
          <w:rFonts w:cs="Times New Roman"/>
        </w:rPr>
        <w:fldChar w:fldCharType="end"/>
      </w:r>
      <w:r w:rsidR="005E2307" w:rsidRPr="00EA0C6E">
        <w:rPr>
          <w:rFonts w:cs="Times New Roman"/>
        </w:rPr>
        <w:t>.</w:t>
      </w:r>
      <w:r w:rsidR="00891C76" w:rsidRPr="00EA0C6E">
        <w:rPr>
          <w:rFonts w:cs="Times New Roman"/>
        </w:rPr>
        <w:t xml:space="preserve"> Οι </w:t>
      </w:r>
      <w:r w:rsidR="00891C76" w:rsidRPr="00EA0C6E">
        <w:rPr>
          <w:rFonts w:cs="Times New Roman"/>
          <w:lang w:val="en-US"/>
        </w:rPr>
        <w:t>metaheuristic</w:t>
      </w:r>
      <w:r w:rsidR="00891C76" w:rsidRPr="00EA0C6E">
        <w:rPr>
          <w:rFonts w:cs="Times New Roman"/>
        </w:rPr>
        <w:t xml:space="preserve"> </w:t>
      </w:r>
      <w:r w:rsidR="00891C76" w:rsidRPr="00EA0C6E">
        <w:rPr>
          <w:rFonts w:cs="Times New Roman"/>
          <w:lang w:val="en-US"/>
        </w:rPr>
        <w:t>algorithms</w:t>
      </w:r>
      <w:r w:rsidR="00891C76" w:rsidRPr="00EA0C6E">
        <w:rPr>
          <w:rFonts w:cs="Times New Roman"/>
        </w:rPr>
        <w:t xml:space="preserve"> είναι αλγόριθμοι βελτιστοποίησης οι οποία χρησιμοποιούνται για την επίλυση σύνθετων προβλημάτων, τα οποία δεν μπορούν να επιλυθούν χρησιμοποιώντας τυποποιημένους τρόπους προσέγγισης. Είναι εμπνευσμένοι από φυσικές διεργασίες, όπως τη γενετική και την συμπεριφορά του σμήνους (</w:t>
      </w:r>
      <w:r w:rsidR="00891C76" w:rsidRPr="00EA0C6E">
        <w:rPr>
          <w:rFonts w:cs="Times New Roman"/>
          <w:lang w:val="en-US"/>
        </w:rPr>
        <w:t>swarm</w:t>
      </w:r>
      <w:r w:rsidR="00891C76" w:rsidRPr="00EA0C6E">
        <w:rPr>
          <w:rFonts w:cs="Times New Roman"/>
        </w:rPr>
        <w:t xml:space="preserve"> </w:t>
      </w:r>
      <w:r w:rsidR="00891C76" w:rsidRPr="00EA0C6E">
        <w:rPr>
          <w:rFonts w:cs="Times New Roman"/>
          <w:lang w:val="en-US"/>
        </w:rPr>
        <w:t>behavior</w:t>
      </w:r>
      <w:r w:rsidR="00891C76" w:rsidRPr="00EA0C6E">
        <w:rPr>
          <w:rFonts w:cs="Times New Roman"/>
        </w:rPr>
        <w:t>) και χρησιμοποιούνται για την εξερεύνηση ενός διευρυμένου χώρου αναζήτησης (</w:t>
      </w:r>
      <w:r w:rsidR="00891C76" w:rsidRPr="00EA0C6E">
        <w:rPr>
          <w:rFonts w:cs="Times New Roman"/>
          <w:lang w:val="en-US"/>
        </w:rPr>
        <w:t>broad</w:t>
      </w:r>
      <w:r w:rsidR="00891C76" w:rsidRPr="00EA0C6E">
        <w:rPr>
          <w:rFonts w:cs="Times New Roman"/>
        </w:rPr>
        <w:t xml:space="preserve"> </w:t>
      </w:r>
      <w:r w:rsidR="00891C76" w:rsidRPr="00EA0C6E">
        <w:rPr>
          <w:rFonts w:cs="Times New Roman"/>
          <w:lang w:val="en-US"/>
        </w:rPr>
        <w:t>search</w:t>
      </w:r>
      <w:r w:rsidR="00891C76" w:rsidRPr="00EA0C6E">
        <w:rPr>
          <w:rFonts w:cs="Times New Roman"/>
        </w:rPr>
        <w:t xml:space="preserve"> </w:t>
      </w:r>
      <w:r w:rsidR="00891C76" w:rsidRPr="00EA0C6E">
        <w:rPr>
          <w:rFonts w:cs="Times New Roman"/>
          <w:lang w:val="en-US"/>
        </w:rPr>
        <w:t>space</w:t>
      </w:r>
      <w:r w:rsidR="00891C76" w:rsidRPr="00EA0C6E">
        <w:rPr>
          <w:rFonts w:cs="Times New Roman"/>
        </w:rPr>
        <w:t xml:space="preserve">) προκειμένου να προσδιορίσουν μία γενικά βέλτιστη λύση </w:t>
      </w:r>
      <w:r w:rsidR="00891C76" w:rsidRPr="00EA0C6E">
        <w:rPr>
          <w:rFonts w:cs="Times New Roman"/>
        </w:rPr>
        <w:fldChar w:fldCharType="begin"/>
      </w:r>
      <w:r w:rsidR="00891C76" w:rsidRPr="00EA0C6E">
        <w:rPr>
          <w:rFonts w:cs="Times New Roman"/>
        </w:rPr>
        <w:instrText xml:space="preserve"> ADDIN EN.CITE &lt;EndNote&gt;&lt;Cite&gt;&lt;Author&gt;Almufti&lt;/Author&gt;&lt;Year&gt;2023&lt;/Year&gt;&lt;RecNum&gt;39&lt;/RecNum&gt;&lt;DisplayText&gt;(Almufti et al., 2023)&lt;/DisplayText&gt;&lt;record&gt;&lt;rec-number&gt;39&lt;/rec-number&gt;&lt;foreign-keys&gt;&lt;key app="EN" db-id="dxs5p5de0w55t0erd255s0tbrzsd22z0ts0d" timestamp="1770973237"&gt;39&lt;/key&gt;&lt;/foreign-keys&gt;&lt;ref-type name="Journal Article"&gt;17&lt;/ref-type&gt;&lt;contributors&gt;&lt;authors&gt;&lt;author&gt;Almufti, Saman&lt;/author&gt;&lt;author&gt;Shaban, Awaz&lt;/author&gt;&lt;author&gt;Ali, Rasan&lt;/author&gt;&lt;author&gt;Fuente, Jayson&lt;/author&gt;&lt;/authors&gt;&lt;/contributors&gt;&lt;titles&gt;&lt;title&gt;Overview of Metaheuristic Algorithms&lt;/title&gt;&lt;secondary-title&gt;Polaris Global Journal of Scholarly Research and Trends&lt;/secondary-title&gt;&lt;/titles&gt;&lt;periodical&gt;&lt;full-title&gt;Polaris Global Journal of Scholarly Research and Trends&lt;/full-title&gt;&lt;/periodical&gt;&lt;pages&gt;10-32&lt;/pages&gt;&lt;volume&gt;2&lt;/volume&gt;&lt;dates&gt;&lt;year&gt;2023&lt;/year&gt;&lt;pub-dates&gt;&lt;date&gt;04/29&lt;/date&gt;&lt;/pub-dates&gt;&lt;/dates&gt;&lt;urls&gt;&lt;/urls&gt;&lt;electronic-resource-num&gt;10.58429/pgjsrt.v2n2a144&lt;/electronic-resource-num&gt;&lt;/record&gt;&lt;/Cite&gt;&lt;/EndNote&gt;</w:instrText>
      </w:r>
      <w:r w:rsidR="00891C76" w:rsidRPr="00EA0C6E">
        <w:rPr>
          <w:rFonts w:cs="Times New Roman"/>
        </w:rPr>
        <w:fldChar w:fldCharType="separate"/>
      </w:r>
      <w:r w:rsidR="00891C76" w:rsidRPr="00EA0C6E">
        <w:rPr>
          <w:rFonts w:cs="Times New Roman"/>
          <w:noProof/>
        </w:rPr>
        <w:t>(</w:t>
      </w:r>
      <w:hyperlink w:anchor="_ENREF_2" w:tooltip="Almufti, 2023 #39" w:history="1">
        <w:r w:rsidR="007E65F5" w:rsidRPr="00EA0C6E">
          <w:rPr>
            <w:rStyle w:val="Hyperlink"/>
            <w:rFonts w:cs="Times New Roman"/>
          </w:rPr>
          <w:t>Almufti et al., 2023</w:t>
        </w:r>
      </w:hyperlink>
      <w:r w:rsidR="00891C76" w:rsidRPr="00EA0C6E">
        <w:rPr>
          <w:rFonts w:cs="Times New Roman"/>
          <w:noProof/>
        </w:rPr>
        <w:t>)</w:t>
      </w:r>
      <w:r w:rsidR="00891C76" w:rsidRPr="00EA0C6E">
        <w:rPr>
          <w:rFonts w:cs="Times New Roman"/>
        </w:rPr>
        <w:fldChar w:fldCharType="end"/>
      </w:r>
      <w:r w:rsidR="00891C76" w:rsidRPr="00EA0C6E">
        <w:rPr>
          <w:rFonts w:cs="Times New Roman"/>
        </w:rPr>
        <w:t>.</w:t>
      </w:r>
      <w:r w:rsidR="00933B83" w:rsidRPr="00EA0C6E">
        <w:rPr>
          <w:rFonts w:cs="Times New Roman"/>
        </w:rPr>
        <w:t xml:space="preserve"> </w:t>
      </w:r>
      <w:r w:rsidR="009F4523" w:rsidRPr="00EA0C6E">
        <w:rPr>
          <w:rFonts w:cs="Times New Roman"/>
        </w:rPr>
        <w:t>Από τους πιο διαδεδομένο</w:t>
      </w:r>
      <w:r w:rsidR="009873D2" w:rsidRPr="00EA0C6E">
        <w:rPr>
          <w:rFonts w:cs="Times New Roman"/>
        </w:rPr>
        <w:t>υς αλγορίθμους</w:t>
      </w:r>
      <w:r w:rsidR="009F4523" w:rsidRPr="00EA0C6E">
        <w:rPr>
          <w:rFonts w:cs="Times New Roman"/>
        </w:rPr>
        <w:t xml:space="preserve"> είναι ο αλγόριθμος του </w:t>
      </w:r>
      <w:r w:rsidR="009F4523" w:rsidRPr="00EA0C6E">
        <w:rPr>
          <w:rFonts w:cs="Times New Roman"/>
          <w:lang w:val="en-US"/>
        </w:rPr>
        <w:t>Dijkstra</w:t>
      </w:r>
      <w:r w:rsidR="009F4523" w:rsidRPr="00EA0C6E">
        <w:rPr>
          <w:rFonts w:cs="Times New Roman"/>
        </w:rPr>
        <w:t xml:space="preserve"> και ο </w:t>
      </w:r>
      <w:r w:rsidR="009F4523" w:rsidRPr="00EA0C6E">
        <w:rPr>
          <w:rFonts w:cs="Times New Roman"/>
          <w:lang w:val="en-US"/>
        </w:rPr>
        <w:t>A</w:t>
      </w:r>
      <w:r w:rsidR="009F4523" w:rsidRPr="00EA0C6E">
        <w:rPr>
          <w:rFonts w:cs="Times New Roman"/>
        </w:rPr>
        <w:t>*</w:t>
      </w:r>
      <w:r w:rsidR="009873D2" w:rsidRPr="00EA0C6E">
        <w:rPr>
          <w:rFonts w:cs="Times New Roman"/>
        </w:rPr>
        <w:t xml:space="preserve"> </w:t>
      </w:r>
      <w:r w:rsidR="009873D2" w:rsidRPr="00EA0C6E">
        <w:rPr>
          <w:rFonts w:cs="Times New Roman"/>
        </w:rPr>
        <w:fldChar w:fldCharType="begin"/>
      </w:r>
      <w:r w:rsidR="009873D2" w:rsidRPr="00EA0C6E">
        <w:rPr>
          <w:rFonts w:cs="Times New Roman"/>
        </w:rPr>
        <w:instrText xml:space="preserve"> ADDIN EN.CITE &lt;EndNote&gt;&lt;Cite&gt;&lt;Author&gt;Kim&lt;/Author&gt;&lt;Year&gt;2026&lt;/Year&gt;&lt;RecNum&gt;27&lt;/RecNum&gt;&lt;DisplayText&gt;(Kim et al., 2026, Lawande et al., 2022)&lt;/DisplayText&gt;&lt;record&gt;&lt;rec-number&gt;27&lt;/rec-number&gt;&lt;foreign-keys&gt;&lt;key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Cite&gt;&lt;Author&gt;Lawande&lt;/Author&gt;&lt;Year&gt;2022&lt;/Year&gt;&lt;RecNum&gt;24&lt;/RecNum&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9873D2" w:rsidRPr="00EA0C6E">
        <w:rPr>
          <w:rFonts w:cs="Times New Roman"/>
        </w:rPr>
        <w:fldChar w:fldCharType="separate"/>
      </w:r>
      <w:r w:rsidR="009873D2" w:rsidRPr="00EA0C6E">
        <w:rPr>
          <w:rFonts w:cs="Times New Roman"/>
          <w:noProof/>
        </w:rPr>
        <w:t>(</w:t>
      </w:r>
      <w:hyperlink w:anchor="_ENREF_41" w:tooltip="Kim, 2026 #27" w:history="1">
        <w:r w:rsidR="007E65F5" w:rsidRPr="00EA0C6E">
          <w:rPr>
            <w:rStyle w:val="Hyperlink"/>
            <w:rFonts w:cs="Times New Roman"/>
          </w:rPr>
          <w:t>Kim et al., 2026</w:t>
        </w:r>
      </w:hyperlink>
      <w:r w:rsidR="009873D2" w:rsidRPr="00EA0C6E">
        <w:rPr>
          <w:rFonts w:cs="Times New Roman"/>
          <w:noProof/>
        </w:rPr>
        <w:t xml:space="preserve">, </w:t>
      </w:r>
      <w:hyperlink w:anchor="_ENREF_47" w:tooltip="Lawande, 2022 #24" w:history="1">
        <w:r w:rsidR="007E65F5" w:rsidRPr="00EA0C6E">
          <w:rPr>
            <w:rStyle w:val="Hyperlink"/>
            <w:rFonts w:cs="Times New Roman"/>
          </w:rPr>
          <w:t>Lawande et al., 2022</w:t>
        </w:r>
      </w:hyperlink>
      <w:r w:rsidR="009873D2" w:rsidRPr="00EA0C6E">
        <w:rPr>
          <w:rFonts w:cs="Times New Roman"/>
          <w:noProof/>
        </w:rPr>
        <w:t>)</w:t>
      </w:r>
      <w:r w:rsidR="009873D2" w:rsidRPr="00EA0C6E">
        <w:rPr>
          <w:rFonts w:cs="Times New Roman"/>
        </w:rPr>
        <w:fldChar w:fldCharType="end"/>
      </w:r>
      <w:r w:rsidR="009F4523" w:rsidRPr="00EA0C6E">
        <w:rPr>
          <w:rFonts w:cs="Times New Roman"/>
        </w:rPr>
        <w:t>.</w:t>
      </w:r>
      <w:r w:rsidR="000B31EF" w:rsidRPr="00EA0C6E">
        <w:rPr>
          <w:rFonts w:cs="Times New Roman"/>
        </w:rPr>
        <w:t xml:space="preserve"> Αυτοί ανήκουν και οι δύο στην κατηγορία των στατικών αλγορίθμων, με τον </w:t>
      </w:r>
      <w:r w:rsidR="000B31EF" w:rsidRPr="00EA0C6E">
        <w:rPr>
          <w:rFonts w:cs="Times New Roman"/>
          <w:lang w:val="en-US"/>
        </w:rPr>
        <w:t>Dijkstra</w:t>
      </w:r>
      <w:r w:rsidR="000B31EF" w:rsidRPr="00EA0C6E">
        <w:rPr>
          <w:rFonts w:cs="Times New Roman"/>
        </w:rPr>
        <w:t xml:space="preserve"> να εμπίπτει στους </w:t>
      </w:r>
      <w:r w:rsidR="000B31EF" w:rsidRPr="00EA0C6E">
        <w:rPr>
          <w:rFonts w:cs="Times New Roman"/>
          <w:lang w:val="en-US"/>
        </w:rPr>
        <w:t>search</w:t>
      </w:r>
      <w:r w:rsidR="000B31EF" w:rsidRPr="00EA0C6E">
        <w:rPr>
          <w:rFonts w:cs="Times New Roman"/>
        </w:rPr>
        <w:t xml:space="preserve"> </w:t>
      </w:r>
      <w:r w:rsidR="000B31EF" w:rsidRPr="00EA0C6E">
        <w:rPr>
          <w:rFonts w:cs="Times New Roman"/>
          <w:lang w:val="en-US"/>
        </w:rPr>
        <w:t>algorithms</w:t>
      </w:r>
      <w:r w:rsidR="000B31EF" w:rsidRPr="00EA0C6E">
        <w:rPr>
          <w:rFonts w:cs="Times New Roman"/>
        </w:rPr>
        <w:t xml:space="preserve"> και ο </w:t>
      </w:r>
      <w:r w:rsidR="000B31EF" w:rsidRPr="00EA0C6E">
        <w:rPr>
          <w:rFonts w:cs="Times New Roman"/>
          <w:lang w:val="en-US"/>
        </w:rPr>
        <w:t>A</w:t>
      </w:r>
      <w:r w:rsidR="000B31EF" w:rsidRPr="00EA0C6E">
        <w:rPr>
          <w:rFonts w:cs="Times New Roman"/>
        </w:rPr>
        <w:t xml:space="preserve">* στους </w:t>
      </w:r>
      <w:r w:rsidR="000B31EF" w:rsidRPr="00EA0C6E">
        <w:rPr>
          <w:rFonts w:cs="Times New Roman"/>
          <w:lang w:val="en-US"/>
        </w:rPr>
        <w:t>heuristic</w:t>
      </w:r>
      <w:r w:rsidR="000B31EF" w:rsidRPr="00EA0C6E">
        <w:rPr>
          <w:rFonts w:cs="Times New Roman"/>
        </w:rPr>
        <w:t xml:space="preserve"> </w:t>
      </w:r>
      <w:r w:rsidR="000B31EF" w:rsidRPr="00EA0C6E">
        <w:rPr>
          <w:rFonts w:cs="Times New Roman"/>
          <w:lang w:val="en-US"/>
        </w:rPr>
        <w:t>search</w:t>
      </w:r>
      <w:r w:rsidR="000B31EF" w:rsidRPr="00EA0C6E">
        <w:rPr>
          <w:rFonts w:cs="Times New Roman"/>
        </w:rPr>
        <w:t xml:space="preserve"> </w:t>
      </w:r>
      <w:r w:rsidR="000B31EF" w:rsidRPr="00EA0C6E">
        <w:rPr>
          <w:rFonts w:cs="Times New Roman"/>
          <w:lang w:val="en-US"/>
        </w:rPr>
        <w:t>algorithms</w:t>
      </w:r>
      <w:r w:rsidR="009873D2" w:rsidRPr="00EA0C6E">
        <w:rPr>
          <w:rFonts w:cs="Times New Roman"/>
        </w:rPr>
        <w:t xml:space="preserve"> </w:t>
      </w:r>
      <w:r w:rsidR="009873D2" w:rsidRPr="00EA0C6E">
        <w:rPr>
          <w:rFonts w:cs="Times New Roman"/>
        </w:rPr>
        <w:fldChar w:fldCharType="begin"/>
      </w:r>
      <w:r w:rsidR="009873D2" w:rsidRPr="00EA0C6E">
        <w:rPr>
          <w:rFonts w:cs="Times New Roman"/>
        </w:rPr>
        <w:instrText xml:space="preserve"> ADDIN EN.CITE &lt;EndNote&gt;&lt;Cite&gt;&lt;Author&gt;Lawande&lt;/Author&gt;&lt;Year&gt;2022&lt;/Year&gt;&lt;RecNum&gt;24&lt;/RecNum&gt;&lt;DisplayText&gt;(Lawande et al., 2022)&lt;/DisplayText&gt;&lt;record&gt;&lt;rec-number&gt;24&lt;/rec-number&gt;&lt;foreign-keys&gt;&lt;key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009873D2" w:rsidRPr="00EA0C6E">
        <w:rPr>
          <w:rFonts w:cs="Times New Roman"/>
        </w:rPr>
        <w:fldChar w:fldCharType="separate"/>
      </w:r>
      <w:r w:rsidR="009873D2" w:rsidRPr="00EA0C6E">
        <w:rPr>
          <w:rFonts w:cs="Times New Roman"/>
          <w:noProof/>
        </w:rPr>
        <w:t>(</w:t>
      </w:r>
      <w:hyperlink w:anchor="_ENREF_47" w:tooltip="Lawande, 2022 #24" w:history="1">
        <w:r w:rsidR="007E65F5" w:rsidRPr="00EA0C6E">
          <w:rPr>
            <w:rStyle w:val="Hyperlink"/>
            <w:rFonts w:cs="Times New Roman"/>
          </w:rPr>
          <w:t>Lawande et al., 2022</w:t>
        </w:r>
      </w:hyperlink>
      <w:r w:rsidR="009873D2" w:rsidRPr="00EA0C6E">
        <w:rPr>
          <w:rFonts w:cs="Times New Roman"/>
          <w:noProof/>
        </w:rPr>
        <w:t>)</w:t>
      </w:r>
      <w:r w:rsidR="009873D2" w:rsidRPr="00EA0C6E">
        <w:rPr>
          <w:rFonts w:cs="Times New Roman"/>
        </w:rPr>
        <w:fldChar w:fldCharType="end"/>
      </w:r>
      <w:r w:rsidR="000B31EF" w:rsidRPr="00EA0C6E">
        <w:rPr>
          <w:rFonts w:cs="Times New Roman"/>
        </w:rPr>
        <w:t>.</w:t>
      </w:r>
    </w:p>
    <w:p w14:paraId="2FB49CFB" w14:textId="77777777" w:rsidR="00FC0012" w:rsidRPr="00EA0C6E" w:rsidRDefault="00FC0012" w:rsidP="006433A4">
      <w:pPr>
        <w:rPr>
          <w:rFonts w:cs="Times New Roman"/>
        </w:rPr>
      </w:pPr>
    </w:p>
    <w:p w14:paraId="086BBBAB" w14:textId="505F64B9" w:rsidR="0050591A" w:rsidRPr="00EA0C6E" w:rsidRDefault="0050591A" w:rsidP="00997440">
      <w:pPr>
        <w:pStyle w:val="Heading3"/>
      </w:pPr>
      <w:bookmarkStart w:id="62" w:name="_Ref227169779"/>
      <w:bookmarkStart w:id="63" w:name="_Toc227411771"/>
      <w:r w:rsidRPr="00EA0C6E">
        <w:t xml:space="preserve">Ο αλγόριθμος </w:t>
      </w:r>
      <w:r w:rsidRPr="00EA0C6E">
        <w:rPr>
          <w:lang w:val="en-US"/>
        </w:rPr>
        <w:t>A*</w:t>
      </w:r>
      <w:bookmarkEnd w:id="62"/>
      <w:bookmarkEnd w:id="63"/>
    </w:p>
    <w:p w14:paraId="01BC6FE8" w14:textId="4B3B0D16" w:rsidR="0029744F" w:rsidRPr="00EA0C6E" w:rsidRDefault="0029744F" w:rsidP="0029744F">
      <w:pPr>
        <w:rPr>
          <w:rFonts w:cs="Times New Roman"/>
        </w:rPr>
      </w:pPr>
      <w:r w:rsidRPr="00EA0C6E">
        <w:rPr>
          <w:rFonts w:cs="Times New Roman"/>
        </w:rPr>
        <w:t xml:space="preserve">Ο αλγόριθμος </w:t>
      </w:r>
      <w:r w:rsidRPr="00EA0C6E">
        <w:rPr>
          <w:rFonts w:cs="Times New Roman"/>
          <w:lang w:val="en-US"/>
        </w:rPr>
        <w:t>A</w:t>
      </w:r>
      <w:r w:rsidRPr="00EA0C6E">
        <w:rPr>
          <w:rFonts w:cs="Times New Roman"/>
        </w:rPr>
        <w:t xml:space="preserve">* αναπτύχθηκε συνδυάζοντας τον αλγόριθμο του </w:t>
      </w:r>
      <w:r w:rsidRPr="00EA0C6E">
        <w:rPr>
          <w:rFonts w:cs="Times New Roman"/>
          <w:lang w:val="en-US"/>
        </w:rPr>
        <w:t>Dijkstra</w:t>
      </w:r>
      <w:r w:rsidRPr="00EA0C6E">
        <w:rPr>
          <w:rFonts w:cs="Times New Roman"/>
        </w:rPr>
        <w:t xml:space="preserve">, όπου εξασφαλίζει τη συντομότερη διαδρομή, και τον αλγόριθμο </w:t>
      </w:r>
      <w:r w:rsidRPr="00EA0C6E">
        <w:rPr>
          <w:rFonts w:cs="Times New Roman"/>
          <w:lang w:val="en-US"/>
        </w:rPr>
        <w:t>Greedy</w:t>
      </w:r>
      <w:r w:rsidRPr="00EA0C6E">
        <w:rPr>
          <w:rFonts w:cs="Times New Roman"/>
        </w:rPr>
        <w:t xml:space="preserve"> </w:t>
      </w:r>
      <w:r w:rsidRPr="00EA0C6E">
        <w:rPr>
          <w:rFonts w:cs="Times New Roman"/>
          <w:lang w:val="en-US"/>
        </w:rPr>
        <w:t>Best</w:t>
      </w:r>
      <w:r w:rsidRPr="00EA0C6E">
        <w:rPr>
          <w:rFonts w:cs="Times New Roman"/>
        </w:rPr>
        <w:t>-</w:t>
      </w:r>
      <w:r w:rsidRPr="00EA0C6E">
        <w:rPr>
          <w:rFonts w:cs="Times New Roman"/>
          <w:lang w:val="en-US"/>
        </w:rPr>
        <w:t>First</w:t>
      </w:r>
      <w:r w:rsidRPr="00EA0C6E">
        <w:rPr>
          <w:rFonts w:cs="Times New Roman"/>
        </w:rPr>
        <w:t>-</w:t>
      </w:r>
      <w:r w:rsidRPr="00EA0C6E">
        <w:rPr>
          <w:rFonts w:cs="Times New Roman"/>
          <w:lang w:val="en-US"/>
        </w:rPr>
        <w:t>Search</w:t>
      </w:r>
      <w:r w:rsidRPr="00EA0C6E">
        <w:rPr>
          <w:rFonts w:cs="Times New Roman"/>
        </w:rPr>
        <w:t xml:space="preserve"> (</w:t>
      </w:r>
      <w:r w:rsidRPr="00EA0C6E">
        <w:rPr>
          <w:rFonts w:cs="Times New Roman"/>
          <w:lang w:val="en-US"/>
        </w:rPr>
        <w:t>GBFS</w:t>
      </w:r>
      <w:r w:rsidRPr="00EA0C6E">
        <w:rPr>
          <w:rFonts w:cs="Times New Roman"/>
        </w:rPr>
        <w:t xml:space="preserve">), που εξασφαλίζει ταχεία εύρεση της διαδρομής </w:t>
      </w:r>
      <w:r w:rsidRPr="00EA0C6E">
        <w:rPr>
          <w:rFonts w:cs="Times New Roman"/>
        </w:rPr>
        <w:fldChar w:fldCharType="begin"/>
      </w:r>
      <w:r w:rsidRPr="00EA0C6E">
        <w:rPr>
          <w:rFonts w:cs="Times New Roman"/>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sidRPr="00EA0C6E">
        <w:rPr>
          <w:rFonts w:cs="Times New Roman"/>
        </w:rPr>
        <w:fldChar w:fldCharType="separate"/>
      </w:r>
      <w:r w:rsidRPr="00EA0C6E">
        <w:rPr>
          <w:rFonts w:cs="Times New Roman"/>
          <w:noProof/>
        </w:rPr>
        <w:t>(</w:t>
      </w:r>
      <w:hyperlink w:anchor="_ENREF_66" w:tooltip="Sharma, 2012 #44" w:history="1">
        <w:r w:rsidR="007E65F5" w:rsidRPr="00EA0C6E">
          <w:rPr>
            <w:rStyle w:val="Hyperlink"/>
            <w:rFonts w:cs="Times New Roman"/>
          </w:rPr>
          <w:t>Sharma et al., 2012</w:t>
        </w:r>
      </w:hyperlink>
      <w:r w:rsidRPr="00EA0C6E">
        <w:rPr>
          <w:rFonts w:cs="Times New Roman"/>
          <w:noProof/>
        </w:rPr>
        <w:t>)</w:t>
      </w:r>
      <w:r w:rsidRPr="00EA0C6E">
        <w:rPr>
          <w:rFonts w:cs="Times New Roman"/>
        </w:rPr>
        <w:fldChar w:fldCharType="end"/>
      </w:r>
      <w:r w:rsidRPr="00EA0C6E">
        <w:rPr>
          <w:rFonts w:cs="Times New Roman"/>
        </w:rPr>
        <w:t xml:space="preserve">. </w:t>
      </w:r>
      <w:commentRangeStart w:id="64"/>
      <w:r w:rsidRPr="00EA0C6E">
        <w:rPr>
          <w:rFonts w:cs="Times New Roman"/>
        </w:rPr>
        <w:t xml:space="preserve">Ο αλγόριθμος του </w:t>
      </w:r>
      <w:r w:rsidRPr="00EA0C6E">
        <w:rPr>
          <w:rFonts w:cs="Times New Roman"/>
          <w:lang w:val="en-US"/>
        </w:rPr>
        <w:t>Dijkstra</w:t>
      </w:r>
      <w:commentRangeEnd w:id="64"/>
      <w:r w:rsidR="005A60ED" w:rsidRPr="00EA0C6E">
        <w:rPr>
          <w:rStyle w:val="CommentReference"/>
          <w:rFonts w:cs="Times New Roman"/>
          <w:sz w:val="24"/>
          <w:szCs w:val="22"/>
        </w:rPr>
        <w:commentReference w:id="64"/>
      </w:r>
      <w:r w:rsidRPr="00EA0C6E">
        <w:rPr>
          <w:rFonts w:cs="Times New Roman"/>
        </w:rPr>
        <w:t xml:space="preserve">, όπως ήδη αναφέρθηκε, αποτελεί έναν από τους πιο διαδεδομένους αλγορίθμους για την εύρεση της συντομότερης διαδρομής σε έναν γράφο </w:t>
      </w:r>
      <w:r w:rsidRPr="00EA0C6E">
        <w:rPr>
          <w:rFonts w:cs="Times New Roman"/>
        </w:rPr>
        <w:fldChar w:fldCharType="begin"/>
      </w:r>
      <w:r w:rsidRPr="00EA0C6E">
        <w:rPr>
          <w:rFonts w:cs="Times New Roman"/>
        </w:rPr>
        <w:instrText xml:space="preserve"> ADDIN EN.CITE &lt;EndNote&gt;&lt;Cite&gt;&lt;Author&gt;Kim&lt;/Author&gt;&lt;Year&gt;2026&lt;/Year&gt;&lt;RecNum&gt;27&lt;/RecNum&gt;&lt;DisplayText&gt;(Kim et al., 2026, Sipayung et al., 2023)&lt;/DisplayText&gt;&lt;record&gt;&lt;rec-number&gt;27&lt;/rec-number&gt;&lt;foreign-keys&gt;&lt;key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Cite&gt;&lt;Author&gt;Sipayung&lt;/Author&gt;&lt;Year&gt;2023&lt;/Year&gt;&lt;RecNum&gt;43&lt;/RecNum&gt;&lt;record&gt;&lt;rec-number&gt;43&lt;/rec-number&gt;&lt;foreign-keys&gt;&lt;key app="EN" db-id="dxs5p5de0w55t0erd255s0tbrzsd22z0ts0d" timestamp="1771499311"&gt;43&lt;/key&gt;&lt;/foreign-keys&gt;&lt;ref-type name="Journal Article"&gt;17&lt;/ref-type&gt;&lt;contributors&gt;&lt;authors&gt;&lt;author&gt;Sipayung, Liskedame&lt;/author&gt;&lt;author&gt;Sinaga, Chaston&lt;/author&gt;&lt;author&gt;Sagala, Angelica&lt;/author&gt;&lt;/authors&gt;&lt;/contributors&gt;&lt;titles&gt;&lt;title&gt;Application of Dijkstra&amp;apos;s Algorithm to Determine the Shortest Route from City Center to Medan City Tourist Attractions&lt;/title&gt;&lt;secondary-title&gt;Journal of Computer Networks, Architecture and High Performance Computing&lt;/secondary-title&gt;&lt;/titles&gt;&lt;periodical&gt;&lt;full-title&gt;Journal of Computer Networks, Architecture and High Performance Computing&lt;/full-title&gt;&lt;/periodical&gt;&lt;pages&gt;648-655&lt;/pages&gt;&lt;volume&gt;5&lt;/volume&gt;&lt;dates&gt;&lt;year&gt;2023&lt;/year&gt;&lt;pub-dates&gt;&lt;date&gt;08/14&lt;/date&gt;&lt;/pub-dates&gt;&lt;/dates&gt;&lt;urls&gt;&lt;/urls&gt;&lt;electronic-resource-num&gt;10.47709/cnahpc.v5i2.2699&lt;/electronic-resource-num&gt;&lt;/record&gt;&lt;/Cite&gt;&lt;/EndNote&gt;</w:instrText>
      </w:r>
      <w:r w:rsidRPr="00EA0C6E">
        <w:rPr>
          <w:rFonts w:cs="Times New Roman"/>
        </w:rPr>
        <w:fldChar w:fldCharType="separate"/>
      </w:r>
      <w:r w:rsidRPr="00EA0C6E">
        <w:rPr>
          <w:rFonts w:cs="Times New Roman"/>
          <w:noProof/>
        </w:rPr>
        <w:t>(</w:t>
      </w:r>
      <w:hyperlink w:anchor="_ENREF_41" w:tooltip="Kim, 2026 #27" w:history="1">
        <w:r w:rsidR="007E65F5" w:rsidRPr="00EA0C6E">
          <w:rPr>
            <w:rStyle w:val="Hyperlink"/>
            <w:rFonts w:cs="Times New Roman"/>
          </w:rPr>
          <w:t>Kim et al., 2026</w:t>
        </w:r>
      </w:hyperlink>
      <w:r w:rsidRPr="00EA0C6E">
        <w:rPr>
          <w:rFonts w:cs="Times New Roman"/>
          <w:noProof/>
        </w:rPr>
        <w:t xml:space="preserve">, </w:t>
      </w:r>
      <w:hyperlink w:anchor="_ENREF_67" w:tooltip="Sipayung, 2023 #43" w:history="1">
        <w:r w:rsidR="007E65F5" w:rsidRPr="00EA0C6E">
          <w:rPr>
            <w:rStyle w:val="Hyperlink"/>
            <w:rFonts w:cs="Times New Roman"/>
          </w:rPr>
          <w:t>Sipayung et al., 2023</w:t>
        </w:r>
      </w:hyperlink>
      <w:r w:rsidRPr="00EA0C6E">
        <w:rPr>
          <w:rFonts w:cs="Times New Roman"/>
          <w:noProof/>
        </w:rPr>
        <w:t>)</w:t>
      </w:r>
      <w:r w:rsidRPr="00EA0C6E">
        <w:rPr>
          <w:rFonts w:cs="Times New Roman"/>
        </w:rPr>
        <w:fldChar w:fldCharType="end"/>
      </w:r>
      <w:r w:rsidRPr="00EA0C6E">
        <w:rPr>
          <w:rFonts w:cs="Times New Roman"/>
        </w:rPr>
        <w:t xml:space="preserve">. Ξεκινάει από την πηγή να κατευθύνεται προς τον στόχο και διασχίζει τους κόμβους του γράφου, συγκρίνοντας το κόστος μετακίνησης από κόμβο σε κόμβο και διατηρώντας το μονοπάτι με το χαμηλότερο συνολικό κόστος διαδρομής </w:t>
      </w:r>
      <w:r w:rsidRPr="00EA0C6E">
        <w:rPr>
          <w:rFonts w:cs="Times New Roman"/>
        </w:rPr>
        <w:fldChar w:fldCharType="begin">
          <w:fldData xml:space="preserve">PEVuZE5vdGU+PENpdGU+PEF1dGhvcj5TaGFybWE8L0F1dGhvcj48WWVhcj4yMDEyPC9ZZWFyPjxS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</w:fldData>
        </w:fldChar>
      </w:r>
      <w:r w:rsidRPr="00EA0C6E">
        <w:rPr>
          <w:rFonts w:cs="Times New Roman"/>
        </w:rPr>
        <w:instrText xml:space="preserve"> ADDIN EN.CITE </w:instrText>
      </w:r>
      <w:r w:rsidRPr="00EA0C6E">
        <w:rPr>
          <w:rFonts w:cs="Times New Roman"/>
        </w:rPr>
        <w:fldChar w:fldCharType="begin">
          <w:fldData xml:space="preserve">PEVuZE5vdGU+PENpdGU+PEF1dGhvcj5TaGFybWE8L0F1dGhvcj48WWVhcj4yMDEyPC9ZZWFyPjxS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</w:fldData>
        </w:fldChar>
      </w:r>
      <w:r w:rsidRPr="00EA0C6E">
        <w:rPr>
          <w:rFonts w:cs="Times New Roman"/>
        </w:rPr>
        <w:instrText xml:space="preserve"> ADDIN EN.CITE.DATA </w:instrText>
      </w:r>
      <w:r w:rsidRPr="00EA0C6E">
        <w:rPr>
          <w:rFonts w:cs="Times New Roman"/>
        </w:rPr>
      </w:r>
      <w:r w:rsidRPr="00EA0C6E">
        <w:rPr>
          <w:rFonts w:cs="Times New Roman"/>
        </w:rPr>
        <w:fldChar w:fldCharType="end"/>
      </w:r>
      <w:r w:rsidRPr="00EA0C6E">
        <w:rPr>
          <w:rFonts w:cs="Times New Roman"/>
        </w:rPr>
      </w:r>
      <w:r w:rsidRPr="00EA0C6E">
        <w:rPr>
          <w:rFonts w:cs="Times New Roman"/>
        </w:rPr>
        <w:fldChar w:fldCharType="separate"/>
      </w:r>
      <w:r w:rsidRPr="00EA0C6E">
        <w:rPr>
          <w:rFonts w:cs="Times New Roman"/>
          <w:noProof/>
        </w:rPr>
        <w:t>(</w:t>
      </w:r>
      <w:hyperlink w:anchor="_ENREF_66" w:tooltip="Sharma, 2012 #44" w:history="1">
        <w:r w:rsidR="007E65F5" w:rsidRPr="00EA0C6E">
          <w:rPr>
            <w:rStyle w:val="Hyperlink"/>
            <w:rFonts w:cs="Times New Roman"/>
          </w:rPr>
          <w:t>Sharma et al., 2012</w:t>
        </w:r>
      </w:hyperlink>
      <w:r w:rsidRPr="00EA0C6E">
        <w:rPr>
          <w:rFonts w:cs="Times New Roman"/>
          <w:noProof/>
        </w:rPr>
        <w:t xml:space="preserve">, </w:t>
      </w:r>
      <w:hyperlink w:anchor="_ENREF_67" w:tooltip="Sipayung, 2023 #43" w:history="1">
        <w:r w:rsidR="007E65F5" w:rsidRPr="00EA0C6E">
          <w:rPr>
            <w:rStyle w:val="Hyperlink"/>
            <w:rFonts w:cs="Times New Roman"/>
          </w:rPr>
          <w:t>Sipayung et al., 2023</w:t>
        </w:r>
      </w:hyperlink>
      <w:r w:rsidRPr="00EA0C6E">
        <w:rPr>
          <w:rFonts w:cs="Times New Roman"/>
          <w:noProof/>
        </w:rPr>
        <w:t>)</w:t>
      </w:r>
      <w:r w:rsidRPr="00EA0C6E">
        <w:rPr>
          <w:rFonts w:cs="Times New Roman"/>
        </w:rPr>
        <w:fldChar w:fldCharType="end"/>
      </w:r>
      <w:r w:rsidRPr="00EA0C6E">
        <w:rPr>
          <w:rFonts w:cs="Times New Roman"/>
        </w:rPr>
        <w:t xml:space="preserve">. Από την άλλη μεριά, ο αλγόριθμος </w:t>
      </w:r>
      <w:r w:rsidRPr="00EA0C6E">
        <w:rPr>
          <w:rFonts w:cs="Times New Roman"/>
          <w:lang w:val="en-US"/>
        </w:rPr>
        <w:t>GBFS</w:t>
      </w:r>
      <w:r w:rsidRPr="00EA0C6E">
        <w:rPr>
          <w:rFonts w:cs="Times New Roman"/>
        </w:rPr>
        <w:t xml:space="preserve"> επιλέγει τον κόμβο πλησιέστερα προς τον στόχο κάνοντας χρήση μιας ευριστικής εκτίμησης της απόστασης από τον τρέχοντα κόμβο προς τον προορισμό. Άσχετα από την απόσταση από την πηγή, εξασφαλίζει την εύρεση της διαδρομής στον συντομότερο χρόνο, χωρίς αυτή να είναι απαραίτητα η συντομότερη διαδρομή </w:t>
      </w:r>
      <w:r w:rsidRPr="00EA0C6E">
        <w:rPr>
          <w:rFonts w:cs="Times New Roman"/>
        </w:rPr>
        <w:fldChar w:fldCharType="begin"/>
      </w:r>
      <w:r w:rsidRPr="00EA0C6E">
        <w:rPr>
          <w:rFonts w:cs="Times New Roman"/>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sidRPr="00EA0C6E">
        <w:rPr>
          <w:rFonts w:cs="Times New Roman"/>
        </w:rPr>
        <w:fldChar w:fldCharType="separate"/>
      </w:r>
      <w:r w:rsidRPr="00EA0C6E">
        <w:rPr>
          <w:rFonts w:cs="Times New Roman"/>
          <w:noProof/>
        </w:rPr>
        <w:t>(</w:t>
      </w:r>
      <w:hyperlink w:anchor="_ENREF_66" w:tooltip="Sharma, 2012 #44" w:history="1">
        <w:r w:rsidR="007E65F5" w:rsidRPr="00EA0C6E">
          <w:rPr>
            <w:rStyle w:val="Hyperlink"/>
            <w:rFonts w:cs="Times New Roman"/>
          </w:rPr>
          <w:t>Sharma et al., 2012</w:t>
        </w:r>
      </w:hyperlink>
      <w:r w:rsidRPr="00EA0C6E">
        <w:rPr>
          <w:rFonts w:cs="Times New Roman"/>
          <w:noProof/>
        </w:rPr>
        <w:t>)</w:t>
      </w:r>
      <w:r w:rsidRPr="00EA0C6E">
        <w:rPr>
          <w:rFonts w:cs="Times New Roman"/>
        </w:rPr>
        <w:fldChar w:fldCharType="end"/>
      </w:r>
      <w:r w:rsidRPr="00EA0C6E">
        <w:rPr>
          <w:rFonts w:cs="Times New Roman"/>
        </w:rPr>
        <w:t xml:space="preserve">. Ο αλγόριθμος </w:t>
      </w:r>
      <w:r w:rsidRPr="00EA0C6E">
        <w:rPr>
          <w:rFonts w:cs="Times New Roman"/>
          <w:lang w:val="en-US"/>
        </w:rPr>
        <w:t>GBFS</w:t>
      </w:r>
      <w:r w:rsidRPr="00EA0C6E">
        <w:rPr>
          <w:rFonts w:cs="Times New Roman"/>
        </w:rPr>
        <w:t xml:space="preserve"> είναι η πιο απλή μορφή αλγορίθμου που κάνει χρήση της ευριστικής συνάρτησης </w:t>
      </w:r>
      <w:r w:rsidRPr="00EA0C6E">
        <w:rPr>
          <w:rFonts w:cs="Times New Roman"/>
        </w:rPr>
        <w:fldChar w:fldCharType="begin"/>
      </w:r>
      <w:r w:rsidRPr="00EA0C6E">
        <w:rPr>
          <w:rFonts w:cs="Times New Roman"/>
        </w:rPr>
        <w:instrText xml:space="preserve"> ADDIN EN.CITE &lt;EndNote&gt;&lt;Cite&gt;&lt;Author&gt;Heusner&lt;/Author&gt;&lt;Year&gt;2021&lt;/Year&gt;&lt;RecNum&gt;46&lt;/RecNum&gt;&lt;DisplayText&gt;(Heusner et al., 2021)&lt;/DisplayText&gt;&lt;record&gt;&lt;rec-number&gt;46&lt;/rec-number&gt;&lt;foreign-keys&gt;&lt;key app="EN" db-id="dxs5p5de0w55t0erd255s0tbrzsd22z0ts0d" timestamp="1773048466"&gt;46&lt;/key&gt;&lt;/foreign-keys&gt;&lt;ref-type name="Journal Article"&gt;17&lt;/ref-type&gt;&lt;contributors&gt;&lt;authors&gt;&lt;author&gt;Heusner, Manuel&lt;/author&gt;&lt;author&gt;Keller, Thomas&lt;/author&gt;&lt;author&gt;Helmert, Malte&lt;/author&gt;&lt;/authors&gt;&lt;/contributors&gt;&lt;titles&gt;&lt;title&gt;Understanding the Search Behaviour of Greedy Best-First Search&lt;/title&gt;&lt;secondary-title&gt;Proceedings of the International Symposium on Combinatorial Search&lt;/secondary-title&gt;&lt;/titles&gt;&lt;periodical&gt;&lt;full-title&gt;Proceedings of the International Symposium on Combinatorial Search&lt;/full-title&gt;&lt;/periodical&gt;&lt;pages&gt;47-55&lt;/pages&gt;&lt;volume&gt;8&lt;/volume&gt;&lt;dates&gt;&lt;year&gt;2021&lt;/year&gt;&lt;pub-dates&gt;&lt;date&gt;09/01&lt;/date&gt;&lt;/pub-dates&gt;&lt;/dates&gt;&lt;urls&gt;&lt;/urls&gt;&lt;electronic-resource-num&gt;10.1609/socs.v8i1.18425&lt;/electronic-resource-num&gt;&lt;/record&gt;&lt;/Cite&gt;&lt;/EndNote&gt;</w:instrText>
      </w:r>
      <w:r w:rsidRPr="00EA0C6E">
        <w:rPr>
          <w:rFonts w:cs="Times New Roman"/>
        </w:rPr>
        <w:fldChar w:fldCharType="separate"/>
      </w:r>
      <w:r w:rsidRPr="00EA0C6E">
        <w:rPr>
          <w:rFonts w:cs="Times New Roman"/>
          <w:noProof/>
        </w:rPr>
        <w:t>(</w:t>
      </w:r>
      <w:hyperlink w:anchor="_ENREF_27" w:tooltip="Heusner, 2021 #46" w:history="1">
        <w:r w:rsidR="007E65F5" w:rsidRPr="00EA0C6E">
          <w:rPr>
            <w:rStyle w:val="Hyperlink"/>
            <w:rFonts w:cs="Times New Roman"/>
          </w:rPr>
          <w:t>Heusner et al., 2021</w:t>
        </w:r>
      </w:hyperlink>
      <w:r w:rsidRPr="00EA0C6E">
        <w:rPr>
          <w:rFonts w:cs="Times New Roman"/>
          <w:noProof/>
        </w:rPr>
        <w:t>)</w:t>
      </w:r>
      <w:r w:rsidRPr="00EA0C6E">
        <w:rPr>
          <w:rFonts w:cs="Times New Roman"/>
        </w:rPr>
        <w:fldChar w:fldCharType="end"/>
      </w:r>
      <w:r w:rsidRPr="00EA0C6E">
        <w:rPr>
          <w:rFonts w:cs="Times New Roman"/>
        </w:rPr>
        <w:t>.</w:t>
      </w:r>
    </w:p>
    <w:p w14:paraId="515D38A5" w14:textId="7CD974D0" w:rsidR="0029744F" w:rsidRPr="00EA0C6E" w:rsidRDefault="0029744F" w:rsidP="0029744F">
      <w:pPr>
        <w:rPr>
          <w:rFonts w:cs="Times New Roman"/>
        </w:rPr>
      </w:pPr>
      <w:r w:rsidRPr="00EA0C6E">
        <w:rPr>
          <w:rFonts w:cs="Times New Roman"/>
        </w:rPr>
        <w:t xml:space="preserve">Ο αλγόριθμος </w:t>
      </w:r>
      <w:r w:rsidRPr="00EA0C6E">
        <w:rPr>
          <w:rFonts w:cs="Times New Roman"/>
          <w:lang w:val="en-US"/>
        </w:rPr>
        <w:t>A</w:t>
      </w:r>
      <w:r w:rsidRPr="00EA0C6E">
        <w:rPr>
          <w:rFonts w:cs="Times New Roman"/>
        </w:rPr>
        <w:t>* προσδιορίζει τη διαδρομή με το χαμηλότερο κόστος μέσα στον γράφο, ξεκινώντας από την πηγή και καταλήγοντας στον στόχο. Για να υπολογίσει το κόστος, χρησιμοποιεί την</w:t>
      </w:r>
      <w:r w:rsidR="004D2346" w:rsidRPr="00EA0C6E">
        <w:rPr>
          <w:rFonts w:cs="Times New Roman"/>
          <w:szCs w:val="24"/>
        </w:rPr>
        <w:t xml:space="preserve"> </w:t>
      </w:r>
      <w:r w:rsidR="004D2346" w:rsidRPr="00EA0C6E">
        <w:rPr>
          <w:rFonts w:cs="Times New Roman"/>
          <w:szCs w:val="24"/>
        </w:rPr>
        <w:fldChar w:fldCharType="begin"/>
      </w:r>
      <w:r w:rsidR="004D2346" w:rsidRPr="00EA0C6E">
        <w:rPr>
          <w:rFonts w:cs="Times New Roman"/>
          <w:szCs w:val="24"/>
        </w:rPr>
        <w:instrText xml:space="preserve"> REF _Ref226813538 \p \h </w:instrText>
      </w:r>
      <w:r w:rsidR="00590BB7" w:rsidRPr="00EA0C6E">
        <w:rPr>
          <w:rFonts w:cs="Times New Roman"/>
          <w:szCs w:val="24"/>
        </w:rPr>
        <w:instrText xml:space="preserve"> \* MERGEFORMAT </w:instrText>
      </w:r>
      <w:r w:rsidR="004D2346" w:rsidRPr="00EA0C6E">
        <w:rPr>
          <w:rFonts w:cs="Times New Roman"/>
          <w:szCs w:val="24"/>
        </w:rPr>
      </w:r>
      <w:r w:rsidR="004D2346" w:rsidRPr="00EA0C6E">
        <w:rPr>
          <w:rFonts w:cs="Times New Roman"/>
          <w:szCs w:val="24"/>
        </w:rPr>
        <w:fldChar w:fldCharType="separate"/>
      </w:r>
      <w:r w:rsidR="00EA0C6E" w:rsidRPr="00EA0C6E">
        <w:rPr>
          <w:rFonts w:cs="Times New Roman"/>
          <w:szCs w:val="24"/>
        </w:rPr>
        <w:t>παρακάτω</w:t>
      </w:r>
      <w:r w:rsidR="004D2346" w:rsidRPr="00EA0C6E">
        <w:rPr>
          <w:rFonts w:cs="Times New Roman"/>
          <w:szCs w:val="24"/>
        </w:rPr>
        <w:fldChar w:fldCharType="end"/>
      </w:r>
      <w:r w:rsidR="004D2346" w:rsidRPr="00EA0C6E">
        <w:rPr>
          <w:rFonts w:cs="Times New Roman"/>
          <w:szCs w:val="24"/>
        </w:rPr>
        <w:t xml:space="preserve"> εξίσωση</w:t>
      </w:r>
      <w:r w:rsidRPr="00EA0C6E">
        <w:rPr>
          <w:rFonts w:cs="Times New Roman"/>
        </w:rPr>
        <w:t>:</w:t>
      </w:r>
    </w:p>
    <w:p w14:paraId="39FDC2A6" w14:textId="0900B623" w:rsidR="0015161B" w:rsidRPr="00EA0C6E" w:rsidRDefault="0015161B" w:rsidP="0015161B">
      <w:pPr>
        <w:pStyle w:val="Caption"/>
        <w:keepNext/>
        <w:rPr>
          <w:rFonts w:cs="Times New Roman"/>
          <w:color w:val="FFFFFF" w:themeColor="background1"/>
          <w:sz w:val="2"/>
          <w:szCs w:val="2"/>
        </w:rPr>
      </w:pPr>
      <w:bookmarkStart w:id="65" w:name="_Ref226813538"/>
      <w:r w:rsidRPr="00EA0C6E">
        <w:rPr>
          <w:rFonts w:cs="Times New Roman"/>
          <w:color w:val="FFFFFF" w:themeColor="background1"/>
          <w:sz w:val="2"/>
          <w:szCs w:val="2"/>
        </w:rPr>
        <w:t xml:space="preserve">Εξίσωση </w:t>
      </w:r>
      <w:r w:rsidRPr="00EA0C6E">
        <w:rPr>
          <w:rFonts w:cs="Times New Roman"/>
          <w:color w:val="FFFFFF" w:themeColor="background1"/>
          <w:sz w:val="2"/>
          <w:szCs w:val="2"/>
        </w:rPr>
        <w:fldChar w:fldCharType="begin"/>
      </w:r>
      <w:r w:rsidRPr="00EA0C6E">
        <w:rPr>
          <w:rFonts w:cs="Times New Roman"/>
          <w:color w:val="FFFFFF" w:themeColor="background1"/>
          <w:sz w:val="2"/>
          <w:szCs w:val="2"/>
        </w:rPr>
        <w:instrText xml:space="preserve"> SEQ Εξίσωση \* ARABIC </w:instrText>
      </w:r>
      <w:r w:rsidRPr="00EA0C6E">
        <w:rPr>
          <w:rFonts w:cs="Times New Roman"/>
          <w:color w:val="FFFFFF" w:themeColor="background1"/>
          <w:sz w:val="2"/>
          <w:szCs w:val="2"/>
        </w:rPr>
        <w:fldChar w:fldCharType="separate"/>
      </w:r>
      <w:r w:rsidR="00EA0C6E" w:rsidRPr="00EA0C6E">
        <w:rPr>
          <w:rFonts w:cs="Times New Roman"/>
          <w:noProof/>
          <w:color w:val="FFFFFF" w:themeColor="background1"/>
          <w:sz w:val="2"/>
          <w:szCs w:val="2"/>
        </w:rPr>
        <w:t>4</w:t>
      </w:r>
      <w:r w:rsidRPr="00EA0C6E">
        <w:rPr>
          <w:rFonts w:cs="Times New Roman"/>
          <w:color w:val="FFFFFF" w:themeColor="background1"/>
          <w:sz w:val="2"/>
          <w:szCs w:val="2"/>
        </w:rPr>
        <w:fldChar w:fldCharType="end"/>
      </w:r>
      <w:bookmarkEnd w:id="65"/>
    </w:p>
    <w:p w14:paraId="07E16CB2" w14:textId="67C8A19D" w:rsidR="0029744F" w:rsidRPr="00EA0C6E" w:rsidRDefault="00000000" w:rsidP="00511592">
      <w:pPr>
        <w:keepNext/>
        <w:rPr>
          <w:rFonts w:cs="Times New Roman"/>
          <w:iCs/>
        </w:rPr>
      </w:pPr>
      <m:oMathPara>
        <m:oMath>
          <m:eqArr>
            <m:eqArrPr>
              <m:maxDist m:val="1"/>
              <m:ctrlPr>
                <w:rPr>
                  <w:rFonts w:ascii="Cambria Math" w:hAnsi="Cambria Math" w:cs="Times New Roman"/>
                  <w:iCs/>
                  <w:lang w:val="en-US"/>
                </w:rPr>
              </m:ctrlPr>
            </m:eqArrPr>
            <m:e>
              <m:r>
                <m:rPr>
                  <m:sty m:val="p"/>
                </m:rPr>
                <w:rPr>
                  <w:rFonts w:ascii="Cambria Math" w:hAnsi="Cambria Math" w:cs="Times New Roman"/>
                </w:rPr>
                <m:t>f</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m:t>
              </m:r>
              <m:r>
                <m:rPr>
                  <m:sty m:val="p"/>
                </m:rPr>
                <w:rPr>
                  <w:rFonts w:ascii="Cambria Math" w:hAnsi="Cambria Math" w:cs="Times New Roman"/>
                  <w:lang w:val="en-US"/>
                </w:rPr>
                <m:t>g</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m:t>
              </m:r>
              <m:d>
                <m:dPr>
                  <m:ctrlPr>
                    <w:rPr>
                      <w:rFonts w:ascii="Cambria Math" w:hAnsi="Cambria Math" w:cs="Times New Roman"/>
                      <w:iCs/>
                      <w:lang w:val="en-US"/>
                    </w:rPr>
                  </m:ctrlPr>
                </m:dPr>
                <m:e>
                  <m:r>
                    <m:rPr>
                      <m:sty m:val="p"/>
                    </m:rPr>
                    <w:rPr>
                      <w:rFonts w:ascii="Cambria Math" w:hAnsi="Cambria Math" w:cs="Times New Roman"/>
                      <w:lang w:val="en-US"/>
                    </w:rPr>
                    <m:t>4</m:t>
                  </m:r>
                </m:e>
              </m:d>
              <m:ctrlPr>
                <w:rPr>
                  <w:rFonts w:ascii="Cambria Math" w:hAnsi="Cambria Math" w:cs="Times New Roman"/>
                  <w:iCs/>
                </w:rPr>
              </m:ctrlPr>
            </m:e>
          </m:eqArr>
        </m:oMath>
      </m:oMathPara>
    </w:p>
    <w:p w14:paraId="6E1393BF" w14:textId="77777777" w:rsidR="0029744F" w:rsidRPr="00EA0C6E" w:rsidRDefault="0029744F" w:rsidP="0029744F">
      <w:pPr>
        <w:rPr>
          <w:rFonts w:cs="Times New Roman"/>
        </w:rPr>
      </w:pPr>
      <w:r w:rsidRPr="00EA0C6E">
        <w:rPr>
          <w:rFonts w:cs="Times New Roman"/>
        </w:rPr>
        <w:t>όπου:</w:t>
      </w:r>
    </w:p>
    <w:p w14:paraId="0017FF9E" w14:textId="77777777" w:rsidR="0029744F" w:rsidRPr="00EA0C6E" w:rsidRDefault="0029744F" w:rsidP="0029744F">
      <w:pPr>
        <w:pStyle w:val="ListParagraph"/>
        <w:numPr>
          <w:ilvl w:val="0"/>
          <w:numId w:val="14"/>
        </w:numPr>
        <w:rPr>
          <w:rFonts w:ascii="Times New Roman" w:hAnsi="Times New Roman" w:cs="Times New Roman"/>
          <w:iCs/>
        </w:rPr>
      </w:pPr>
      <m:oMath>
        <m:r>
          <m:rPr>
            <m:sty m:val="p"/>
          </m:rPr>
          <w:rPr>
            <w:rFonts w:ascii="Cambria Math" w:hAnsi="Cambria Math" w:cs="Times New Roman"/>
            <w:lang w:val="en-US"/>
          </w:rPr>
          <m:t>g</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ascii="Times New Roman" w:hAnsi="Times New Roman" w:cs="Times New Roman"/>
          <w:iCs/>
        </w:rPr>
        <w:t xml:space="preserve"> είναι η απόσταση από την πηγή ως τον τρέχοντα κόμβο </w:t>
      </w:r>
      <w:r w:rsidRPr="00EA0C6E">
        <w:rPr>
          <w:rFonts w:ascii="Times New Roman" w:hAnsi="Times New Roman" w:cs="Times New Roman"/>
          <w:iCs/>
          <w:lang w:val="en-US"/>
        </w:rPr>
        <w:t>n</w:t>
      </w:r>
      <w:r w:rsidRPr="00EA0C6E">
        <w:rPr>
          <w:rFonts w:ascii="Times New Roman" w:hAnsi="Times New Roman" w:cs="Times New Roman"/>
          <w:iCs/>
        </w:rPr>
        <w:t>.</w:t>
      </w:r>
    </w:p>
    <w:p w14:paraId="33B5F0B2" w14:textId="77777777" w:rsidR="0029744F" w:rsidRPr="00EA0C6E" w:rsidRDefault="0029744F" w:rsidP="0029744F">
      <w:pPr>
        <w:pStyle w:val="ListParagraph"/>
        <w:numPr>
          <w:ilvl w:val="0"/>
          <w:numId w:val="14"/>
        </w:numPr>
        <w:rPr>
          <w:rFonts w:ascii="Times New Roman" w:hAnsi="Times New Roman" w:cs="Times New Roman"/>
        </w:rPr>
      </w:pPr>
      <m:oMath>
        <m:r>
          <m:rPr>
            <m:sty m:val="p"/>
          </m:rPr>
          <w:rPr>
            <w:rFonts w:ascii="Cambria Math" w:hAnsi="Cambria Math" w:cs="Times New Roman"/>
            <w:lang w:val="en-US"/>
          </w:rPr>
          <m:t>h</m:t>
        </m:r>
        <m:d>
          <m:dPr>
            <m:ctrlPr>
              <w:rPr>
                <w:rFonts w:ascii="Cambria Math" w:hAnsi="Cambria Math" w:cs="Times New Roman"/>
                <w:lang w:val="en-US"/>
              </w:rPr>
            </m:ctrlPr>
          </m:dPr>
          <m:e>
            <m:r>
              <m:rPr>
                <m:sty m:val="p"/>
              </m:rPr>
              <w:rPr>
                <w:rFonts w:ascii="Cambria Math" w:hAnsi="Cambria Math" w:cs="Times New Roman"/>
                <w:lang w:val="en-US"/>
              </w:rPr>
              <m:t>n</m:t>
            </m:r>
          </m:e>
        </m:d>
      </m:oMath>
      <w:r w:rsidRPr="00EA0C6E">
        <w:rPr>
          <w:rFonts w:ascii="Times New Roman" w:hAnsi="Times New Roman" w:cs="Times New Roman"/>
        </w:rPr>
        <w:t xml:space="preserve"> είναι η ευριστική συνάρτηση που χρησιμοποιείται για την εκτίμηση της διαδρομής με το</w:t>
      </w:r>
      <w:r w:rsidRPr="00EA0C6E">
        <w:rPr>
          <w:rFonts w:ascii="Times New Roman" w:hAnsi="Times New Roman" w:cs="Times New Roman"/>
          <w:iCs/>
        </w:rPr>
        <w:t xml:space="preserve"> ελάχιστο κόστος από τον τρέχοντα κόμβο προς τον προορισμό. Η επιλογή της κατάλληλης</w:t>
      </w:r>
      <w:r w:rsidRPr="00EA0C6E">
        <w:rPr>
          <w:rFonts w:ascii="Times New Roman" w:hAnsi="Times New Roman" w:cs="Times New Roman"/>
        </w:rPr>
        <w:t xml:space="preserve"> συνάρτησης είναι πολύ σημαντική. Όσο πιο ακριβής είναι η ευριστική, τόσο πιο σύντομα θα βρεθεί η συντομότερη διαδρομή προς τον στόχο.</w:t>
      </w:r>
    </w:p>
    <w:p w14:paraId="5946C2CF" w14:textId="6E87B8C7" w:rsidR="00AA58E2" w:rsidRPr="00EA0C6E" w:rsidRDefault="0029744F" w:rsidP="00AA58E2">
      <w:pPr>
        <w:pStyle w:val="ListParagraph"/>
        <w:numPr>
          <w:ilvl w:val="0"/>
          <w:numId w:val="14"/>
        </w:numPr>
        <w:rPr>
          <w:rFonts w:ascii="Times New Roman" w:hAnsi="Times New Roman" w:cs="Times New Roman"/>
        </w:rPr>
      </w:pPr>
      <m:oMath>
        <m:r>
          <m:rPr>
            <m:sty m:val="p"/>
          </m:rPr>
          <w:rPr>
            <w:rFonts w:ascii="Cambria Math" w:hAnsi="Cambria Math" w:cs="Times New Roman"/>
            <w:lang w:val="en-US"/>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ascii="Times New Roman" w:hAnsi="Times New Roman" w:cs="Times New Roman"/>
          <w:iCs/>
        </w:rPr>
        <w:t xml:space="preserve"> είναι το τρέχον εκτιμώμενο κόστος της συντομότερης διαδρομής από τον κόμβο </w:t>
      </w:r>
      <w:r w:rsidRPr="00EA0C6E">
        <w:rPr>
          <w:rFonts w:ascii="Times New Roman" w:hAnsi="Times New Roman" w:cs="Times New Roman"/>
          <w:iCs/>
          <w:lang w:val="en-US"/>
        </w:rPr>
        <w:t>n</w:t>
      </w:r>
      <w:r w:rsidRPr="00EA0C6E">
        <w:rPr>
          <w:rFonts w:ascii="Times New Roman" w:hAnsi="Times New Roman" w:cs="Times New Roman"/>
          <w:iCs/>
        </w:rPr>
        <w:t xml:space="preserve"> προς τον προορισμό.</w:t>
      </w:r>
    </w:p>
    <w:p w14:paraId="4AF87402" w14:textId="39C4B7D7" w:rsidR="00AA58E2" w:rsidRPr="00EA0C6E" w:rsidRDefault="00AA58E2" w:rsidP="00AA58E2">
      <w:pPr>
        <w:rPr>
          <w:rFonts w:cs="Times New Roman"/>
          <w:iCs/>
        </w:rPr>
      </w:pPr>
      <w:r w:rsidRPr="00EA0C6E">
        <w:rPr>
          <w:rFonts w:cs="Times New Roman"/>
          <w:iCs/>
          <w:szCs w:val="24"/>
        </w:rPr>
        <w:t xml:space="preserve">Ο αλγόριθμος </w:t>
      </w:r>
      <w:r w:rsidRPr="00EA0C6E">
        <w:rPr>
          <w:rFonts w:cs="Times New Roman"/>
          <w:iCs/>
          <w:szCs w:val="24"/>
          <w:lang w:val="en-US"/>
        </w:rPr>
        <w:t>A</w:t>
      </w:r>
      <w:r w:rsidRPr="00EA0C6E">
        <w:rPr>
          <w:rFonts w:cs="Times New Roman"/>
          <w:iCs/>
          <w:szCs w:val="24"/>
        </w:rPr>
        <w:t>* για την εφαρμογή του χρησιμοποιεί δύο λίστες, την Ανοιχτή Λίστα (</w:t>
      </w:r>
      <w:r w:rsidRPr="00EA0C6E">
        <w:rPr>
          <w:rFonts w:cs="Times New Roman"/>
          <w:iCs/>
          <w:szCs w:val="24"/>
          <w:lang w:val="en-US"/>
        </w:rPr>
        <w:t>Open</w:t>
      </w:r>
      <w:r w:rsidRPr="00EA0C6E">
        <w:rPr>
          <w:rFonts w:cs="Times New Roman"/>
          <w:iCs/>
          <w:szCs w:val="24"/>
        </w:rPr>
        <w:t xml:space="preserve"> </w:t>
      </w:r>
      <w:r w:rsidRPr="00EA0C6E">
        <w:rPr>
          <w:rFonts w:cs="Times New Roman"/>
          <w:iCs/>
          <w:szCs w:val="24"/>
          <w:lang w:val="en-US"/>
        </w:rPr>
        <w:t>List</w:t>
      </w:r>
      <w:r w:rsidRPr="00EA0C6E">
        <w:rPr>
          <w:rFonts w:cs="Times New Roman"/>
          <w:iCs/>
          <w:szCs w:val="24"/>
        </w:rPr>
        <w:t>) και την Κλειστή Λίστα (</w:t>
      </w:r>
      <w:r w:rsidRPr="00EA0C6E">
        <w:rPr>
          <w:rFonts w:cs="Times New Roman"/>
          <w:iCs/>
          <w:szCs w:val="24"/>
          <w:lang w:val="en-US"/>
        </w:rPr>
        <w:t>Closed</w:t>
      </w:r>
      <w:r w:rsidRPr="00EA0C6E">
        <w:rPr>
          <w:rFonts w:cs="Times New Roman"/>
          <w:iCs/>
          <w:szCs w:val="24"/>
        </w:rPr>
        <w:t xml:space="preserve"> </w:t>
      </w:r>
      <w:r w:rsidRPr="00EA0C6E">
        <w:rPr>
          <w:rFonts w:cs="Times New Roman"/>
          <w:iCs/>
          <w:szCs w:val="24"/>
          <w:lang w:val="en-US"/>
        </w:rPr>
        <w:t>List</w:t>
      </w:r>
      <w:r w:rsidRPr="00EA0C6E">
        <w:rPr>
          <w:rFonts w:cs="Times New Roman"/>
          <w:iCs/>
          <w:szCs w:val="24"/>
        </w:rPr>
        <w:t xml:space="preserve">). Στην πρώτη λίστα περιέχονται οι κόμβοι όπου εκκρεμούν να εξετασθούν. Εφαρμόζεται σειρά προτεραιότητας, καθώς προηγούνται οι κόμβοι με το χαμηλότερο κόστος </w:t>
      </w:r>
      <m:oMath>
        <m:r>
          <m:rPr>
            <m:sty m:val="p"/>
          </m:rPr>
          <w:rPr>
            <w:rFonts w:ascii="Cambria Math" w:hAnsi="Cambria Math" w:cs="Times New Roman"/>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Στην αρχή περιέχεται μόνο ο κόμβος της πηγής. Η Κλειστή Λίστα περιέχει όσους κόμβους έχουν ήδη εξετασθεί. </w:t>
      </w:r>
    </w:p>
    <w:p w14:paraId="4E502160" w14:textId="75C5C35E" w:rsidR="0029744F" w:rsidRPr="00EA0C6E" w:rsidRDefault="0029744F" w:rsidP="0029744F">
      <w:pPr>
        <w:rPr>
          <w:rFonts w:cs="Times New Roman"/>
          <w:iCs/>
        </w:rPr>
      </w:pPr>
      <w:r w:rsidRPr="00EA0C6E">
        <w:rPr>
          <w:rFonts w:cs="Times New Roman"/>
        </w:rPr>
        <w:t xml:space="preserve">Το </w:t>
      </w:r>
      <w:r w:rsidRPr="00EA0C6E">
        <w:rPr>
          <w:rFonts w:cs="Times New Roman"/>
          <w:lang w:val="en-US"/>
        </w:rPr>
        <w:t>A</w:t>
      </w:r>
      <w:r w:rsidRPr="00EA0C6E">
        <w:rPr>
          <w:rFonts w:cs="Times New Roman"/>
        </w:rPr>
        <w:t xml:space="preserve">* υπολογίζει το άθροισμα </w:t>
      </w:r>
      <m:oMath>
        <m:r>
          <m:rPr>
            <m:sty m:val="p"/>
          </m:rPr>
          <w:rPr>
            <w:rFonts w:ascii="Cambria Math" w:hAnsi="Cambria Math" w:cs="Times New Roman"/>
            <w:lang w:val="en-US"/>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του </w:t>
      </w:r>
      <m:oMath>
        <m:r>
          <m:rPr>
            <m:sty m:val="p"/>
          </m:rPr>
          <w:rPr>
            <w:rFonts w:ascii="Cambria Math" w:hAnsi="Cambria Math" w:cs="Times New Roman"/>
            <w:lang w:val="en-US"/>
          </w:rPr>
          <m:t>g</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και του </w:t>
      </w:r>
      <m:oMath>
        <m:r>
          <m:rPr>
            <m:sty m:val="p"/>
          </m:rPr>
          <w:rPr>
            <w:rFonts w:ascii="Cambria Math" w:hAnsi="Cambria Math" w:cs="Times New Roman"/>
            <w:lang w:val="en-US"/>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καθώς μεταβαίνει από την πηγή προς τον προορισμό κι επιλέγει τον κόμβο με το χαμηλότερο </w:t>
      </w:r>
      <m:oMath>
        <m:r>
          <m:rPr>
            <m:sty m:val="p"/>
          </m:rPr>
          <w:rPr>
            <w:rFonts w:ascii="Cambria Math" w:hAnsi="Cambria Math" w:cs="Times New Roman"/>
            <w:lang w:val="en-US"/>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σε κάθε βήμα. Έστω ότι το </w:t>
      </w:r>
      <m:oMath>
        <m:r>
          <m:rPr>
            <m:sty m:val="p"/>
          </m:rPr>
          <w:rPr>
            <w:rFonts w:ascii="Cambria Math" w:hAnsi="Cambria Math" w:cs="Times New Roman"/>
            <w:lang w:val="en-US"/>
          </w:rPr>
          <m:t>h</m:t>
        </m:r>
        <m:r>
          <m:rPr>
            <m:sty m:val="p"/>
          </m:rPr>
          <w:rPr>
            <w:rFonts w:ascii="Cambria Math" w:hAnsi="Cambria Math" w:cs="Times New Roman"/>
          </w:rPr>
          <m:t>'</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είναι το πραγματικό χαμηλότερο κόστος από τον κόμβο </w:t>
      </w:r>
      <w:r w:rsidRPr="00EA0C6E">
        <w:rPr>
          <w:rFonts w:cs="Times New Roman"/>
          <w:iCs/>
          <w:lang w:val="en-US"/>
        </w:rPr>
        <w:t>n</w:t>
      </w:r>
      <w:r w:rsidRPr="00EA0C6E">
        <w:rPr>
          <w:rFonts w:cs="Times New Roman"/>
          <w:iCs/>
        </w:rPr>
        <w:t xml:space="preserve"> προς τον στόχο. </w:t>
      </w:r>
      <w:r w:rsidR="00381BD2" w:rsidRPr="00EA0C6E">
        <w:rPr>
          <w:rFonts w:cs="Times New Roman"/>
          <w:iCs/>
        </w:rPr>
        <w:t xml:space="preserve">Είναι ουσιαστικά η απόλυτη </w:t>
      </w:r>
      <w:r w:rsidR="00381BD2" w:rsidRPr="00EA0C6E">
        <w:rPr>
          <w:rFonts w:cs="Times New Roman"/>
          <w:iCs/>
        </w:rPr>
        <w:lastRenderedPageBreak/>
        <w:t xml:space="preserve">πραγματικότητα, δηλαδή το ακριβές κόστος της βέλτιστης διαδρομής που προσδιορίζεται με βεβαιότητα μόνο αφότου λυθεί το πρόβλημα. </w:t>
      </w:r>
      <w:r w:rsidRPr="00EA0C6E">
        <w:rPr>
          <w:rFonts w:cs="Times New Roman"/>
          <w:iCs/>
        </w:rPr>
        <w:t xml:space="preserve">Η συμπεριφορά του αλγορίθμου εξαρτάται από την ευριστική </w:t>
      </w:r>
      <m:oMath>
        <m:r>
          <m:rPr>
            <m:sty m:val="p"/>
          </m:rPr>
          <w:rPr>
            <w:rFonts w:ascii="Cambria Math" w:hAnsi="Cambria Math" w:cs="Times New Roman"/>
            <w:lang w:val="en-US"/>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w:t>
      </w:r>
      <w:commentRangeStart w:id="66"/>
      <w:commentRangeStart w:id="67"/>
      <w:r w:rsidRPr="00EA0C6E">
        <w:rPr>
          <w:rFonts w:cs="Times New Roman"/>
          <w:iCs/>
        </w:rPr>
        <w:t>διότι</w:t>
      </w:r>
      <w:commentRangeEnd w:id="66"/>
      <w:r w:rsidR="005A60ED" w:rsidRPr="00EA0C6E">
        <w:rPr>
          <w:rStyle w:val="CommentReference"/>
          <w:rFonts w:cs="Times New Roman"/>
          <w:iCs/>
          <w:sz w:val="24"/>
          <w:szCs w:val="22"/>
        </w:rPr>
        <w:commentReference w:id="66"/>
      </w:r>
      <w:commentRangeEnd w:id="67"/>
      <w:r w:rsidR="005530FA" w:rsidRPr="00EA0C6E">
        <w:rPr>
          <w:rStyle w:val="CommentReference"/>
          <w:rFonts w:cs="Times New Roman"/>
          <w:iCs/>
          <w:sz w:val="24"/>
          <w:szCs w:val="22"/>
        </w:rPr>
        <w:commentReference w:id="67"/>
      </w:r>
      <w:r w:rsidRPr="00EA0C6E">
        <w:rPr>
          <w:rFonts w:cs="Times New Roman"/>
          <w:iCs/>
        </w:rPr>
        <w:t xml:space="preserve"> </w:t>
      </w:r>
      <w:r w:rsidRPr="00EA0C6E">
        <w:rPr>
          <w:rFonts w:cs="Times New Roman"/>
          <w:iCs/>
        </w:rPr>
        <w:fldChar w:fldCharType="begin"/>
      </w:r>
      <w:r w:rsidRPr="00EA0C6E">
        <w:rPr>
          <w:rFonts w:cs="Times New Roman"/>
          <w:iCs/>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sidRPr="00EA0C6E">
        <w:rPr>
          <w:rFonts w:cs="Times New Roman"/>
          <w:iCs/>
        </w:rPr>
        <w:fldChar w:fldCharType="separate"/>
      </w:r>
      <w:r w:rsidRPr="00EA0C6E">
        <w:rPr>
          <w:rFonts w:cs="Times New Roman"/>
          <w:iCs/>
          <w:noProof/>
        </w:rPr>
        <w:t>(</w:t>
      </w:r>
      <w:hyperlink w:anchor="_ENREF_66" w:tooltip="Sharma, 2012 #44" w:history="1">
        <w:r w:rsidR="007E65F5" w:rsidRPr="00EA0C6E">
          <w:rPr>
            <w:rStyle w:val="Hyperlink"/>
            <w:rFonts w:cs="Times New Roman"/>
          </w:rPr>
          <w:t>Sharma et al., 2012</w:t>
        </w:r>
      </w:hyperlink>
      <w:r w:rsidRPr="00EA0C6E">
        <w:rPr>
          <w:rFonts w:cs="Times New Roman"/>
          <w:iCs/>
          <w:noProof/>
        </w:rPr>
        <w:t>)</w:t>
      </w:r>
      <w:r w:rsidRPr="00EA0C6E">
        <w:rPr>
          <w:rFonts w:cs="Times New Roman"/>
          <w:iCs/>
        </w:rPr>
        <w:fldChar w:fldCharType="end"/>
      </w:r>
      <w:r w:rsidRPr="00EA0C6E">
        <w:rPr>
          <w:rFonts w:cs="Times New Roman"/>
          <w:iCs/>
        </w:rPr>
        <w:t>:</w:t>
      </w:r>
    </w:p>
    <w:p w14:paraId="731D4387" w14:textId="623C9500" w:rsidR="0029744F" w:rsidRPr="00EA0C6E" w:rsidRDefault="0029744F" w:rsidP="0029744F">
      <w:pPr>
        <w:pStyle w:val="ListParagraph"/>
        <w:numPr>
          <w:ilvl w:val="0"/>
          <w:numId w:val="15"/>
        </w:numPr>
        <w:rPr>
          <w:rFonts w:ascii="Times New Roman" w:hAnsi="Times New Roman" w:cs="Times New Roman"/>
          <w:iCs/>
        </w:rPr>
      </w:pPr>
      <w:r w:rsidRPr="00EA0C6E">
        <w:rPr>
          <w:rFonts w:ascii="Times New Roman" w:hAnsi="Times New Roman" w:cs="Times New Roman"/>
          <w:iCs/>
        </w:rPr>
        <w:t xml:space="preserve">Εάν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=0</m:t>
        </m:r>
      </m:oMath>
      <w:r w:rsidRPr="00EA0C6E">
        <w:rPr>
          <w:rFonts w:ascii="Times New Roman" w:hAnsi="Times New Roman" w:cs="Times New Roman"/>
          <w:iCs/>
        </w:rPr>
        <w:t xml:space="preserve">, τότε ο </w:t>
      </w:r>
      <w:r w:rsidRPr="00EA0C6E">
        <w:rPr>
          <w:rFonts w:ascii="Times New Roman" w:hAnsi="Times New Roman" w:cs="Times New Roman"/>
          <w:iCs/>
          <w:lang w:val="en-US"/>
        </w:rPr>
        <w:t>A</w:t>
      </w:r>
      <w:r w:rsidRPr="00EA0C6E">
        <w:rPr>
          <w:rFonts w:ascii="Times New Roman" w:hAnsi="Times New Roman" w:cs="Times New Roman"/>
          <w:iCs/>
        </w:rPr>
        <w:t xml:space="preserve">* μετατρέπεται στον αλγόριθμο του </w:t>
      </w:r>
      <w:r w:rsidRPr="00EA0C6E">
        <w:rPr>
          <w:rFonts w:ascii="Times New Roman" w:hAnsi="Times New Roman" w:cs="Times New Roman"/>
          <w:iCs/>
          <w:lang w:val="en-US"/>
        </w:rPr>
        <w:t>Dijkstra</w:t>
      </w:r>
      <w:r w:rsidRPr="00EA0C6E">
        <w:rPr>
          <w:rFonts w:ascii="Times New Roman" w:hAnsi="Times New Roman" w:cs="Times New Roman"/>
          <w:iCs/>
        </w:rPr>
        <w:t xml:space="preserve">, καθώς μόνο η απόσταση </w:t>
      </w:r>
      <m:oMath>
        <m:r>
          <m:rPr>
            <m:sty m:val="p"/>
          </m:rPr>
          <w:rPr>
            <w:rFonts w:ascii="Cambria Math" w:hAnsi="Cambria Math" w:cs="Times New Roman"/>
            <w:lang w:val="en-US"/>
          </w:rPr>
          <m:t>g</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ascii="Times New Roman" w:hAnsi="Times New Roman" w:cs="Times New Roman"/>
          <w:iCs/>
        </w:rPr>
        <w:t xml:space="preserve"> διαδραματίζει κάποιον ρόλο. </w:t>
      </w:r>
      <w:commentRangeStart w:id="68"/>
      <w:r w:rsidRPr="00EA0C6E">
        <w:rPr>
          <w:rFonts w:ascii="Times New Roman" w:hAnsi="Times New Roman" w:cs="Times New Roman"/>
          <w:iCs/>
        </w:rPr>
        <w:t>Εξασφαλίζεται η συντομότερη διαδρομή</w:t>
      </w:r>
      <w:r w:rsidR="008C3231" w:rsidRPr="00EA0C6E">
        <w:rPr>
          <w:rFonts w:ascii="Times New Roman" w:hAnsi="Times New Roman" w:cs="Times New Roman"/>
          <w:iCs/>
        </w:rPr>
        <w:t>, αλλά όχι στον καλύτερο χρόνο</w:t>
      </w:r>
      <w:r w:rsidRPr="00EA0C6E">
        <w:rPr>
          <w:rFonts w:ascii="Times New Roman" w:hAnsi="Times New Roman" w:cs="Times New Roman"/>
          <w:iCs/>
        </w:rPr>
        <w:t>.</w:t>
      </w:r>
      <w:commentRangeEnd w:id="68"/>
      <w:r w:rsidR="005A60ED" w:rsidRPr="00EA0C6E">
        <w:rPr>
          <w:rStyle w:val="CommentReference"/>
          <w:rFonts w:ascii="Times New Roman" w:hAnsi="Times New Roman" w:cs="Times New Roman"/>
          <w:iCs/>
          <w:sz w:val="24"/>
          <w:szCs w:val="22"/>
        </w:rPr>
        <w:commentReference w:id="68"/>
      </w:r>
    </w:p>
    <w:p w14:paraId="44B48236" w14:textId="5D2E0FBB" w:rsidR="0029744F" w:rsidRPr="00EA0C6E" w:rsidRDefault="0029744F" w:rsidP="0029744F">
      <w:pPr>
        <w:pStyle w:val="ListParagraph"/>
        <w:numPr>
          <w:ilvl w:val="0"/>
          <w:numId w:val="15"/>
        </w:numPr>
        <w:rPr>
          <w:rFonts w:ascii="Times New Roman" w:hAnsi="Times New Roman" w:cs="Times New Roman"/>
          <w:iCs/>
        </w:rPr>
      </w:pPr>
      <w:r w:rsidRPr="00EA0C6E">
        <w:rPr>
          <w:rFonts w:ascii="Times New Roman" w:hAnsi="Times New Roman" w:cs="Times New Roman"/>
          <w:iCs/>
        </w:rPr>
        <w:t xml:space="preserve">Εάν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m:t>
        </m:r>
        <w:commentRangeStart w:id="69"/>
        <w:commentRangeStart w:id="70"/>
        <w:commentRangeStart w:id="71"/>
        <m:r>
          <m:rPr>
            <m:sty m:val="p"/>
          </m:rPr>
          <w:rPr>
            <w:rFonts w:ascii="Cambria Math" w:hAnsi="Cambria Math" w:cs="Times New Roman"/>
          </w:rPr>
          <m:t>h'(</m:t>
        </m:r>
        <m:r>
          <m:rPr>
            <m:sty m:val="p"/>
          </m:rPr>
          <w:rPr>
            <w:rFonts w:ascii="Cambria Math" w:hAnsi="Cambria Math" w:cs="Times New Roman"/>
            <w:lang w:val="en-US"/>
          </w:rPr>
          <m:t>n</m:t>
        </m:r>
        <m:r>
          <m:rPr>
            <m:sty m:val="p"/>
          </m:rPr>
          <w:rPr>
            <w:rFonts w:ascii="Cambria Math" w:hAnsi="Cambria Math" w:cs="Times New Roman"/>
          </w:rPr>
          <m:t>)</m:t>
        </m:r>
      </m:oMath>
      <w:r w:rsidRPr="00EA0C6E">
        <w:rPr>
          <w:rFonts w:ascii="Times New Roman" w:hAnsi="Times New Roman" w:cs="Times New Roman"/>
          <w:iCs/>
        </w:rPr>
        <w:t xml:space="preserve">, </w:t>
      </w:r>
      <w:commentRangeEnd w:id="69"/>
      <w:r w:rsidR="005A60ED" w:rsidRPr="00EA0C6E">
        <w:rPr>
          <w:rStyle w:val="CommentReference"/>
          <w:rFonts w:ascii="Times New Roman" w:hAnsi="Times New Roman" w:cs="Times New Roman"/>
          <w:iCs/>
          <w:sz w:val="24"/>
          <w:szCs w:val="22"/>
        </w:rPr>
        <w:commentReference w:id="69"/>
      </w:r>
      <w:commentRangeEnd w:id="70"/>
      <w:r w:rsidR="00E1426F" w:rsidRPr="00EA0C6E">
        <w:rPr>
          <w:rStyle w:val="CommentReference"/>
          <w:rFonts w:ascii="Times New Roman" w:hAnsi="Times New Roman" w:cs="Times New Roman"/>
          <w:iCs/>
          <w:sz w:val="24"/>
          <w:szCs w:val="22"/>
        </w:rPr>
        <w:commentReference w:id="70"/>
      </w:r>
      <w:commentRangeEnd w:id="71"/>
      <w:r w:rsidR="005530FA" w:rsidRPr="00EA0C6E">
        <w:rPr>
          <w:rStyle w:val="CommentReference"/>
          <w:rFonts w:ascii="Times New Roman" w:hAnsi="Times New Roman" w:cs="Times New Roman"/>
          <w:iCs/>
          <w:sz w:val="24"/>
          <w:szCs w:val="22"/>
        </w:rPr>
        <w:commentReference w:id="71"/>
      </w:r>
      <w:r w:rsidRPr="00EA0C6E">
        <w:rPr>
          <w:rFonts w:ascii="Times New Roman" w:hAnsi="Times New Roman" w:cs="Times New Roman"/>
          <w:iCs/>
        </w:rPr>
        <w:t xml:space="preserve">τότε ο </w:t>
      </w:r>
      <w:r w:rsidRPr="00EA0C6E">
        <w:rPr>
          <w:rFonts w:ascii="Times New Roman" w:hAnsi="Times New Roman" w:cs="Times New Roman"/>
          <w:iCs/>
          <w:lang w:val="en-US"/>
        </w:rPr>
        <w:t>A</w:t>
      </w:r>
      <w:r w:rsidRPr="00EA0C6E">
        <w:rPr>
          <w:rFonts w:ascii="Times New Roman" w:hAnsi="Times New Roman" w:cs="Times New Roman"/>
          <w:iCs/>
        </w:rPr>
        <w:t xml:space="preserve">* εξασφαλίζει τη συντομότερη διαδρομή. Όσο πιο χαμηλό το </w:t>
      </w:r>
      <m:oMath>
        <m:r>
          <m:rPr>
            <m:sty m:val="p"/>
          </m:rPr>
          <w:rPr>
            <w:rFonts w:ascii="Cambria Math" w:hAnsi="Cambria Math" w:cs="Times New Roman"/>
            <w:lang w:val="en-US"/>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ascii="Times New Roman" w:hAnsi="Times New Roman" w:cs="Times New Roman"/>
          <w:iCs/>
        </w:rPr>
        <w:t>, τόσο περισσότεροι κόμβοι αναπτύσσονται, καθιστώντας τον πιο αργό.</w:t>
      </w:r>
      <w:r w:rsidR="00AE28F6" w:rsidRPr="00EA0C6E">
        <w:rPr>
          <w:rFonts w:ascii="Times New Roman" w:hAnsi="Times New Roman" w:cs="Times New Roman"/>
          <w:iCs/>
        </w:rPr>
        <w:t xml:space="preserve"> </w:t>
      </w:r>
      <w:r w:rsidRPr="00EA0C6E">
        <w:rPr>
          <w:rFonts w:ascii="Times New Roman" w:hAnsi="Times New Roman" w:cs="Times New Roman"/>
          <w:iCs/>
        </w:rPr>
        <w:t xml:space="preserve"> Ένας κόμβος θεωρείται ανεπτυγμένος όταν ο αλγόριθμος τον αφαιρεί από</w:t>
      </w:r>
      <w:r w:rsidRPr="00EA0C6E">
        <w:rPr>
          <w:rFonts w:ascii="Times New Roman" w:hAnsi="Times New Roman" w:cs="Times New Roman"/>
        </w:rPr>
        <w:t xml:space="preserve"> </w:t>
      </w:r>
      <w:r w:rsidRPr="00EA0C6E">
        <w:rPr>
          <w:rFonts w:ascii="Times New Roman" w:hAnsi="Times New Roman" w:cs="Times New Roman"/>
          <w:iCs/>
        </w:rPr>
        <w:t xml:space="preserve">την Ανοιχτή Λίστα και εξετάζει τους γειτονικούς του κόμβους (τα «παιδιά» του), δηλαδή τον αναπτύσσει για να συνεχίσει την αναζήτηση από εκεί </w:t>
      </w:r>
      <w:r w:rsidRPr="00EA0C6E">
        <w:rPr>
          <w:rFonts w:ascii="Times New Roman" w:hAnsi="Times New Roman" w:cs="Times New Roman"/>
          <w:iCs/>
        </w:rPr>
        <w:fldChar w:fldCharType="begin"/>
      </w:r>
      <w:r w:rsidR="00F02F86" w:rsidRPr="00EA0C6E">
        <w:rPr>
          <w:rFonts w:ascii="Times New Roman" w:hAnsi="Times New Roman" w:cs="Times New Roman"/>
          <w:iCs/>
        </w:rPr>
        <w:instrText xml:space="preserve"> ADDIN EN.CITE &lt;EndNote&gt;&lt;Cite&gt;&lt;Author&gt;Russell&lt;/Author&gt;&lt;Year&gt;2020&lt;/Year&gt;&lt;RecNum&gt;45&lt;/RecNum&gt;&lt;DisplayText&gt;(Russell and Norvig, 2020)&lt;/DisplayText&gt;&lt;record&gt;&lt;rec-number&gt;45&lt;/rec-number&gt;&lt;foreign-keys&gt;&lt;key app="EN" db-id="dxs5p5de0w55t0erd255s0tbrzsd22z0ts0d" timestamp="1771767410"&gt;45&lt;/key&gt;&lt;/foreign-keys&gt;&lt;ref-type name="Book"&gt;6&lt;/ref-type&gt;&lt;contributors&gt;&lt;authors&gt;&lt;author&gt;Russell, Stuart&lt;/author&gt;&lt;author&gt;Norvig, Peter&lt;/author&gt;&lt;/authors&gt;&lt;/contributors&gt;&lt;titles&gt;&lt;title&gt;Artificial Intelligence: A Modern Approach&lt;/title&gt;&lt;/titles&gt;&lt;edition&gt;4&lt;/edition&gt;&lt;dates&gt;&lt;year&gt;2020&lt;/year&gt;&lt;/dates&gt;&lt;pub-location&gt;Hoboken, NJ&lt;/pub-location&gt;&lt;publisher&gt;Pearson&lt;/publisher&gt;&lt;isbn&gt;9780134610993&lt;/isbn&gt;&lt;urls&gt;&lt;related-urls&gt;&lt;url&gt;https://www.pearson.com/en-us/subject-catalog/p/artificial-intelligence-a-modern-approach/P200000003500/9780134610993&lt;/url&gt;&lt;/related-urls&gt;&lt;/urls&gt;&lt;/record&gt;&lt;/Cite&gt;&lt;/EndNote&gt;</w:instrText>
      </w:r>
      <w:r w:rsidRPr="00EA0C6E">
        <w:rPr>
          <w:rFonts w:ascii="Times New Roman" w:hAnsi="Times New Roman" w:cs="Times New Roman"/>
          <w:iCs/>
        </w:rPr>
        <w:fldChar w:fldCharType="separate"/>
      </w:r>
      <w:r w:rsidRPr="00EA0C6E">
        <w:rPr>
          <w:rFonts w:ascii="Times New Roman" w:hAnsi="Times New Roman" w:cs="Times New Roman"/>
          <w:iCs/>
          <w:noProof/>
        </w:rPr>
        <w:t>(</w:t>
      </w:r>
      <w:hyperlink w:anchor="_ENREF_62" w:tooltip="Russell, 2020 #45" w:history="1">
        <w:r w:rsidR="007E65F5" w:rsidRPr="00EA0C6E">
          <w:rPr>
            <w:rStyle w:val="Hyperlink"/>
            <w:rFonts w:ascii="Times New Roman" w:hAnsi="Times New Roman" w:cs="Times New Roman"/>
          </w:rPr>
          <w:t>Russell and Norvig, 2020</w:t>
        </w:r>
      </w:hyperlink>
      <w:r w:rsidRPr="00EA0C6E">
        <w:rPr>
          <w:rFonts w:ascii="Times New Roman" w:hAnsi="Times New Roman" w:cs="Times New Roman"/>
          <w:iCs/>
          <w:noProof/>
        </w:rPr>
        <w:t>)</w:t>
      </w:r>
      <w:r w:rsidRPr="00EA0C6E">
        <w:rPr>
          <w:rFonts w:ascii="Times New Roman" w:hAnsi="Times New Roman" w:cs="Times New Roman"/>
          <w:iCs/>
        </w:rPr>
        <w:fldChar w:fldCharType="end"/>
      </w:r>
      <w:r w:rsidRPr="00EA0C6E">
        <w:rPr>
          <w:rFonts w:ascii="Times New Roman" w:hAnsi="Times New Roman" w:cs="Times New Roman"/>
          <w:iCs/>
        </w:rPr>
        <w:t>.</w:t>
      </w:r>
      <w:r w:rsidR="00AE28F6" w:rsidRPr="00EA0C6E">
        <w:rPr>
          <w:rFonts w:ascii="Times New Roman" w:hAnsi="Times New Roman" w:cs="Times New Roman"/>
          <w:iCs/>
        </w:rPr>
        <w:t xml:space="preserve"> Ωστόσο, όσο πιο μικρό είναι το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sidR="00AE28F6" w:rsidRPr="00EA0C6E">
        <w:rPr>
          <w:rFonts w:ascii="Times New Roman" w:hAnsi="Times New Roman" w:cs="Times New Roman"/>
          <w:iCs/>
        </w:rPr>
        <w:t xml:space="preserve"> σε σχέση με το </w:t>
      </w:r>
      <m:oMath>
        <m:r>
          <m:rPr>
            <m:sty m:val="p"/>
          </m:rPr>
          <w:rPr>
            <w:rFonts w:ascii="Cambria Math" w:hAnsi="Cambria Math" w:cs="Times New Roman"/>
          </w:rPr>
          <m:t>h'(</m:t>
        </m:r>
        <m:r>
          <m:rPr>
            <m:sty m:val="p"/>
          </m:rPr>
          <w:rPr>
            <w:rFonts w:ascii="Cambria Math" w:hAnsi="Cambria Math" w:cs="Times New Roman"/>
            <w:lang w:val="en-US"/>
          </w:rPr>
          <m:t>n</m:t>
        </m:r>
        <m:r>
          <m:rPr>
            <m:sty m:val="p"/>
          </m:rPr>
          <w:rPr>
            <w:rFonts w:ascii="Cambria Math" w:hAnsi="Cambria Math" w:cs="Times New Roman"/>
          </w:rPr>
          <m:t>)</m:t>
        </m:r>
      </m:oMath>
      <w:r w:rsidR="00AE28F6" w:rsidRPr="00EA0C6E">
        <w:rPr>
          <w:rFonts w:ascii="Times New Roman" w:hAnsi="Times New Roman" w:cs="Times New Roman"/>
          <w:iCs/>
        </w:rPr>
        <w:t xml:space="preserve">, τόσους περισσότερους κόμβους θα χρειαστεί να εξερευνήσει, καθιστώντας την αναζήτηση πιο αργή </w:t>
      </w:r>
      <w:r w:rsidR="00AE28F6" w:rsidRPr="00EA0C6E">
        <w:rPr>
          <w:rFonts w:ascii="Times New Roman" w:hAnsi="Times New Roman" w:cs="Times New Roman"/>
          <w:iCs/>
        </w:rPr>
        <w:fldChar w:fldCharType="begin"/>
      </w:r>
      <w:r w:rsidR="00AE28F6" w:rsidRPr="00EA0C6E">
        <w:rPr>
          <w:rFonts w:ascii="Times New Roman" w:hAnsi="Times New Roman" w:cs="Times New Roman"/>
          <w:iCs/>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sidR="00AE28F6" w:rsidRPr="00EA0C6E">
        <w:rPr>
          <w:rFonts w:ascii="Times New Roman" w:hAnsi="Times New Roman" w:cs="Times New Roman"/>
          <w:iCs/>
        </w:rPr>
        <w:fldChar w:fldCharType="separate"/>
      </w:r>
      <w:r w:rsidR="00AE28F6" w:rsidRPr="00EA0C6E">
        <w:rPr>
          <w:rFonts w:ascii="Times New Roman" w:hAnsi="Times New Roman" w:cs="Times New Roman"/>
          <w:iCs/>
          <w:noProof/>
        </w:rPr>
        <w:t>(</w:t>
      </w:r>
      <w:hyperlink w:anchor="_ENREF_66" w:tooltip="Sharma, 2012 #44" w:history="1">
        <w:r w:rsidR="007E65F5" w:rsidRPr="00EA0C6E">
          <w:rPr>
            <w:rStyle w:val="Hyperlink"/>
            <w:rFonts w:ascii="Times New Roman" w:hAnsi="Times New Roman" w:cs="Times New Roman"/>
          </w:rPr>
          <w:t>Sharma et al., 2012</w:t>
        </w:r>
      </w:hyperlink>
      <w:r w:rsidR="00AE28F6" w:rsidRPr="00EA0C6E">
        <w:rPr>
          <w:rFonts w:ascii="Times New Roman" w:hAnsi="Times New Roman" w:cs="Times New Roman"/>
          <w:iCs/>
          <w:noProof/>
        </w:rPr>
        <w:t>)</w:t>
      </w:r>
      <w:r w:rsidR="00AE28F6" w:rsidRPr="00EA0C6E">
        <w:rPr>
          <w:rFonts w:ascii="Times New Roman" w:hAnsi="Times New Roman" w:cs="Times New Roman"/>
          <w:iCs/>
        </w:rPr>
        <w:fldChar w:fldCharType="end"/>
      </w:r>
      <w:r w:rsidR="00AE28F6" w:rsidRPr="00EA0C6E">
        <w:rPr>
          <w:rFonts w:ascii="Times New Roman" w:hAnsi="Times New Roman" w:cs="Times New Roman"/>
          <w:iCs/>
        </w:rPr>
        <w:t>.</w:t>
      </w:r>
    </w:p>
    <w:p w14:paraId="5BF4284F" w14:textId="0FB066A4" w:rsidR="0029744F" w:rsidRPr="00EA0C6E" w:rsidRDefault="0029744F" w:rsidP="0029744F">
      <w:pPr>
        <w:pStyle w:val="ListParagraph"/>
        <w:numPr>
          <w:ilvl w:val="0"/>
          <w:numId w:val="15"/>
        </w:numPr>
        <w:rPr>
          <w:rFonts w:ascii="Times New Roman" w:hAnsi="Times New Roman" w:cs="Times New Roman"/>
          <w:iCs/>
        </w:rPr>
      </w:pPr>
      <w:r w:rsidRPr="00EA0C6E">
        <w:rPr>
          <w:rFonts w:ascii="Times New Roman" w:hAnsi="Times New Roman" w:cs="Times New Roman"/>
          <w:iCs/>
        </w:rPr>
        <w:t xml:space="preserve">Εάν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=h'(</m:t>
        </m:r>
        <m:r>
          <m:rPr>
            <m:sty m:val="p"/>
          </m:rPr>
          <w:rPr>
            <w:rFonts w:ascii="Cambria Math" w:hAnsi="Cambria Math" w:cs="Times New Roman"/>
            <w:lang w:val="en-US"/>
          </w:rPr>
          <m:t>n</m:t>
        </m:r>
        <m:r>
          <m:rPr>
            <m:sty m:val="p"/>
          </m:rPr>
          <w:rPr>
            <w:rFonts w:ascii="Cambria Math" w:hAnsi="Cambria Math" w:cs="Times New Roman"/>
          </w:rPr>
          <m:t>)</m:t>
        </m:r>
      </m:oMath>
      <w:r w:rsidRPr="00EA0C6E">
        <w:rPr>
          <w:rFonts w:ascii="Times New Roman" w:hAnsi="Times New Roman" w:cs="Times New Roman"/>
          <w:iCs/>
        </w:rPr>
        <w:t>,</w:t>
      </w:r>
      <w:r w:rsidR="008C3231" w:rsidRPr="00EA0C6E">
        <w:rPr>
          <w:rFonts w:ascii="Times New Roman" w:hAnsi="Times New Roman" w:cs="Times New Roman"/>
          <w:iCs/>
        </w:rPr>
        <w:t xml:space="preserve"> τότε η εκτίμηση του αλγορίθμου ταυτίζεται απόλυτα με το πραγματικό κόστος για κάθε κόμβο, δηλαδή υπάρχει μια ακριβέστατη ευρ</w:t>
      </w:r>
      <w:r w:rsidR="00FB7753" w:rsidRPr="00EA0C6E">
        <w:rPr>
          <w:rFonts w:ascii="Times New Roman" w:hAnsi="Times New Roman" w:cs="Times New Roman"/>
          <w:iCs/>
        </w:rPr>
        <w:t>ισ</w:t>
      </w:r>
      <w:r w:rsidR="008C3231" w:rsidRPr="00EA0C6E">
        <w:rPr>
          <w:rFonts w:ascii="Times New Roman" w:hAnsi="Times New Roman" w:cs="Times New Roman"/>
          <w:iCs/>
        </w:rPr>
        <w:t>τική συνάρτηση. Σε αυτή την περίπτωση, ο A* θα συμπεριφερθεί άψογα, κατευθυνόμενος απευθείας στον στόχο χωρίς να αναπτύξει κανέναν περιττό κόμβο</w:t>
      </w:r>
      <w:r w:rsidRPr="00EA0C6E">
        <w:rPr>
          <w:rFonts w:ascii="Times New Roman" w:hAnsi="Times New Roman" w:cs="Times New Roman"/>
          <w:iCs/>
        </w:rPr>
        <w:t>.</w:t>
      </w:r>
    </w:p>
    <w:p w14:paraId="40BB3E9C" w14:textId="64C3BDEB" w:rsidR="0029744F" w:rsidRPr="00EA0C6E" w:rsidRDefault="0029744F" w:rsidP="0029744F">
      <w:pPr>
        <w:pStyle w:val="ListParagraph"/>
        <w:numPr>
          <w:ilvl w:val="0"/>
          <w:numId w:val="15"/>
        </w:numPr>
        <w:rPr>
          <w:rFonts w:ascii="Times New Roman" w:hAnsi="Times New Roman" w:cs="Times New Roman"/>
          <w:iCs/>
        </w:rPr>
      </w:pPr>
      <w:r w:rsidRPr="00EA0C6E">
        <w:rPr>
          <w:rFonts w:ascii="Times New Roman" w:hAnsi="Times New Roman" w:cs="Times New Roman"/>
          <w:iCs/>
        </w:rPr>
        <w:t xml:space="preserve">Εάν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&gt;h'(</m:t>
        </m:r>
        <m:r>
          <m:rPr>
            <m:sty m:val="p"/>
          </m:rPr>
          <w:rPr>
            <w:rFonts w:ascii="Cambria Math" w:hAnsi="Cambria Math" w:cs="Times New Roman"/>
            <w:lang w:val="en-US"/>
          </w:rPr>
          <m:t>n</m:t>
        </m:r>
        <m:r>
          <m:rPr>
            <m:sty m:val="p"/>
          </m:rPr>
          <w:rPr>
            <w:rFonts w:ascii="Cambria Math" w:hAnsi="Cambria Math" w:cs="Times New Roman"/>
          </w:rPr>
          <m:t>)</m:t>
        </m:r>
      </m:oMath>
      <w:r w:rsidRPr="00EA0C6E">
        <w:rPr>
          <w:rFonts w:ascii="Times New Roman" w:hAnsi="Times New Roman" w:cs="Times New Roman"/>
          <w:iCs/>
        </w:rPr>
        <w:t xml:space="preserve">, </w:t>
      </w:r>
      <w:r w:rsidR="008C3231" w:rsidRPr="00EA0C6E">
        <w:rPr>
          <w:rFonts w:ascii="Times New Roman" w:hAnsi="Times New Roman" w:cs="Times New Roman"/>
          <w:iCs/>
        </w:rPr>
        <w:t xml:space="preserve">η εκτίμηση είναι μεγαλύτερη από το πραγματικό κόστος. Ο </w:t>
      </w:r>
      <w:r w:rsidR="008C3231" w:rsidRPr="00EA0C6E">
        <w:rPr>
          <w:rFonts w:ascii="Times New Roman" w:hAnsi="Times New Roman" w:cs="Times New Roman"/>
          <w:iCs/>
          <w:lang w:val="en-US"/>
        </w:rPr>
        <w:t>A</w:t>
      </w:r>
      <w:r w:rsidR="008C3231" w:rsidRPr="00EA0C6E">
        <w:rPr>
          <w:rFonts w:ascii="Times New Roman" w:hAnsi="Times New Roman" w:cs="Times New Roman"/>
          <w:iCs/>
        </w:rPr>
        <w:t xml:space="preserve">* δεν εγγυάται ότι θα βρει τη συντομότερη διαδρομή, αν και μπορεί να τερματίσει πιο γρήγορα (χρονικά) απ’ ότι στην ιδανική περίπτωση όπου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=h'(</m:t>
        </m:r>
        <m:r>
          <m:rPr>
            <m:sty m:val="p"/>
          </m:rPr>
          <w:rPr>
            <w:rFonts w:ascii="Cambria Math" w:hAnsi="Cambria Math" w:cs="Times New Roman"/>
            <w:lang w:val="en-US"/>
          </w:rPr>
          <m:t>n</m:t>
        </m:r>
        <m:r>
          <m:rPr>
            <m:sty m:val="p"/>
          </m:rPr>
          <w:rPr>
            <w:rFonts w:ascii="Cambria Math" w:hAnsi="Cambria Math" w:cs="Times New Roman"/>
          </w:rPr>
          <m:t>)</m:t>
        </m:r>
      </m:oMath>
      <w:r w:rsidRPr="00EA0C6E">
        <w:rPr>
          <w:rFonts w:ascii="Times New Roman" w:hAnsi="Times New Roman" w:cs="Times New Roman"/>
        </w:rPr>
        <w:t>.</w:t>
      </w:r>
    </w:p>
    <w:p w14:paraId="258DDB66" w14:textId="0B47E4DC" w:rsidR="005530FA" w:rsidRPr="00EA0C6E" w:rsidRDefault="0029744F" w:rsidP="00C36623">
      <w:pPr>
        <w:pStyle w:val="ListParagraph"/>
        <w:numPr>
          <w:ilvl w:val="0"/>
          <w:numId w:val="15"/>
        </w:numPr>
        <w:rPr>
          <w:rFonts w:ascii="Times New Roman" w:hAnsi="Times New Roman" w:cs="Times New Roman"/>
          <w:iCs/>
          <w:szCs w:val="24"/>
        </w:rPr>
      </w:pPr>
      <w:r w:rsidRPr="00EA0C6E">
        <w:rPr>
          <w:rFonts w:ascii="Times New Roman" w:hAnsi="Times New Roman" w:cs="Times New Roman"/>
          <w:szCs w:val="24"/>
        </w:rPr>
        <w:t xml:space="preserve">Εάν </w:t>
      </w:r>
      <m:oMath>
        <m:r>
          <m:rPr>
            <m:sty m:val="p"/>
          </m:rPr>
          <w:rPr>
            <w:rFonts w:ascii="Cambria Math" w:hAnsi="Cambria Math" w:cs="Times New Roman"/>
            <w:szCs w:val="24"/>
          </w:rPr>
          <m:t>h</m:t>
        </m:r>
        <m:d>
          <m:dPr>
            <m:ctrlPr>
              <w:rPr>
                <w:rFonts w:ascii="Cambria Math" w:hAnsi="Cambria Math" w:cs="Times New Roman"/>
                <w:iCs/>
                <w:szCs w:val="24"/>
                <w:lang w:val="en-US"/>
              </w:rPr>
            </m:ctrlPr>
          </m:dPr>
          <m:e>
            <m:r>
              <m:rPr>
                <m:sty m:val="p"/>
              </m:rPr>
              <w:rPr>
                <w:rFonts w:ascii="Cambria Math" w:hAnsi="Cambria Math" w:cs="Times New Roman"/>
                <w:szCs w:val="24"/>
                <w:lang w:val="en-US"/>
              </w:rPr>
              <m:t>n</m:t>
            </m:r>
          </m:e>
        </m:d>
        <m:r>
          <m:rPr>
            <m:sty m:val="p"/>
          </m:rPr>
          <w:rPr>
            <w:rFonts w:ascii="Cambria Math" w:hAnsi="Cambria Math" w:cs="Times New Roman"/>
            <w:szCs w:val="24"/>
          </w:rPr>
          <m:t>≫h'(</m:t>
        </m:r>
        <m:r>
          <m:rPr>
            <m:sty m:val="p"/>
          </m:rPr>
          <w:rPr>
            <w:rFonts w:ascii="Cambria Math" w:hAnsi="Cambria Math" w:cs="Times New Roman"/>
            <w:szCs w:val="24"/>
            <w:lang w:val="en-US"/>
          </w:rPr>
          <m:t>n</m:t>
        </m:r>
        <m:r>
          <m:rPr>
            <m:sty m:val="p"/>
          </m:rPr>
          <w:rPr>
            <w:rFonts w:ascii="Cambria Math" w:hAnsi="Cambria Math" w:cs="Times New Roman"/>
            <w:szCs w:val="24"/>
          </w:rPr>
          <m:t>)</m:t>
        </m:r>
      </m:oMath>
      <w:r w:rsidRPr="00EA0C6E">
        <w:rPr>
          <w:rFonts w:ascii="Times New Roman" w:hAnsi="Times New Roman" w:cs="Times New Roman"/>
          <w:szCs w:val="24"/>
        </w:rPr>
        <w:t xml:space="preserve">, τότε ο </w:t>
      </w:r>
      <w:r w:rsidRPr="00EA0C6E">
        <w:rPr>
          <w:rFonts w:ascii="Times New Roman" w:hAnsi="Times New Roman" w:cs="Times New Roman"/>
          <w:szCs w:val="24"/>
          <w:lang w:val="en-US"/>
        </w:rPr>
        <w:t>A</w:t>
      </w:r>
      <w:r w:rsidRPr="00EA0C6E">
        <w:rPr>
          <w:rFonts w:ascii="Times New Roman" w:hAnsi="Times New Roman" w:cs="Times New Roman"/>
          <w:szCs w:val="24"/>
        </w:rPr>
        <w:t xml:space="preserve">* μετατρέπεται στον αλγόριθμο </w:t>
      </w:r>
      <w:r w:rsidRPr="00EA0C6E">
        <w:rPr>
          <w:rFonts w:ascii="Times New Roman" w:hAnsi="Times New Roman" w:cs="Times New Roman"/>
          <w:szCs w:val="24"/>
          <w:lang w:val="en-US"/>
        </w:rPr>
        <w:t>Greedy</w:t>
      </w:r>
      <w:r w:rsidRPr="00EA0C6E">
        <w:rPr>
          <w:rFonts w:ascii="Times New Roman" w:hAnsi="Times New Roman" w:cs="Times New Roman"/>
          <w:szCs w:val="24"/>
        </w:rPr>
        <w:t xml:space="preserve"> </w:t>
      </w:r>
      <w:r w:rsidRPr="00EA0C6E">
        <w:rPr>
          <w:rFonts w:ascii="Times New Roman" w:hAnsi="Times New Roman" w:cs="Times New Roman"/>
          <w:szCs w:val="24"/>
          <w:lang w:val="en-US"/>
        </w:rPr>
        <w:t>Best</w:t>
      </w:r>
      <w:r w:rsidRPr="00EA0C6E">
        <w:rPr>
          <w:rFonts w:ascii="Times New Roman" w:hAnsi="Times New Roman" w:cs="Times New Roman"/>
          <w:szCs w:val="24"/>
        </w:rPr>
        <w:t>-</w:t>
      </w:r>
      <w:r w:rsidRPr="00EA0C6E">
        <w:rPr>
          <w:rFonts w:ascii="Times New Roman" w:hAnsi="Times New Roman" w:cs="Times New Roman"/>
          <w:szCs w:val="24"/>
          <w:lang w:val="en-US"/>
        </w:rPr>
        <w:t>First</w:t>
      </w:r>
      <w:r w:rsidRPr="00EA0C6E">
        <w:rPr>
          <w:rFonts w:ascii="Times New Roman" w:hAnsi="Times New Roman" w:cs="Times New Roman"/>
          <w:szCs w:val="24"/>
        </w:rPr>
        <w:t>-</w:t>
      </w:r>
      <w:r w:rsidRPr="00EA0C6E">
        <w:rPr>
          <w:rFonts w:ascii="Times New Roman" w:hAnsi="Times New Roman" w:cs="Times New Roman"/>
          <w:szCs w:val="24"/>
          <w:lang w:val="en-US"/>
        </w:rPr>
        <w:t>Search</w:t>
      </w:r>
      <w:r w:rsidRPr="00EA0C6E">
        <w:rPr>
          <w:rFonts w:ascii="Times New Roman" w:hAnsi="Times New Roman" w:cs="Times New Roman"/>
          <w:szCs w:val="24"/>
        </w:rPr>
        <w:t>, καθώς ουσιαστικά μόνο η ευριστική συνάρτηση διαδραματίζει κάποιο ρόλο.</w:t>
      </w:r>
    </w:p>
    <w:p w14:paraId="7FB48A96" w14:textId="0A16F1ED" w:rsidR="008C3231" w:rsidRPr="00EA0C6E" w:rsidRDefault="008C3231" w:rsidP="00C36623">
      <w:pPr>
        <w:rPr>
          <w:rFonts w:cs="Times New Roman"/>
          <w:iCs/>
        </w:rPr>
      </w:pPr>
      <w:r w:rsidRPr="00EA0C6E">
        <w:rPr>
          <w:rFonts w:cs="Times New Roman"/>
          <w:iCs/>
        </w:rPr>
        <w:t>Σε κάθε βήμα του αλγορίθμου,</w:t>
      </w:r>
      <w:commentRangeStart w:id="72"/>
      <w:commentRangeStart w:id="73"/>
      <w:r w:rsidRPr="00EA0C6E">
        <w:rPr>
          <w:rFonts w:cs="Times New Roman"/>
          <w:iCs/>
        </w:rPr>
        <w:t xml:space="preserve"> επιλέγεται προς εξέταση ο κόμβος με τη χαμηλότερη τιμή συνολικού κόστους </w:t>
      </w:r>
      <m:oMath>
        <m:r>
          <m:rPr>
            <m:sty m:val="p"/>
          </m:rPr>
          <w:rPr>
            <w:rFonts w:ascii="Cambria Math" w:hAnsi="Cambria Math" w:cs="Times New Roman"/>
          </w:rPr>
          <m:t>f(n)</m:t>
        </m:r>
      </m:oMath>
      <w:r w:rsidRPr="00EA0C6E">
        <w:rPr>
          <w:rFonts w:cs="Times New Roman"/>
          <w:iCs/>
        </w:rPr>
        <w:t xml:space="preserve"> από την Ανοιχτή Λίστα, η οποία περιέχει τους υποψήφιους προς εξερεύνηση κόμβους. Οι κόμβοι που εισάγονται στην Κλειστή Λίστα σχηματίζουν το βέλτιστο μονοπάτι που έχει υπολογιστεί μέχρι το εκάστοτε σημείο της εκτέλεσης</w:t>
      </w:r>
      <w:commentRangeEnd w:id="72"/>
      <w:r w:rsidR="005A60ED" w:rsidRPr="00EA0C6E">
        <w:rPr>
          <w:rStyle w:val="CommentReference"/>
          <w:rFonts w:cs="Times New Roman"/>
          <w:iCs/>
          <w:sz w:val="24"/>
          <w:szCs w:val="22"/>
        </w:rPr>
        <w:commentReference w:id="72"/>
      </w:r>
      <w:commentRangeEnd w:id="73"/>
      <w:r w:rsidR="005530FA" w:rsidRPr="00EA0C6E">
        <w:rPr>
          <w:rStyle w:val="CommentReference"/>
          <w:rFonts w:cs="Times New Roman"/>
          <w:iCs/>
          <w:sz w:val="24"/>
          <w:szCs w:val="22"/>
        </w:rPr>
        <w:commentReference w:id="73"/>
      </w:r>
      <w:r w:rsidRPr="00EA0C6E">
        <w:rPr>
          <w:rFonts w:cs="Times New Roman"/>
          <w:iCs/>
        </w:rPr>
        <w:t xml:space="preserve">. Εάν ο κόμβος </w:t>
      </w:r>
      <w:r w:rsidRPr="00EA0C6E">
        <w:rPr>
          <w:rFonts w:cs="Times New Roman"/>
          <w:iCs/>
          <w:lang w:val="en-US"/>
        </w:rPr>
        <w:t>n</w:t>
      </w:r>
      <w:r w:rsidRPr="00EA0C6E">
        <w:rPr>
          <w:rFonts w:cs="Times New Roman"/>
          <w:iCs/>
        </w:rPr>
        <w:t xml:space="preserve"> είναι ο προορισμός, ο αλγόριθμος τερματίζεται. Διαφορετικά, ο κόμβος αφαιρείται από την Ανοιχτή Λίστα και τοποθετείται στην Κλειστή Λίστα και ενημερώνονται αντίστοιχα οι τιμές των </w:t>
      </w:r>
      <m:oMath>
        <m:r>
          <m:rPr>
            <m:sty m:val="p"/>
          </m:rPr>
          <w:rPr>
            <w:rFonts w:ascii="Cambria Math" w:hAnsi="Cambria Math" w:cs="Times New Roman"/>
            <w:lang w:val="en-US"/>
          </w:rPr>
          <m:t>f</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w:t>
      </w:r>
      <m:oMath>
        <m:r>
          <m:rPr>
            <m:sty m:val="p"/>
          </m:rPr>
          <w:rPr>
            <w:rFonts w:ascii="Cambria Math" w:hAnsi="Cambria Math" w:cs="Times New Roman"/>
          </w:rPr>
          <m:t>g</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και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iCs/>
        </w:rPr>
        <w:t xml:space="preserve"> των κόμβων – παιδιών του. Αυτοί οι κόμβοι με τη σειρά τους τοποθετούνται στην Ανοιχτή Λίστα και λαμβάνουν προτεραιότητα, όπως αναφέρθηκε ανωτέρω. Η διαδικασία συνεχίζεται μέχρις ότου ο κόμβος </w:t>
      </w:r>
      <w:r w:rsidRPr="00EA0C6E">
        <w:rPr>
          <w:rFonts w:cs="Times New Roman"/>
          <w:iCs/>
          <w:lang w:val="en-US"/>
        </w:rPr>
        <w:t>n</w:t>
      </w:r>
      <w:r w:rsidRPr="00EA0C6E">
        <w:rPr>
          <w:rFonts w:cs="Times New Roman"/>
          <w:iCs/>
        </w:rPr>
        <w:t xml:space="preserve"> ταυτιστεί με τον στόχο, ή μέχρις ότου η Ανοιχτή Λίστα αδειάσει από κόμβους, στην οποία περίπτωση δεν υπάρχει μονοπάτι </w:t>
      </w:r>
      <w:r w:rsidRPr="00EA0C6E">
        <w:rPr>
          <w:rFonts w:cs="Times New Roman"/>
          <w:iCs/>
        </w:rPr>
        <w:fldChar w:fldCharType="begin"/>
      </w:r>
      <w:r w:rsidRPr="00EA0C6E">
        <w:rPr>
          <w:rFonts w:cs="Times New Roman"/>
          <w:iCs/>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sidRPr="00EA0C6E">
        <w:rPr>
          <w:rFonts w:cs="Times New Roman"/>
          <w:iCs/>
        </w:rPr>
        <w:fldChar w:fldCharType="separate"/>
      </w:r>
      <w:r w:rsidRPr="00EA0C6E">
        <w:rPr>
          <w:rFonts w:cs="Times New Roman"/>
          <w:iCs/>
          <w:noProof/>
        </w:rPr>
        <w:t>(</w:t>
      </w:r>
      <w:hyperlink w:anchor="_ENREF_66" w:tooltip="Sharma, 2012 #44" w:history="1">
        <w:r w:rsidR="007E65F5" w:rsidRPr="00EA0C6E">
          <w:rPr>
            <w:rStyle w:val="Hyperlink"/>
            <w:rFonts w:cs="Times New Roman"/>
          </w:rPr>
          <w:t>Sharma et al., 2012</w:t>
        </w:r>
      </w:hyperlink>
      <w:r w:rsidRPr="00EA0C6E">
        <w:rPr>
          <w:rFonts w:cs="Times New Roman"/>
          <w:iCs/>
          <w:noProof/>
        </w:rPr>
        <w:t>)</w:t>
      </w:r>
      <w:r w:rsidRPr="00EA0C6E">
        <w:rPr>
          <w:rFonts w:cs="Times New Roman"/>
          <w:iCs/>
        </w:rPr>
        <w:fldChar w:fldCharType="end"/>
      </w:r>
      <w:r w:rsidRPr="00EA0C6E">
        <w:rPr>
          <w:rFonts w:cs="Times New Roman"/>
          <w:iCs/>
        </w:rPr>
        <w:t xml:space="preserve">. </w:t>
      </w:r>
      <w:r w:rsidR="00520168" w:rsidRPr="00EA0C6E">
        <w:rPr>
          <w:rFonts w:cs="Times New Roman"/>
          <w:iCs/>
        </w:rPr>
        <w:t xml:space="preserve">Ενδεικτική υλοποίηση που να παρουσιάζει όλα τα ανωτέρω παρουσιάζεται στο </w:t>
      </w:r>
      <w:r w:rsidR="00520168" w:rsidRPr="00EA0C6E">
        <w:rPr>
          <w:rFonts w:cs="Times New Roman"/>
          <w:iCs/>
        </w:rPr>
        <w:fldChar w:fldCharType="begin"/>
      </w:r>
      <w:r w:rsidR="00520168" w:rsidRPr="00EA0C6E">
        <w:rPr>
          <w:rFonts w:cs="Times New Roman"/>
          <w:iCs/>
        </w:rPr>
        <w:instrText xml:space="preserve"> REF _Ref227155859 \h </w:instrText>
      </w:r>
      <w:r w:rsidR="00590BB7" w:rsidRPr="00EA0C6E">
        <w:rPr>
          <w:rFonts w:cs="Times New Roman"/>
          <w:iCs/>
        </w:rPr>
        <w:instrText xml:space="preserve"> \* MERGEFORMAT </w:instrText>
      </w:r>
      <w:r w:rsidR="00520168" w:rsidRPr="00EA0C6E">
        <w:rPr>
          <w:rFonts w:cs="Times New Roman"/>
          <w:iCs/>
        </w:rPr>
      </w:r>
      <w:r w:rsidR="00520168" w:rsidRPr="00EA0C6E">
        <w:rPr>
          <w:rFonts w:cs="Times New Roman"/>
          <w:iCs/>
        </w:rPr>
        <w:fldChar w:fldCharType="separate"/>
      </w:r>
      <w:r w:rsidR="00EA0C6E" w:rsidRPr="00EA0C6E">
        <w:rPr>
          <w:rFonts w:cs="Times New Roman"/>
        </w:rPr>
        <w:t xml:space="preserve">Σχήμα </w:t>
      </w:r>
      <w:r w:rsidR="00EA0C6E" w:rsidRPr="00EA0C6E">
        <w:rPr>
          <w:rFonts w:cs="Times New Roman"/>
          <w:noProof/>
        </w:rPr>
        <w:t>2</w:t>
      </w:r>
      <w:r w:rsidR="00520168" w:rsidRPr="00EA0C6E">
        <w:rPr>
          <w:rFonts w:cs="Times New Roman"/>
          <w:iCs/>
        </w:rPr>
        <w:fldChar w:fldCharType="end"/>
      </w:r>
      <w:r w:rsidR="00520168" w:rsidRPr="00EA0C6E">
        <w:rPr>
          <w:rFonts w:cs="Times New Roman"/>
          <w:iCs/>
        </w:rPr>
        <w:t>. Σ</w:t>
      </w:r>
      <w:r w:rsidRPr="00EA0C6E">
        <w:rPr>
          <w:rFonts w:cs="Times New Roman"/>
          <w:iCs/>
        </w:rPr>
        <w:t>χηματική αναπαράσταση του αλγορίθμου παρουσιάζεται στο</w:t>
      </w:r>
      <w:r w:rsidR="00520168" w:rsidRPr="00EA0C6E">
        <w:rPr>
          <w:rFonts w:cs="Times New Roman"/>
          <w:iCs/>
        </w:rPr>
        <w:t xml:space="preserve"> </w:t>
      </w:r>
      <w:r w:rsidR="00520168" w:rsidRPr="00EA0C6E">
        <w:rPr>
          <w:rFonts w:cs="Times New Roman"/>
          <w:iCs/>
        </w:rPr>
        <w:fldChar w:fldCharType="begin"/>
      </w:r>
      <w:r w:rsidR="00520168" w:rsidRPr="00EA0C6E">
        <w:rPr>
          <w:rFonts w:cs="Times New Roman"/>
          <w:iCs/>
        </w:rPr>
        <w:instrText xml:space="preserve"> REF _Ref227155341 \h </w:instrText>
      </w:r>
      <w:r w:rsidR="00590BB7" w:rsidRPr="00EA0C6E">
        <w:rPr>
          <w:rFonts w:cs="Times New Roman"/>
          <w:iCs/>
        </w:rPr>
        <w:instrText xml:space="preserve"> \* MERGEFORMAT </w:instrText>
      </w:r>
      <w:r w:rsidR="00520168" w:rsidRPr="00EA0C6E">
        <w:rPr>
          <w:rFonts w:cs="Times New Roman"/>
          <w:iCs/>
        </w:rPr>
      </w:r>
      <w:r w:rsidR="00520168" w:rsidRPr="00EA0C6E">
        <w:rPr>
          <w:rFonts w:cs="Times New Roman"/>
          <w:iCs/>
        </w:rPr>
        <w:fldChar w:fldCharType="separate"/>
      </w:r>
      <w:r w:rsidR="00EA0C6E" w:rsidRPr="00EA0C6E">
        <w:rPr>
          <w:rFonts w:cs="Times New Roman"/>
        </w:rPr>
        <w:t xml:space="preserve">Σχήμα </w:t>
      </w:r>
      <w:r w:rsidR="00EA0C6E" w:rsidRPr="00EA0C6E">
        <w:rPr>
          <w:rFonts w:cs="Times New Roman"/>
          <w:noProof/>
        </w:rPr>
        <w:t>23</w:t>
      </w:r>
      <w:r w:rsidR="00520168" w:rsidRPr="00EA0C6E">
        <w:rPr>
          <w:rFonts w:cs="Times New Roman"/>
          <w:iCs/>
        </w:rPr>
        <w:fldChar w:fldCharType="end"/>
      </w:r>
      <w:r w:rsidRPr="00EA0C6E">
        <w:rPr>
          <w:rFonts w:cs="Times New Roman"/>
          <w:iCs/>
        </w:rPr>
        <w:t xml:space="preserve"> του Παραρτήματος.</w:t>
      </w:r>
    </w:p>
    <w:p w14:paraId="738B5B98" w14:textId="77777777" w:rsidR="0068323A" w:rsidRPr="00EA0C6E" w:rsidRDefault="0068323A" w:rsidP="0029744F">
      <w:pPr>
        <w:rPr>
          <w:rFonts w:cs="Times New Roman"/>
        </w:rPr>
      </w:pPr>
    </w:p>
    <w:p w14:paraId="048A1AD0" w14:textId="77777777" w:rsidR="00402382" w:rsidRPr="00EA0C6E" w:rsidRDefault="0068323A" w:rsidP="00402382">
      <w:pPr>
        <w:keepNext/>
        <w:rPr>
          <w:rFonts w:cs="Times New Roman"/>
        </w:rPr>
      </w:pPr>
      <w:r w:rsidRPr="00EA0C6E">
        <w:rPr>
          <w:rFonts w:cs="Times New Roman"/>
          <w:noProof/>
        </w:rPr>
        <w:lastRenderedPageBreak/>
        <w:drawing>
          <wp:inline distT="0" distB="0" distL="0" distR="0" wp14:anchorId="4F5B4C36" wp14:editId="0B182645">
            <wp:extent cx="6400800" cy="3596640"/>
            <wp:effectExtent l="0" t="0" r="0" b="3810"/>
            <wp:docPr id="866647926"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77317" name="Εικόνα 14942773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596640"/>
                    </a:xfrm>
                    <a:prstGeom prst="rect">
                      <a:avLst/>
                    </a:prstGeom>
                  </pic:spPr>
                </pic:pic>
              </a:graphicData>
            </a:graphic>
          </wp:inline>
        </w:drawing>
      </w:r>
    </w:p>
    <w:p w14:paraId="2515E30F" w14:textId="4F55614C" w:rsidR="0068323A" w:rsidRPr="00EA0C6E" w:rsidRDefault="00402382" w:rsidP="00402382">
      <w:pPr>
        <w:pStyle w:val="Caption"/>
        <w:rPr>
          <w:rFonts w:cs="Times New Roman"/>
        </w:rPr>
      </w:pPr>
      <w:bookmarkStart w:id="74" w:name="_Ref227155859"/>
      <w:bookmarkStart w:id="75" w:name="_Toc227411815"/>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2</w:t>
      </w:r>
      <w:r w:rsidRPr="00EA0C6E">
        <w:rPr>
          <w:rFonts w:cs="Times New Roman"/>
        </w:rPr>
        <w:fldChar w:fldCharType="end"/>
      </w:r>
      <w:bookmarkEnd w:id="74"/>
      <w:r w:rsidRPr="00EA0C6E">
        <w:rPr>
          <w:rFonts w:cs="Times New Roman"/>
        </w:rPr>
        <w:t>. Σχηματική αναπαράσταση της εκτέλεσης του αλγορίθμου A*. Από αριστερά προς τα δεξιά παρουσιάζεται πώς ο αλγόριθμος εξερευνάει το περιβάλλον του, δημιουργώντας τους κόμβους – παιδιά και τοποθετώντας τους στην Ανοιχτή Λίστα (πράσινοι κόμβοι), αφότου εξετασθούν προστίθενται στην Κλειστή Λίστα (κόκκινοι κόμβοι) και η χρήση της σχέσης παιδιού – γονέα για τον προσδιορισμό της βέλτιστης διαδρομής (μωβ κόμβοι)</w:t>
      </w:r>
      <w:r w:rsidR="00EA7671" w:rsidRPr="00EA0C6E">
        <w:rPr>
          <w:rFonts w:cs="Times New Roman"/>
        </w:rPr>
        <w:t xml:space="preserve"> </w:t>
      </w:r>
      <w:r w:rsidR="00EA7671" w:rsidRPr="00EA0C6E">
        <w:rPr>
          <w:rFonts w:cs="Times New Roman"/>
        </w:rPr>
        <w:fldChar w:fldCharType="begin"/>
      </w:r>
      <w:r w:rsidR="00EA7671" w:rsidRPr="00EA0C6E">
        <w:rPr>
          <w:rFonts w:cs="Times New Roman"/>
        </w:rPr>
        <w:instrText xml:space="preserve"> ADDIN EN.CITE &lt;EndNote&gt;&lt;Cite&gt;&lt;Author&gt;Tim&lt;/Author&gt;&lt;Year&gt;2020&lt;/Year&gt;&lt;RecNum&gt;93&lt;/RecNum&gt;&lt;DisplayText&gt;(Tim, 2020)&lt;/DisplayText&gt;&lt;record&gt;&lt;rec-number&gt;93&lt;/rec-number&gt;&lt;foreign-keys&gt;&lt;key app="EN" db-id="dxs5p5de0w55t0erd255s0tbrzsd22z0ts0d" timestamp="1775841920"&gt;93&lt;/key&gt;&lt;/foreign-keys&gt;&lt;ref-type name="Film or Broadcast"&gt;21&lt;/ref-type&gt;&lt;contributors&gt;&lt;authors&gt;&lt;author&gt;Tech With Tim&lt;/author&gt;&lt;/authors&gt;&lt;/contributors&gt;&lt;titles&gt;&lt;title&gt;A* Pathfinding Visualization Tutorial - Python A* Path Finding Tutorial&lt;/title&gt;&lt;/titles&gt;&lt;dates&gt;&lt;year&gt;2020&lt;/year&gt;&lt;/dates&gt;&lt;publisher&gt;YouTube&lt;/publisher&gt;&lt;urls&gt;&lt;related-urls&gt;&lt;url&gt;https://www.youtube.com/watch?v=JtiK0DOeI4A&lt;/url&gt;&lt;/related-urls&gt;&lt;/urls&gt;&lt;/record&gt;&lt;/Cite&gt;&lt;/EndNote&gt;</w:instrText>
      </w:r>
      <w:r w:rsidR="00EA7671" w:rsidRPr="00EA0C6E">
        <w:rPr>
          <w:rFonts w:cs="Times New Roman"/>
        </w:rPr>
        <w:fldChar w:fldCharType="separate"/>
      </w:r>
      <w:r w:rsidR="00EA7671" w:rsidRPr="00EA0C6E">
        <w:rPr>
          <w:rFonts w:cs="Times New Roman"/>
          <w:noProof/>
        </w:rPr>
        <w:t>(</w:t>
      </w:r>
      <w:hyperlink w:anchor="_ENREF_74" w:tooltip="Tim, 2020 #93" w:history="1">
        <w:r w:rsidR="007E65F5" w:rsidRPr="00EA0C6E">
          <w:rPr>
            <w:rStyle w:val="Hyperlink"/>
            <w:rFonts w:cs="Times New Roman"/>
          </w:rPr>
          <w:t>Tim, 2020</w:t>
        </w:r>
      </w:hyperlink>
      <w:r w:rsidR="00EA7671" w:rsidRPr="00EA0C6E">
        <w:rPr>
          <w:rFonts w:cs="Times New Roman"/>
          <w:noProof/>
        </w:rPr>
        <w:t>)</w:t>
      </w:r>
      <w:r w:rsidR="00EA7671" w:rsidRPr="00EA0C6E">
        <w:rPr>
          <w:rFonts w:cs="Times New Roman"/>
        </w:rPr>
        <w:fldChar w:fldCharType="end"/>
      </w:r>
      <w:r w:rsidRPr="00EA0C6E">
        <w:rPr>
          <w:rFonts w:cs="Times New Roman"/>
        </w:rPr>
        <w:t>.</w:t>
      </w:r>
      <w:bookmarkEnd w:id="75"/>
    </w:p>
    <w:p w14:paraId="15480BDB" w14:textId="27429DDE" w:rsidR="00520168" w:rsidRPr="00EA0C6E" w:rsidRDefault="00520168" w:rsidP="00520168">
      <w:pPr>
        <w:rPr>
          <w:rFonts w:cs="Times New Roman"/>
        </w:rPr>
      </w:pPr>
      <w:r w:rsidRPr="00EA0C6E">
        <w:rPr>
          <w:rFonts w:cs="Times New Roman"/>
          <w:iCs/>
        </w:rPr>
        <w:t xml:space="preserve">Ο αλγόριθμος </w:t>
      </w:r>
      <w:r w:rsidRPr="00EA0C6E">
        <w:rPr>
          <w:rFonts w:cs="Times New Roman"/>
          <w:iCs/>
          <w:lang w:val="en-US"/>
        </w:rPr>
        <w:t>A</w:t>
      </w:r>
      <w:r w:rsidRPr="00EA0C6E">
        <w:rPr>
          <w:rFonts w:cs="Times New Roman"/>
          <w:iCs/>
        </w:rPr>
        <w:t xml:space="preserve">* χαρακτηρίζεται από </w:t>
      </w:r>
      <w:commentRangeStart w:id="76"/>
      <w:commentRangeStart w:id="77"/>
      <w:commentRangeStart w:id="78"/>
      <w:r w:rsidRPr="00EA0C6E">
        <w:rPr>
          <w:rFonts w:cs="Times New Roman"/>
          <w:iCs/>
        </w:rPr>
        <w:t>πληρότητα (</w:t>
      </w:r>
      <w:r w:rsidRPr="00EA0C6E">
        <w:rPr>
          <w:rFonts w:cs="Times New Roman"/>
          <w:iCs/>
          <w:lang w:val="en-US"/>
        </w:rPr>
        <w:t>completeness</w:t>
      </w:r>
      <w:r w:rsidRPr="00EA0C6E">
        <w:rPr>
          <w:rFonts w:cs="Times New Roman"/>
          <w:iCs/>
        </w:rPr>
        <w:t>), αποδεκτότητα (</w:t>
      </w:r>
      <w:r w:rsidRPr="00EA0C6E">
        <w:rPr>
          <w:rFonts w:cs="Times New Roman"/>
          <w:iCs/>
          <w:lang w:val="en-US"/>
        </w:rPr>
        <w:t>admissibility</w:t>
      </w:r>
      <w:r w:rsidRPr="00EA0C6E">
        <w:rPr>
          <w:rFonts w:cs="Times New Roman"/>
          <w:iCs/>
        </w:rPr>
        <w:t>) και πολυπλοκότητα (</w:t>
      </w:r>
      <w:r w:rsidRPr="00EA0C6E">
        <w:rPr>
          <w:rFonts w:cs="Times New Roman"/>
          <w:iCs/>
          <w:lang w:val="en-US"/>
        </w:rPr>
        <w:t>complexity</w:t>
      </w:r>
      <w:r w:rsidRPr="00EA0C6E">
        <w:rPr>
          <w:rFonts w:cs="Times New Roman"/>
          <w:iCs/>
        </w:rPr>
        <w:t>)</w:t>
      </w:r>
      <w:commentRangeEnd w:id="76"/>
      <w:r w:rsidR="005A60ED" w:rsidRPr="00EA0C6E">
        <w:rPr>
          <w:rStyle w:val="CommentReference"/>
          <w:rFonts w:cs="Times New Roman"/>
          <w:iCs/>
          <w:sz w:val="24"/>
          <w:szCs w:val="22"/>
        </w:rPr>
        <w:commentReference w:id="76"/>
      </w:r>
      <w:commentRangeEnd w:id="77"/>
      <w:r w:rsidR="00492038" w:rsidRPr="00EA0C6E">
        <w:rPr>
          <w:rStyle w:val="CommentReference"/>
          <w:rFonts w:cs="Times New Roman"/>
          <w:iCs/>
          <w:sz w:val="24"/>
          <w:szCs w:val="22"/>
        </w:rPr>
        <w:commentReference w:id="77"/>
      </w:r>
      <w:commentRangeEnd w:id="78"/>
      <w:r w:rsidR="00A33A0D" w:rsidRPr="00EA0C6E">
        <w:rPr>
          <w:rStyle w:val="CommentReference"/>
          <w:rFonts w:cs="Times New Roman"/>
          <w:iCs/>
          <w:sz w:val="24"/>
          <w:szCs w:val="22"/>
        </w:rPr>
        <w:commentReference w:id="78"/>
      </w:r>
      <w:r w:rsidRPr="00EA0C6E">
        <w:rPr>
          <w:rFonts w:cs="Times New Roman"/>
          <w:iCs/>
        </w:rPr>
        <w:t>. Είναι ένας πλήρης αλγόριθμος, καθώς δέχεται μία είσοδο, εξετάζει τις δυνατές διαδρομές από την πηγή προς τον προορισμό, κι επιστρέφει μία λύση, εάν υπάρχει. Για να εγγυάται ο αλγόριθμος A* ότι θα βρει σίγουρα την ιδανική – αποδεκτή διαδρομή, η εκτίμησή του δεν πρέπει ποτέ να υπερεκτιμά το πραγματικό κόστος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m:t>
            </m:r>
          </m:sup>
        </m:sSup>
        <m:d>
          <m:dPr>
            <m:ctrlPr>
              <w:rPr>
                <w:rFonts w:ascii="Cambria Math" w:hAnsi="Cambria Math" w:cs="Times New Roman"/>
              </w:rPr>
            </m:ctrlPr>
          </m:dPr>
          <m:e>
            <m:r>
              <m:rPr>
                <m:sty m:val="p"/>
              </m:rPr>
              <w:rPr>
                <w:rFonts w:ascii="Cambria Math" w:hAnsi="Cambria Math" w:cs="Times New Roman"/>
                <w:lang w:val="en-US"/>
              </w:rPr>
              <m:t>n</m:t>
            </m:r>
          </m:e>
        </m:d>
      </m:oMath>
      <w:r w:rsidRPr="00EA0C6E">
        <w:rPr>
          <w:rFonts w:cs="Times New Roman"/>
        </w:rPr>
        <w:t>)</w:t>
      </w:r>
      <w:r w:rsidRPr="00EA0C6E">
        <w:rPr>
          <w:rFonts w:cs="Times New Roman"/>
          <w:iCs/>
        </w:rPr>
        <w:t>. Αν η εκτίμηση είναι πάντα μικρότερη ή ίση με την πραγματικότητα, ο αλγόριθμος θα βρει τη βέλτιστη λύση</w:t>
      </w:r>
      <w:r w:rsidRPr="00EA0C6E">
        <w:rPr>
          <w:rFonts w:cs="Times New Roman"/>
        </w:rPr>
        <w:t xml:space="preserve">, εάν υπάρχει. Τέλος, η πολυπλοκότητα του αλγορίθμου εξαρτάται από την τιμή που λαμβάνει το </w:t>
      </w:r>
      <m:oMath>
        <m:r>
          <m:rPr>
            <m:sty m:val="p"/>
          </m:rPr>
          <w:rPr>
            <w:rFonts w:ascii="Cambria Math" w:hAnsi="Cambria Math" w:cs="Times New Roman"/>
          </w:rPr>
          <m:t>h</m:t>
        </m:r>
        <m:d>
          <m:dPr>
            <m:ctrlPr>
              <w:rPr>
                <w:rFonts w:ascii="Cambria Math" w:hAnsi="Cambria Math" w:cs="Times New Roman"/>
                <w:iCs/>
                <w:lang w:val="en-US"/>
              </w:rPr>
            </m:ctrlPr>
          </m:dPr>
          <m:e>
            <m:r>
              <m:rPr>
                <m:sty m:val="p"/>
              </m:rPr>
              <w:rPr>
                <w:rFonts w:ascii="Cambria Math" w:hAnsi="Cambria Math" w:cs="Times New Roman"/>
                <w:lang w:val="en-US"/>
              </w:rPr>
              <m:t>n</m:t>
            </m:r>
          </m:e>
        </m:d>
      </m:oMath>
      <w:r w:rsidRPr="00EA0C6E">
        <w:rPr>
          <w:rFonts w:cs="Times New Roman"/>
        </w:rPr>
        <w:t>. Ο χρόνος εκτέλεσης του A* εξαρτάται άμεσα από το πόσο ισχυρή και ακριβής είναι η ευρ</w:t>
      </w:r>
      <w:r w:rsidR="00FB7753" w:rsidRPr="00EA0C6E">
        <w:rPr>
          <w:rFonts w:cs="Times New Roman"/>
        </w:rPr>
        <w:t>ισ</w:t>
      </w:r>
      <w:r w:rsidRPr="00EA0C6E">
        <w:rPr>
          <w:rFonts w:cs="Times New Roman"/>
        </w:rPr>
        <w:t xml:space="preserve">τική συνάρτηση που χρησιμοποιεί. Όταν ο όρος είναι πολύ μικρός τότε το πλήθος των κόμβων που εξερευνιούνται είναι εκθετικά ανάλογος της συντομότερης διαδρομής </w:t>
      </w:r>
      <w:r w:rsidRPr="00EA0C6E">
        <w:rPr>
          <w:rFonts w:cs="Times New Roman"/>
        </w:rPr>
        <w:fldChar w:fldCharType="begin"/>
      </w:r>
      <w:r w:rsidRPr="00EA0C6E">
        <w:rPr>
          <w:rFonts w:cs="Times New Roman"/>
        </w:rPr>
        <w:instrText xml:space="preserve"> ADDIN EN.CITE &lt;EndNote&gt;&lt;Cite&gt;&lt;Author&gt;Sharma&lt;/Author&gt;&lt;Year&gt;2012&lt;/Year&gt;&lt;RecNum&gt;44&lt;/RecNum&gt;&lt;DisplayText&gt;(Sharma et al., 2012)&lt;/DisplayText&gt;&lt;record&gt;&lt;rec-number&gt;44&lt;/rec-number&gt;&lt;foreign-keys&gt;&lt;key app="EN" db-id="dxs5p5de0w55t0erd255s0tbrzsd22z0ts0d" timestamp="1771763993"&gt;44&lt;/key&gt;&lt;/foreign-keys&gt;&lt;ref-type name="Journal Article"&gt;17&lt;/ref-type&gt;&lt;contributors&gt;&lt;authors&gt;&lt;author&gt;Sharma, Harshita&lt;/author&gt;&lt;author&gt;Alekseychuk, Alexander&lt;/author&gt;&lt;author&gt;Leskovsky, Peter&lt;/author&gt;&lt;author&gt;Hellwich, Olaf&lt;/author&gt;&lt;author&gt;Anand, R. S.&lt;/author&gt;&lt;author&gt;Zerbe, Norman&lt;/author&gt;&lt;author&gt;Hufnagl, Peter&lt;/author&gt;&lt;/authors&gt;&lt;/contributors&gt;&lt;titles&gt;&lt;title&gt;Determining similarity in histological images using graph-theoretic description and matching methods for content-based image retrieval in medical diagnostics&lt;/title&gt;&lt;secondary-title&gt;Diagnostic Pathology&lt;/secondary-title&gt;&lt;/titles&gt;&lt;periodical&gt;&lt;full-title&gt;Diagnostic Pathology&lt;/full-title&gt;&lt;/periodical&gt;&lt;pages&gt;134&lt;/pages&gt;&lt;volume&gt;7&lt;/volume&gt;&lt;number&gt;1&lt;/number&gt;&lt;dates&gt;&lt;year&gt;2012&lt;/year&gt;&lt;pub-dates&gt;&lt;date&gt;2012/10/04&lt;/date&gt;&lt;/pub-dates&gt;&lt;/dates&gt;&lt;isbn&gt;1746-1596&lt;/isbn&gt;&lt;urls&gt;&lt;related-urls&gt;&lt;url&gt;https://doi.org/10.1186/1746-1596-7-134&lt;/url&gt;&lt;/related-urls&gt;&lt;/urls&gt;&lt;electronic-resource-num&gt;10.1186/1746-1596-7-134&lt;/electronic-resource-num&gt;&lt;/record&gt;&lt;/Cite&gt;&lt;/EndNote&gt;</w:instrText>
      </w:r>
      <w:r w:rsidRPr="00EA0C6E">
        <w:rPr>
          <w:rFonts w:cs="Times New Roman"/>
        </w:rPr>
        <w:fldChar w:fldCharType="separate"/>
      </w:r>
      <w:r w:rsidRPr="00EA0C6E">
        <w:rPr>
          <w:rFonts w:cs="Times New Roman"/>
          <w:noProof/>
        </w:rPr>
        <w:t>(</w:t>
      </w:r>
      <w:hyperlink w:anchor="_ENREF_66" w:tooltip="Sharma, 2012 #44" w:history="1">
        <w:r w:rsidR="007E65F5" w:rsidRPr="00EA0C6E">
          <w:rPr>
            <w:rStyle w:val="Hyperlink"/>
            <w:rFonts w:cs="Times New Roman"/>
          </w:rPr>
          <w:t>Sharma et al., 2012</w:t>
        </w:r>
      </w:hyperlink>
      <w:r w:rsidRPr="00EA0C6E">
        <w:rPr>
          <w:rFonts w:cs="Times New Roman"/>
          <w:noProof/>
        </w:rPr>
        <w:t>)</w:t>
      </w:r>
      <w:r w:rsidRPr="00EA0C6E">
        <w:rPr>
          <w:rFonts w:cs="Times New Roman"/>
        </w:rPr>
        <w:fldChar w:fldCharType="end"/>
      </w:r>
      <w:r w:rsidRPr="00EA0C6E">
        <w:rPr>
          <w:rFonts w:cs="Times New Roman"/>
        </w:rPr>
        <w:t>. Αντιθέτως, μια καλή ευρ</w:t>
      </w:r>
      <w:r w:rsidR="00FB7753" w:rsidRPr="00EA0C6E">
        <w:rPr>
          <w:rFonts w:cs="Times New Roman"/>
        </w:rPr>
        <w:t>ισ</w:t>
      </w:r>
      <w:r w:rsidRPr="00EA0C6E">
        <w:rPr>
          <w:rFonts w:cs="Times New Roman"/>
        </w:rPr>
        <w:t xml:space="preserve">τική που προσεγγίζει σωστά το πραγματικό κόστος μειώνει σημαντικά την πολυπλοκότητα και τον αριθμό των υπολογισμών </w:t>
      </w:r>
      <w:r w:rsidRPr="00EA0C6E">
        <w:rPr>
          <w:rFonts w:cs="Times New Roman"/>
        </w:rPr>
        <w:fldChar w:fldCharType="begin"/>
      </w:r>
      <w:r w:rsidRPr="00EA0C6E">
        <w:rPr>
          <w:rFonts w:cs="Times New Roman"/>
        </w:rPr>
        <w:instrText xml:space="preserve"> ADDIN EN.CITE &lt;EndNote&gt;&lt;Cite&gt;&lt;Author&gt;Lawande&lt;/Author&gt;&lt;Year&gt;2022&lt;/Year&gt;&lt;RecNum&gt;24&lt;/RecNum&gt;&lt;DisplayText&gt;(Lawande et al., 2022)&lt;/DisplayText&gt;&lt;record&gt;&lt;rec-number&gt;24&lt;/rec-number&gt;&lt;foreign-keys&gt;&lt;key app="EN" db-id="dxs5p5de0w55t0erd255s0tbrzsd22z0ts0d" timestamp="1770051505"&gt;24&lt;/key&gt;&lt;/foreign-keys&gt;&lt;ref-type name="Journal Article"&gt;17&lt;/ref-type&gt;&lt;contributors&gt;&lt;authors&gt;&lt;author&gt;Lawande, Sharmad Rajnish&lt;/author&gt;&lt;author&gt;Jasmine, Graceline&lt;/author&gt;&lt;author&gt;Anbarasi, Jani&lt;/author&gt;&lt;author&gt;Izhar, Lila Iznita&lt;/author&gt;&lt;/authors&gt;&lt;/contributors&gt;&lt;titles&gt;&lt;title&gt;A Systematic Review and Analysis of Intelligence-Based Pathfinding Algorithms in the Field of Video Games&lt;/title&gt;&lt;/titles&gt;&lt;pages&gt;5499&lt;/pages&gt;&lt;volume&gt;12&lt;/volume&gt;&lt;number&gt;11&lt;/number&gt;&lt;dates&gt;&lt;year&gt;2022&lt;/year&gt;&lt;/dates&gt;&lt;isbn&gt;2076-3417&lt;/isbn&gt;&lt;accession-num&gt;doi:10.3390/app12115499&lt;/accession-num&gt;&lt;urls&gt;&lt;related-urls&gt;&lt;url&gt;https://www.mdpi.com/2076-3417/12/11/5499&lt;/url&gt;&lt;/related-urls&gt;&lt;/urls&gt;&lt;/record&gt;&lt;/Cite&gt;&lt;/EndNote&gt;</w:instrText>
      </w:r>
      <w:r w:rsidRPr="00EA0C6E">
        <w:rPr>
          <w:rFonts w:cs="Times New Roman"/>
        </w:rPr>
        <w:fldChar w:fldCharType="separate"/>
      </w:r>
      <w:r w:rsidRPr="00EA0C6E">
        <w:rPr>
          <w:rFonts w:cs="Times New Roman"/>
          <w:noProof/>
        </w:rPr>
        <w:t>(</w:t>
      </w:r>
      <w:hyperlink w:anchor="_ENREF_47" w:tooltip="Lawande, 2022 #24" w:history="1">
        <w:r w:rsidR="007E65F5" w:rsidRPr="00EA0C6E">
          <w:rPr>
            <w:rStyle w:val="Hyperlink"/>
            <w:rFonts w:cs="Times New Roman"/>
          </w:rPr>
          <w:t>Lawande et al., 2022</w:t>
        </w:r>
      </w:hyperlink>
      <w:r w:rsidRPr="00EA0C6E">
        <w:rPr>
          <w:rFonts w:cs="Times New Roman"/>
          <w:noProof/>
        </w:rPr>
        <w:t>)</w:t>
      </w:r>
      <w:r w:rsidRPr="00EA0C6E">
        <w:rPr>
          <w:rFonts w:cs="Times New Roman"/>
        </w:rPr>
        <w:fldChar w:fldCharType="end"/>
      </w:r>
      <w:r w:rsidRPr="00EA0C6E">
        <w:rPr>
          <w:rFonts w:cs="Times New Roman"/>
        </w:rPr>
        <w:t>.</w:t>
      </w:r>
    </w:p>
    <w:p w14:paraId="1CD28964" w14:textId="77777777" w:rsidR="0050591A" w:rsidRPr="00EA0C6E" w:rsidRDefault="0050591A" w:rsidP="00740EB6">
      <w:pPr>
        <w:rPr>
          <w:rFonts w:cs="Times New Roman"/>
        </w:rPr>
      </w:pPr>
    </w:p>
    <w:p w14:paraId="58E5E627" w14:textId="54CA6660" w:rsidR="0050591A" w:rsidRPr="00EA0C6E" w:rsidRDefault="0050591A" w:rsidP="00997440">
      <w:pPr>
        <w:pStyle w:val="Heading3"/>
        <w:rPr>
          <w:iCs/>
        </w:rPr>
      </w:pPr>
      <w:bookmarkStart w:id="79" w:name="_Toc227411772"/>
      <w:r w:rsidRPr="00EA0C6E">
        <w:t xml:space="preserve">Ο αλγόριθμος </w:t>
      </w:r>
      <w:r w:rsidRPr="00EA0C6E">
        <w:rPr>
          <w:lang w:val="en-US"/>
        </w:rPr>
        <w:t>D*</w:t>
      </w:r>
      <w:bookmarkEnd w:id="79"/>
    </w:p>
    <w:p w14:paraId="11CD9A6C" w14:textId="6B30804D" w:rsidR="0050591A" w:rsidRPr="00EA0C6E" w:rsidRDefault="0050591A" w:rsidP="0050591A">
      <w:pPr>
        <w:rPr>
          <w:rFonts w:cs="Times New Roman"/>
        </w:rPr>
      </w:pPr>
      <w:r w:rsidRPr="00EA0C6E">
        <w:rPr>
          <w:rFonts w:cs="Times New Roman"/>
        </w:rPr>
        <w:t xml:space="preserve">Ο αλγόριθμος D* </w:t>
      </w:r>
      <w:r w:rsidR="005B53EB" w:rsidRPr="00EA0C6E">
        <w:rPr>
          <w:rFonts w:cs="Times New Roman"/>
        </w:rPr>
        <w:fldChar w:fldCharType="begin"/>
      </w:r>
      <w:r w:rsidR="005B53EB" w:rsidRPr="00EA0C6E">
        <w:rPr>
          <w:rFonts w:cs="Times New Roman"/>
        </w:rPr>
        <w:instrText xml:space="preserve"> ADDIN EN.CITE &lt;EndNote&gt;&lt;Cite&gt;&lt;Author&gt;Stentz&lt;/Author&gt;&lt;Year&gt;1994&lt;/Year&gt;&lt;RecNum&gt;35&lt;/RecNum&gt;&lt;DisplayText&gt;(Stentz, 1994)&lt;/DisplayText&gt;&lt;record&gt;&lt;rec-number&gt;35&lt;/rec-number&gt;&lt;foreign-keys&gt;&lt;key app="EN" db-id="dxs5p5de0w55t0erd255s0tbrzsd22z0ts0d" timestamp="1770651072"&gt;35&lt;/key&gt;&lt;/foreign-keys&gt;&lt;ref-type name="Conference Proceedings"&gt;10&lt;/ref-type&gt;&lt;contributors&gt;&lt;authors&gt;&lt;author&gt;Stentz, Anthony&lt;/author&gt;&lt;/authors&gt;&lt;/contributors&gt;&lt;titles&gt;&lt;title&gt;The D* Algorithm for Real-Time Planning of Optimal Traverses&lt;/title&gt;&lt;/titles&gt;&lt;dates&gt;&lt;year&gt;1994&lt;/year&gt;&lt;/dates&gt;&lt;urls&gt;&lt;/urls&gt;&lt;/record&gt;&lt;/Cite&gt;&lt;/EndNote&gt;</w:instrText>
      </w:r>
      <w:r w:rsidR="005B53EB" w:rsidRPr="00EA0C6E">
        <w:rPr>
          <w:rFonts w:cs="Times New Roman"/>
        </w:rPr>
        <w:fldChar w:fldCharType="separate"/>
      </w:r>
      <w:r w:rsidR="005B53EB" w:rsidRPr="00EA0C6E">
        <w:rPr>
          <w:rFonts w:cs="Times New Roman"/>
          <w:noProof/>
        </w:rPr>
        <w:t>(</w:t>
      </w:r>
      <w:hyperlink w:anchor="_ENREF_68" w:tooltip="Stentz, 1994 #35" w:history="1">
        <w:r w:rsidR="007E65F5" w:rsidRPr="00EA0C6E">
          <w:rPr>
            <w:rStyle w:val="Hyperlink"/>
            <w:rFonts w:cs="Times New Roman"/>
          </w:rPr>
          <w:t>Stentz, 1994</w:t>
        </w:r>
      </w:hyperlink>
      <w:r w:rsidR="005B53EB" w:rsidRPr="00EA0C6E">
        <w:rPr>
          <w:rFonts w:cs="Times New Roman"/>
          <w:noProof/>
        </w:rPr>
        <w:t>)</w:t>
      </w:r>
      <w:r w:rsidR="005B53EB" w:rsidRPr="00EA0C6E">
        <w:rPr>
          <w:rFonts w:cs="Times New Roman"/>
        </w:rPr>
        <w:fldChar w:fldCharType="end"/>
      </w:r>
      <w:r w:rsidR="005B53EB" w:rsidRPr="00EA0C6E">
        <w:rPr>
          <w:rFonts w:cs="Times New Roman"/>
        </w:rPr>
        <w:t xml:space="preserve"> </w:t>
      </w:r>
      <w:r w:rsidRPr="00EA0C6E">
        <w:rPr>
          <w:rFonts w:cs="Times New Roman"/>
        </w:rPr>
        <w:t>χρησιμοποιείται για την εύρεση</w:t>
      </w:r>
      <w:r w:rsidR="00E524F5" w:rsidRPr="00EA0C6E">
        <w:rPr>
          <w:rFonts w:cs="Times New Roman"/>
        </w:rPr>
        <w:t xml:space="preserve"> της</w:t>
      </w:r>
      <w:r w:rsidRPr="00EA0C6E">
        <w:rPr>
          <w:rFonts w:cs="Times New Roman"/>
        </w:rPr>
        <w:t xml:space="preserve"> βέλτιστης διαδρομής σε γράφους όπου το κόστος των ακμών, δηλαδή από κόμβο σε κόμβο, μπορεί να μεταβάλλεται δυναμικά κατά τη διάρκεια της πλοήγησης. Βασισμένος στον A*, χρησιμοποιείται για την αναζήτηση της βέλτιστης πορείας, όμως είναι σχεδιασμένος ώστε να προσαρμόζεται σε περιβάλλοντα όπου νέες πληροφορίες εμφανίζονται σταδιακά και ενδέχεται να αλλάξουν τα δεδομένα του εδάφους. </w:t>
      </w:r>
    </w:p>
    <w:p w14:paraId="17A9EC51" w14:textId="20E133EF" w:rsidR="0050591A" w:rsidRPr="00EA0C6E" w:rsidRDefault="0050591A" w:rsidP="0050591A">
      <w:pPr>
        <w:rPr>
          <w:rFonts w:cs="Times New Roman"/>
        </w:rPr>
      </w:pPr>
      <w:r w:rsidRPr="00EA0C6E">
        <w:rPr>
          <w:rFonts w:cs="Times New Roman"/>
        </w:rPr>
        <w:t xml:space="preserve">Η βασική λειτουργία του D* ξεκινά με τον υπολογισμό μιας αρχικής βέλτιστης διαδρομής στον γράφο με βάση τις διαθέσιμες πληροφορίες για το περιβάλλον. Πρακτικά δεν διαφέρει από τον </w:t>
      </w:r>
      <w:r w:rsidRPr="00EA0C6E">
        <w:rPr>
          <w:rFonts w:cs="Times New Roman"/>
          <w:lang w:val="en-US"/>
        </w:rPr>
        <w:t>A</w:t>
      </w:r>
      <w:r w:rsidRPr="00EA0C6E">
        <w:rPr>
          <w:rFonts w:cs="Times New Roman"/>
        </w:rPr>
        <w:t xml:space="preserve">* σε αυτό το βήμα. Οι κόμβοι του γράφου αντιστοιχούν σε πιθανές τοποθεσίες του εμπλεκομένου, ενώ οι ακμές περιγράφουν το κόστος μετάβασης μεταξύ αυτών των κόμβων. </w:t>
      </w:r>
      <w:commentRangeStart w:id="80"/>
      <w:commentRangeStart w:id="81"/>
      <w:r w:rsidR="00E524F5" w:rsidRPr="00EA0C6E">
        <w:rPr>
          <w:rFonts w:cs="Times New Roman"/>
        </w:rPr>
        <w:t xml:space="preserve">Μια θεμελιώδης διαφορά, ωστόσο, είναι ότι ο αλγόριθμος υπολογίζει το μονοπάτι εκκινώντας από τον στόχο προς την τρέχουσα θέση (ανάποδη αναζήτηση). Αυτό επιτρέπει την ανάκτηση της βέλτιστης διαδρομής ακολουθώντας τους αντίστροφους </w:t>
      </w:r>
      <w:r w:rsidR="00E524F5" w:rsidRPr="00EA0C6E">
        <w:rPr>
          <w:rFonts w:cs="Times New Roman"/>
        </w:rPr>
        <w:lastRenderedPageBreak/>
        <w:t>δείκτες (backpointers) στο μονοπάτι με το ελάχιστο κόστος μέχρι να φτάσει στον στόχο</w:t>
      </w:r>
      <w:r w:rsidRPr="00EA0C6E">
        <w:rPr>
          <w:rFonts w:cs="Times New Roman"/>
        </w:rPr>
        <w:t xml:space="preserve">. </w:t>
      </w:r>
      <w:commentRangeEnd w:id="80"/>
      <w:r w:rsidR="005A60ED" w:rsidRPr="00EA0C6E">
        <w:rPr>
          <w:rStyle w:val="CommentReference"/>
          <w:rFonts w:cs="Times New Roman"/>
          <w:sz w:val="24"/>
          <w:szCs w:val="22"/>
        </w:rPr>
        <w:commentReference w:id="80"/>
      </w:r>
      <w:commentRangeEnd w:id="81"/>
      <w:r w:rsidR="007B5A05" w:rsidRPr="00EA0C6E">
        <w:rPr>
          <w:rStyle w:val="CommentReference"/>
          <w:rFonts w:cs="Times New Roman"/>
          <w:sz w:val="24"/>
          <w:szCs w:val="22"/>
        </w:rPr>
        <w:commentReference w:id="81"/>
      </w:r>
    </w:p>
    <w:p w14:paraId="6CDB930D" w14:textId="3019B4D4" w:rsidR="0050591A" w:rsidRPr="00EA0C6E" w:rsidRDefault="00E524F5" w:rsidP="0050591A">
      <w:pPr>
        <w:rPr>
          <w:rFonts w:cs="Times New Roman"/>
        </w:rPr>
      </w:pPr>
      <w:r w:rsidRPr="00EA0C6E">
        <w:rPr>
          <w:rFonts w:cs="Times New Roman"/>
        </w:rPr>
        <w:t xml:space="preserve">Καθώς ο εμπλεκόμενος κινείται στο περιβάλλον και συλλέγει νέα δεδομένα, μπορεί να εντοπιστούν αποκλίσεις μεταξύ της αρχικής κατάστασης του χώρου και της τρέχουσας πραγματικής κατάστασης. Σε τέτοιες περιπτώσεις, τα κόστη των αντίστοιχων ακμών ενημερώνονται και ο αλγόριθμος ενεργοποιεί μια διαδικασία επανασχεδιασμού της διαδρομής. Το μεγάλο πλεονέκτημα του </w:t>
      </w:r>
      <w:r w:rsidRPr="00EA0C6E">
        <w:rPr>
          <w:rFonts w:cs="Times New Roman"/>
          <w:lang w:val="en-US"/>
        </w:rPr>
        <w:t>D</w:t>
      </w:r>
      <w:r w:rsidRPr="00EA0C6E">
        <w:rPr>
          <w:rFonts w:cs="Times New Roman"/>
        </w:rPr>
        <w:t>* είναι ότι, αντί να υπολογίζει εκ νέου ολόκληρη τη διαδρομή, αξιοποιεί το γεγονός ότι οι αλλαγές συνήθως συμβαίνουν κοντά στον πράκτορα και ενημερώνει μόνο τα τμήματα του γράφου που επηρεάζονται άμεσα από αυτές.</w:t>
      </w:r>
    </w:p>
    <w:p w14:paraId="3EA53955" w14:textId="4D00AFA0" w:rsidR="0050591A" w:rsidRPr="00EA0C6E" w:rsidRDefault="0050591A" w:rsidP="0050591A">
      <w:pPr>
        <w:rPr>
          <w:rFonts w:cs="Times New Roman"/>
        </w:rPr>
      </w:pPr>
      <w:r w:rsidRPr="00EA0C6E">
        <w:rPr>
          <w:rFonts w:cs="Times New Roman"/>
        </w:rPr>
        <w:t>Για κάθε έναν κόμβο όπου αλλάζει το κόστος τουλάχιστον μίας ακμής του, αυτός και όλοι οι διαδοχικοί του μεταβαίνουν σε ασυνεπή κατάσταση, μέχρι να αποκατασταθεί η συνέπεια στον χάρτη.</w:t>
      </w:r>
      <w:r w:rsidR="00D8071E" w:rsidRPr="00EA0C6E">
        <w:rPr>
          <w:rFonts w:cs="Times New Roman"/>
        </w:rPr>
        <w:t xml:space="preserve"> </w:t>
      </w:r>
      <w:commentRangeStart w:id="82"/>
      <w:commentRangeStart w:id="83"/>
      <w:commentRangeStart w:id="84"/>
      <w:r w:rsidR="00125251" w:rsidRPr="00EA0C6E">
        <w:rPr>
          <w:rFonts w:cs="Times New Roman"/>
        </w:rPr>
        <w:t xml:space="preserve">Καθώς η αναλυτική περιγραφή του αλγορίθμου </w:t>
      </w:r>
      <w:r w:rsidR="00125251" w:rsidRPr="00EA0C6E">
        <w:rPr>
          <w:rFonts w:cs="Times New Roman"/>
          <w:lang w:val="en-US"/>
        </w:rPr>
        <w:t>D</w:t>
      </w:r>
      <w:r w:rsidR="00125251" w:rsidRPr="00EA0C6E">
        <w:rPr>
          <w:rFonts w:cs="Times New Roman"/>
        </w:rPr>
        <w:t xml:space="preserve">* και των συναρτήσεών του δεν εμπίπτουν εντός του στόχου της εργασίας, περισσότερες λεπτομέρειες πάνω στη </w:t>
      </w:r>
      <w:r w:rsidR="00D8071E" w:rsidRPr="00EA0C6E">
        <w:rPr>
          <w:rFonts w:cs="Times New Roman"/>
        </w:rPr>
        <w:t>«</w:t>
      </w:r>
      <w:r w:rsidR="00125251" w:rsidRPr="00EA0C6E">
        <w:rPr>
          <w:rFonts w:cs="Times New Roman"/>
        </w:rPr>
        <w:t>συνέπεια</w:t>
      </w:r>
      <w:r w:rsidR="00D8071E" w:rsidRPr="00EA0C6E">
        <w:rPr>
          <w:rFonts w:cs="Times New Roman"/>
        </w:rPr>
        <w:t>»</w:t>
      </w:r>
      <w:r w:rsidR="00125251" w:rsidRPr="00EA0C6E">
        <w:rPr>
          <w:rFonts w:cs="Times New Roman"/>
        </w:rPr>
        <w:t xml:space="preserve"> θα αναφερθούν στην </w:t>
      </w:r>
      <w:r w:rsidR="0028211D" w:rsidRPr="00EA0C6E">
        <w:rPr>
          <w:rFonts w:cs="Times New Roman"/>
        </w:rPr>
        <w:t>υπό-</w:t>
      </w:r>
      <w:r w:rsidR="00125251" w:rsidRPr="00EA0C6E">
        <w:rPr>
          <w:rFonts w:cs="Times New Roman"/>
        </w:rPr>
        <w:t xml:space="preserve">ενότητα </w:t>
      </w:r>
      <w:r w:rsidR="00125251" w:rsidRPr="00EA0C6E">
        <w:rPr>
          <w:rFonts w:cs="Times New Roman"/>
        </w:rPr>
        <w:fldChar w:fldCharType="begin"/>
      </w:r>
      <w:r w:rsidR="00125251" w:rsidRPr="00EA0C6E">
        <w:rPr>
          <w:rFonts w:cs="Times New Roman"/>
        </w:rPr>
        <w:instrText xml:space="preserve"> REF _Ref227160157 \w \h </w:instrText>
      </w:r>
      <w:r w:rsidR="00590BB7" w:rsidRPr="00EA0C6E">
        <w:rPr>
          <w:rFonts w:cs="Times New Roman"/>
        </w:rPr>
        <w:instrText xml:space="preserve"> \* MERGEFORMAT </w:instrText>
      </w:r>
      <w:r w:rsidR="00125251" w:rsidRPr="00EA0C6E">
        <w:rPr>
          <w:rFonts w:cs="Times New Roman"/>
        </w:rPr>
      </w:r>
      <w:r w:rsidR="00125251" w:rsidRPr="00EA0C6E">
        <w:rPr>
          <w:rFonts w:cs="Times New Roman"/>
        </w:rPr>
        <w:fldChar w:fldCharType="separate"/>
      </w:r>
      <w:r w:rsidR="00EA0C6E" w:rsidRPr="00EA0C6E">
        <w:rPr>
          <w:rFonts w:cs="Times New Roman"/>
        </w:rPr>
        <w:t>2.5.3</w:t>
      </w:r>
      <w:r w:rsidR="00125251" w:rsidRPr="00EA0C6E">
        <w:rPr>
          <w:rFonts w:cs="Times New Roman"/>
        </w:rPr>
        <w:fldChar w:fldCharType="end"/>
      </w:r>
      <w:r w:rsidRPr="00EA0C6E">
        <w:rPr>
          <w:rFonts w:cs="Times New Roman"/>
        </w:rPr>
        <w:t>.</w:t>
      </w:r>
      <w:commentRangeEnd w:id="82"/>
      <w:r w:rsidR="005A60ED" w:rsidRPr="00EA0C6E">
        <w:rPr>
          <w:rStyle w:val="CommentReference"/>
          <w:rFonts w:cs="Times New Roman"/>
          <w:sz w:val="24"/>
          <w:szCs w:val="22"/>
        </w:rPr>
        <w:commentReference w:id="82"/>
      </w:r>
      <w:commentRangeEnd w:id="83"/>
      <w:r w:rsidR="007B5A05" w:rsidRPr="00EA0C6E">
        <w:rPr>
          <w:rStyle w:val="CommentReference"/>
          <w:rFonts w:cs="Times New Roman"/>
          <w:sz w:val="24"/>
          <w:szCs w:val="22"/>
        </w:rPr>
        <w:commentReference w:id="83"/>
      </w:r>
      <w:commentRangeEnd w:id="84"/>
      <w:r w:rsidR="007B5A05" w:rsidRPr="00EA0C6E">
        <w:rPr>
          <w:rStyle w:val="CommentReference"/>
          <w:rFonts w:cs="Times New Roman"/>
          <w:sz w:val="24"/>
          <w:szCs w:val="22"/>
        </w:rPr>
        <w:commentReference w:id="84"/>
      </w:r>
      <w:r w:rsidRPr="00EA0C6E">
        <w:rPr>
          <w:rFonts w:cs="Times New Roman"/>
        </w:rPr>
        <w:t xml:space="preserve"> Με αυτόν τον τρόπο ο αλγόριθμος μπορεί να καθορίσει εάν η προηγούμενη διαδρομή παραμένει βέλτιστη ή εάν απαιτείται νέα διαδρομή προς τον στόχο. Η διαδικασία αυτή περιορίζεται στις περιοχές που επηρεάζονται άμεσα από τις αλλαγές, γεγονός που μειώνει σημαντικά τον υπολογιστικό φόρτο. </w:t>
      </w:r>
    </w:p>
    <w:p w14:paraId="1FF8564A" w14:textId="6E3D67EC" w:rsidR="00740EB6" w:rsidRPr="00EA0C6E" w:rsidRDefault="00EA461A" w:rsidP="006433A4">
      <w:pPr>
        <w:rPr>
          <w:rFonts w:cs="Times New Roman"/>
        </w:rPr>
      </w:pPr>
      <w:r w:rsidRPr="00EA0C6E">
        <w:rPr>
          <w:rFonts w:cs="Times New Roman"/>
        </w:rPr>
        <w:t xml:space="preserve">Συνεπώς, ο </w:t>
      </w:r>
      <w:r w:rsidRPr="00EA0C6E">
        <w:rPr>
          <w:rFonts w:cs="Times New Roman"/>
          <w:lang w:val="en-US"/>
        </w:rPr>
        <w:t>D</w:t>
      </w:r>
      <w:r w:rsidRPr="00EA0C6E">
        <w:rPr>
          <w:rFonts w:cs="Times New Roman"/>
        </w:rPr>
        <w:t>* επιτρέπει την αποδοτική και δυναμική αναζήτηση βέλτιστης διαδρομής σε περιβάλλοντα όπου οι πληροφορίες μεταβάλλονται κατά τη διάρκεια της κίνησης. Η ιδιότητα του να διατηρεί και να επιδιορθώνει τοπικά τον χάρτη κόστους, τον καθιστά ιδιαίτερα κατάλληλο για εφαρμογές όπως η πλοήγηση σε άγνωστα ή μερικώς γνωστά περιβάλλοντα, όπου οι αλλαγές πρέπει να ενσωματώνονται γρήγορα, εξοικονομώντας μνήμη και χρόνο έναντι της πλήρους επανεκτέλεσης του αλγορίθμου.</w:t>
      </w:r>
    </w:p>
    <w:p w14:paraId="2CE1B8C6" w14:textId="77777777" w:rsidR="00B274CD" w:rsidRPr="00EA0C6E" w:rsidRDefault="00B274CD" w:rsidP="006433A4">
      <w:pPr>
        <w:rPr>
          <w:rFonts w:cs="Times New Roman"/>
        </w:rPr>
      </w:pPr>
    </w:p>
    <w:p w14:paraId="197D0182" w14:textId="120FBD8B" w:rsidR="00F10588" w:rsidRPr="00EA0C6E" w:rsidRDefault="0050591A" w:rsidP="00997440">
      <w:pPr>
        <w:pStyle w:val="Heading3"/>
        <w:rPr>
          <w:iCs/>
        </w:rPr>
      </w:pPr>
      <w:bookmarkStart w:id="85" w:name="_Ref227160157"/>
      <w:bookmarkStart w:id="86" w:name="_Toc227411773"/>
      <w:r w:rsidRPr="00EA0C6E">
        <w:t xml:space="preserve">Ο αλγόριθμος </w:t>
      </w:r>
      <w:r w:rsidRPr="00EA0C6E">
        <w:rPr>
          <w:lang w:val="en-US"/>
        </w:rPr>
        <w:t>LPA*</w:t>
      </w:r>
      <w:bookmarkEnd w:id="85"/>
      <w:bookmarkEnd w:id="86"/>
    </w:p>
    <w:p w14:paraId="0C69C6CF" w14:textId="35A70D4C" w:rsidR="005B53EB" w:rsidRPr="00EA0C6E" w:rsidRDefault="005B53EB" w:rsidP="00997440">
      <w:pPr>
        <w:rPr>
          <w:rFonts w:cs="Times New Roman"/>
        </w:rPr>
      </w:pPr>
      <w:r w:rsidRPr="00EA0C6E">
        <w:rPr>
          <w:rFonts w:cs="Times New Roman"/>
        </w:rPr>
        <w:t xml:space="preserve">Ο αλγόριθμος Lifelong Planning A* (LPA*) </w:t>
      </w:r>
      <w:r w:rsidRPr="00EA0C6E">
        <w:rPr>
          <w:rFonts w:cs="Times New Roman"/>
        </w:rPr>
        <w:fldChar w:fldCharType="begin"/>
      </w:r>
      <w:r w:rsidRPr="00EA0C6E">
        <w:rPr>
          <w:rFonts w:cs="Times New Roman"/>
        </w:rPr>
        <w:instrText xml:space="preserve"> ADDIN EN.CITE &lt;EndNote&gt;&lt;Cite&gt;&lt;Author&gt;Koenig&lt;/Author&gt;&lt;Year&gt;2002&lt;/Year&gt;&lt;RecNum&gt;42&lt;/RecNum&gt;&lt;DisplayText&gt;(Koenig and Likhachev, 2002)&lt;/DisplayText&gt;&lt;record&gt;&lt;rec-number&gt;42&lt;/rec-number&gt;&lt;foreign-keys&gt;&lt;key app="EN" db-id="dxs5p5de0w55t0erd255s0tbrzsd22z0ts0d" timestamp="1770975065"&gt;42&lt;/key&gt;&lt;/foreign-keys&gt;&lt;ref-type name="Book"&gt;6&lt;/ref-type&gt;&lt;contributors&gt;&lt;authors&gt;&lt;author&gt;Koenig, Sven&lt;/author&gt;&lt;author&gt;Likhachev, Maxim&lt;/author&gt;&lt;/authors&gt;&lt;/contributors&gt;&lt;titles&gt;&lt;title&gt;D*Lite&lt;/title&gt;&lt;alt-title&gt;Proceedings of the National Conference on Artificial Intelligence&lt;/alt-title&gt;&lt;/titles&gt;&lt;pages&gt;476-483&lt;/pages&gt;&lt;dates&gt;&lt;year&gt;2002&lt;/year&gt;&lt;/dates&gt;&lt;urls&gt;&lt;/urls&gt;&lt;/record&gt;&lt;/Cite&gt;&lt;/EndNote&gt;</w:instrText>
      </w:r>
      <w:r w:rsidRPr="00EA0C6E">
        <w:rPr>
          <w:rFonts w:cs="Times New Roman"/>
        </w:rPr>
        <w:fldChar w:fldCharType="separate"/>
      </w:r>
      <w:r w:rsidRPr="00EA0C6E">
        <w:rPr>
          <w:rFonts w:cs="Times New Roman"/>
          <w:noProof/>
        </w:rPr>
        <w:t>(</w:t>
      </w:r>
      <w:hyperlink w:anchor="_ENREF_43" w:tooltip="Koenig, 2002 #42" w:history="1">
        <w:r w:rsidR="007E65F5" w:rsidRPr="00EA0C6E">
          <w:rPr>
            <w:rStyle w:val="Hyperlink"/>
            <w:rFonts w:cs="Times New Roman"/>
          </w:rPr>
          <w:t>Koenig and Likhachev, 2002</w:t>
        </w:r>
      </w:hyperlink>
      <w:r w:rsidRPr="00EA0C6E">
        <w:rPr>
          <w:rFonts w:cs="Times New Roman"/>
          <w:noProof/>
        </w:rPr>
        <w:t>)</w:t>
      </w:r>
      <w:r w:rsidRPr="00EA0C6E">
        <w:rPr>
          <w:rFonts w:cs="Times New Roman"/>
        </w:rPr>
        <w:fldChar w:fldCharType="end"/>
      </w:r>
      <w:r w:rsidRPr="00EA0C6E">
        <w:rPr>
          <w:rFonts w:cs="Times New Roman"/>
        </w:rPr>
        <w:t xml:space="preserve"> αποτελεί μία </w:t>
      </w:r>
      <w:r w:rsidR="006E0A32" w:rsidRPr="00EA0C6E">
        <w:rPr>
          <w:rFonts w:cs="Times New Roman"/>
        </w:rPr>
        <w:t>επ</w:t>
      </w:r>
      <w:r w:rsidRPr="00EA0C6E">
        <w:rPr>
          <w:rFonts w:cs="Times New Roman"/>
        </w:rPr>
        <w:t>αυξητική (incremental) επέκταση του A*, σχεδιασμένη για την εύρεση της συντομότερης διαδρομής σε γράφους όπου τα κόστη των ακμών</w:t>
      </w:r>
      <w:r w:rsidR="009476F4" w:rsidRPr="00EA0C6E">
        <w:rPr>
          <w:rFonts w:cs="Times New Roman"/>
        </w:rPr>
        <w:t xml:space="preserve"> («απόσταση» από κόμβο σε κόμβο</w:t>
      </w:r>
      <w:r w:rsidR="006F2B73" w:rsidRPr="00EA0C6E">
        <w:rPr>
          <w:rFonts w:cs="Times New Roman"/>
        </w:rPr>
        <w:t>, κόστος μετακίνησης</w:t>
      </w:r>
      <w:r w:rsidR="009476F4" w:rsidRPr="00EA0C6E">
        <w:rPr>
          <w:rFonts w:cs="Times New Roman"/>
        </w:rPr>
        <w:t>)</w:t>
      </w:r>
      <w:r w:rsidRPr="00EA0C6E">
        <w:rPr>
          <w:rFonts w:cs="Times New Roman"/>
        </w:rPr>
        <w:t xml:space="preserve"> μεταβάλλονται με την πάροδο του χρόνου. Σε αντίθεση με τον κλασικό A*, ο οποίος εκτελείται εκ νέου από την αρχή κάθε φορά που αλλάζει το περιβάλλον, ο LPA* διατηρεί πληροφορίες από προηγούμενες εκτελέσεις και ενημερώνει μόνο τα τμήματα του γράφου που επηρεάζονται από τις αλλαγές. Με αυτόν τον τρόπο μειώνει σημαντικά τον αριθμό των υπολογισμών που απαιτούνται για την επαν</w:t>
      </w:r>
      <w:r w:rsidR="00F10588" w:rsidRPr="00EA0C6E">
        <w:rPr>
          <w:rFonts w:cs="Times New Roman"/>
        </w:rPr>
        <w:t>εύρεση</w:t>
      </w:r>
      <w:r w:rsidRPr="00EA0C6E">
        <w:rPr>
          <w:rFonts w:cs="Times New Roman"/>
        </w:rPr>
        <w:t xml:space="preserve"> της βέλτιστης διαδρομής. </w:t>
      </w:r>
    </w:p>
    <w:p w14:paraId="4B91A767" w14:textId="77777777" w:rsidR="00F10588" w:rsidRPr="00EA0C6E" w:rsidRDefault="00F10588" w:rsidP="00997440">
      <w:pPr>
        <w:rPr>
          <w:rFonts w:cs="Times New Roman"/>
        </w:rPr>
      </w:pPr>
    </w:p>
    <w:p w14:paraId="7B48EA8B" w14:textId="77777777" w:rsidR="00F10588" w:rsidRPr="00EA0C6E" w:rsidRDefault="005B53EB" w:rsidP="00997440">
      <w:pPr>
        <w:rPr>
          <w:rFonts w:cs="Times New Roman"/>
        </w:rPr>
      </w:pPr>
      <w:r w:rsidRPr="00EA0C6E">
        <w:rPr>
          <w:rFonts w:cs="Times New Roman"/>
        </w:rPr>
        <w:t xml:space="preserve">Ο LPA* εφαρμόζεται σε έναν πεπερασμένο γράφο. Για κάθε κορυφή </w:t>
      </w:r>
      <m:oMath>
        <m:r>
          <m:rPr>
            <m:sty m:val="p"/>
          </m:rPr>
          <w:rPr>
            <w:rFonts w:ascii="Cambria Math" w:hAnsi="Cambria Math" w:cs="Times New Roman"/>
          </w:rPr>
          <m:t>s∈S</m:t>
        </m:r>
      </m:oMath>
      <w:r w:rsidRPr="00EA0C6E">
        <w:rPr>
          <w:rFonts w:cs="Times New Roman"/>
        </w:rPr>
        <w:t xml:space="preserve">, ο αλγόριθμος διατηρεί δύο βασικές μεταβλητές κόστους. </w:t>
      </w:r>
    </w:p>
    <w:p w14:paraId="2F5C2BD9" w14:textId="72173C55" w:rsidR="00F10588" w:rsidRPr="00EA0C6E" w:rsidRDefault="00F10588" w:rsidP="006D2F9D">
      <w:pPr>
        <w:pStyle w:val="Bulletpoint"/>
        <w:rPr>
          <w:rFonts w:ascii="Times New Roman" w:hAnsi="Times New Roman"/>
        </w:rPr>
      </w:pPr>
      <m:oMath>
        <m:r>
          <m:rPr>
            <m:sty m:val="p"/>
          </m:rPr>
          <m:t>g(</m:t>
        </m:r>
        <m:r>
          <m:rPr>
            <m:sty m:val="p"/>
          </m:rPr>
          <w:rPr>
            <w:lang w:val="en-US"/>
          </w:rPr>
          <m:t>s</m:t>
        </m:r>
        <m:r>
          <m:rPr>
            <m:sty m:val="p"/>
          </m:rPr>
          <m:t>)</m:t>
        </m:r>
      </m:oMath>
      <w:r w:rsidRPr="00EA0C6E">
        <w:rPr>
          <w:rFonts w:ascii="Times New Roman" w:hAnsi="Times New Roman"/>
        </w:rPr>
        <w:t>:</w:t>
      </w:r>
      <w:r w:rsidRPr="00EA0C6E">
        <w:rPr>
          <w:rFonts w:ascii="Times New Roman" w:hAnsi="Times New Roman"/>
        </w:rPr>
        <w:tab/>
        <w:t xml:space="preserve">εκτίμηση της απόστασης από τον αρχικό κόμβο </w:t>
      </w:r>
      <m:oMath>
        <m:sSub>
          <m:sSubPr>
            <m:ctrlPr/>
          </m:sSubPr>
          <m:e>
            <m:r>
              <m:rPr>
                <m:sty m:val="p"/>
              </m:rPr>
              <m:t>s</m:t>
            </m:r>
          </m:e>
          <m:sub>
            <m:r>
              <m:rPr>
                <m:sty m:val="p"/>
              </m:rPr>
              <m:t>start</m:t>
            </m:r>
          </m:sub>
        </m:sSub>
      </m:oMath>
      <w:r w:rsidRPr="00EA0C6E">
        <w:rPr>
          <w:rFonts w:ascii="Times New Roman" w:hAnsi="Times New Roman"/>
        </w:rPr>
        <w:t xml:space="preserve"> έως τον κόμβο </w:t>
      </w:r>
      <m:oMath>
        <m:r>
          <m:rPr>
            <m:sty m:val="p"/>
          </m:rPr>
          <m:t>s</m:t>
        </m:r>
      </m:oMath>
      <w:r w:rsidRPr="00EA0C6E">
        <w:rPr>
          <w:rFonts w:ascii="Times New Roman" w:hAnsi="Times New Roman"/>
        </w:rPr>
        <w:t xml:space="preserve">, αντίστοιχη της μεταβλητής </w:t>
      </w:r>
      <m:oMath>
        <m:r>
          <m:rPr>
            <m:sty m:val="p"/>
          </m:rPr>
          <m:t>g</m:t>
        </m:r>
      </m:oMath>
      <w:r w:rsidRPr="00EA0C6E">
        <w:rPr>
          <w:rFonts w:ascii="Times New Roman" w:hAnsi="Times New Roman"/>
        </w:rPr>
        <w:t xml:space="preserve"> του A*.</w:t>
      </w:r>
    </w:p>
    <w:p w14:paraId="3E1C87B8" w14:textId="5C6A5444" w:rsidR="00F10588" w:rsidRPr="00EA0C6E" w:rsidRDefault="00F10588" w:rsidP="006D2F9D">
      <w:pPr>
        <w:pStyle w:val="Bulletpoint"/>
        <w:rPr>
          <w:rFonts w:ascii="Times New Roman" w:hAnsi="Times New Roman"/>
        </w:rPr>
      </w:pPr>
      <m:oMath>
        <m:r>
          <m:rPr>
            <m:sty m:val="p"/>
          </m:rPr>
          <m:t>rhs(s)</m:t>
        </m:r>
      </m:oMath>
      <w:r w:rsidRPr="00EA0C6E">
        <w:rPr>
          <w:rFonts w:ascii="Times New Roman" w:hAnsi="Times New Roman"/>
        </w:rPr>
        <w:t>:</w:t>
      </w:r>
      <w:r w:rsidRPr="00EA0C6E">
        <w:rPr>
          <w:rFonts w:ascii="Times New Roman" w:hAnsi="Times New Roman"/>
        </w:rPr>
        <w:tab/>
        <w:t>εκτίμηση ενός βήματος (one-step lookahead), η οποία βασίζεται στις τιμές των προκατόχων του κόμβου.</w:t>
      </w:r>
    </w:p>
    <w:p w14:paraId="4A3031DA" w14:textId="77777777" w:rsidR="00F10588" w:rsidRPr="00EA0C6E" w:rsidRDefault="005B53EB" w:rsidP="00997440">
      <w:pPr>
        <w:rPr>
          <w:rFonts w:cs="Times New Roman"/>
        </w:rPr>
      </w:pPr>
      <w:r w:rsidRPr="00EA0C6E">
        <w:rPr>
          <w:rFonts w:cs="Times New Roman"/>
        </w:rPr>
        <w:t xml:space="preserve">Συγκεκριμένα, το rhs(s) ορίζεται ως </w:t>
      </w:r>
    </w:p>
    <w:p w14:paraId="59E616D2" w14:textId="77CBD686" w:rsidR="00F10588" w:rsidRPr="00EA0C6E" w:rsidRDefault="005A358D" w:rsidP="006D2F9D">
      <w:pPr>
        <w:pStyle w:val="Bulletpoint"/>
        <w:rPr>
          <w:rFonts w:ascii="Times New Roman" w:hAnsi="Times New Roman"/>
          <w:lang w:val="en-US"/>
        </w:rPr>
      </w:pPr>
      <m:oMath>
        <m:r>
          <m:rPr>
            <m:sty m:val="p"/>
          </m:rPr>
          <m:t>rhs</m:t>
        </m:r>
        <m:d>
          <m:dPr>
            <m:ctrlPr/>
          </m:dPr>
          <m:e>
            <m:sSub>
              <m:sSubPr>
                <m:ctrlPr/>
              </m:sSubPr>
              <m:e>
                <m:r>
                  <m:rPr>
                    <m:sty m:val="p"/>
                  </m:rPr>
                  <m:t>s</m:t>
                </m:r>
              </m:e>
              <m:sub>
                <m:r>
                  <m:rPr>
                    <m:sty m:val="p"/>
                  </m:rPr>
                  <w:rPr>
                    <w:lang w:val="en-US"/>
                  </w:rPr>
                  <m:t>start</m:t>
                </m:r>
              </m:sub>
            </m:sSub>
          </m:e>
        </m:d>
        <m:r>
          <m:rPr>
            <m:sty m:val="p"/>
          </m:rPr>
          <m:t>=</m:t>
        </m:r>
        <m:r>
          <m:rPr>
            <m:sty m:val="p"/>
          </m:rPr>
          <w:rPr>
            <w:lang w:val="en-US"/>
          </w:rPr>
          <m:t>0</m:t>
        </m:r>
      </m:oMath>
    </w:p>
    <w:p w14:paraId="530578E1" w14:textId="7F11E3A3" w:rsidR="00F10588" w:rsidRPr="00EA0C6E" w:rsidRDefault="006D2F9D" w:rsidP="006D2F9D">
      <w:pPr>
        <w:pStyle w:val="Bulletpoint"/>
        <w:rPr>
          <w:rFonts w:ascii="Times New Roman" w:hAnsi="Times New Roman"/>
          <w:lang w:val="en-US"/>
        </w:rPr>
      </w:pPr>
      <m:oMath>
        <m:r>
          <m:rPr>
            <m:sty m:val="p"/>
          </m:rPr>
          <m:t>rhs</m:t>
        </m:r>
        <m:d>
          <m:dPr>
            <m:ctrlPr/>
          </m:dPr>
          <m:e>
            <m:r>
              <m:rPr>
                <m:sty m:val="p"/>
              </m:rPr>
              <m:t>s</m:t>
            </m:r>
          </m:e>
        </m:d>
        <m:r>
          <m:rPr>
            <m:sty m:val="p"/>
          </m:rPr>
          <m:t>=</m:t>
        </m:r>
        <m:func>
          <m:funcPr>
            <m:ctrlPr>
              <w:rPr>
                <w:lang w:val="en-US"/>
              </w:rPr>
            </m:ctrlPr>
          </m:funcPr>
          <m:fName>
            <m:limLow>
              <m:limLowPr>
                <m:ctrlPr>
                  <w:rPr>
                    <w:lang w:val="en-US"/>
                  </w:rPr>
                </m:ctrlPr>
              </m:limLowPr>
              <m:e>
                <m:r>
                  <m:rPr>
                    <m:sty m:val="p"/>
                  </m:rPr>
                  <w:rPr>
                    <w:lang w:val="en-US"/>
                  </w:rPr>
                  <m:t>min</m:t>
                </m:r>
              </m:e>
              <m:lim>
                <m:r>
                  <m:rPr>
                    <m:sty m:val="p"/>
                  </m:rPr>
                  <w:rPr>
                    <w:lang w:val="en-US"/>
                  </w:rPr>
                  <m:t>s'∈Pred(s)</m:t>
                </m:r>
              </m:lim>
            </m:limLow>
          </m:fName>
          <m:e>
            <m:r>
              <m:rPr>
                <m:sty m:val="p"/>
              </m:rPr>
              <m:t>g</m:t>
            </m:r>
            <m:d>
              <m:dPr>
                <m:ctrlPr/>
              </m:dPr>
              <m:e>
                <m:sSup>
                  <m:sSupPr>
                    <m:ctrlPr/>
                  </m:sSupPr>
                  <m:e>
                    <m:r>
                      <m:rPr>
                        <m:sty m:val="p"/>
                      </m:rPr>
                      <m:t>s</m:t>
                    </m:r>
                  </m:e>
                  <m:sup>
                    <m:r>
                      <m:rPr>
                        <m:sty m:val="p"/>
                      </m:rPr>
                      <m:t>'</m:t>
                    </m:r>
                  </m:sup>
                </m:sSup>
              </m:e>
            </m:d>
            <m:r>
              <m:rPr>
                <m:sty m:val="p"/>
              </m:rPr>
              <m:t>+c(</m:t>
            </m:r>
            <m:sSup>
              <m:sSupPr>
                <m:ctrlPr>
                  <w:rPr>
                    <w:lang w:val="en-US"/>
                  </w:rPr>
                </m:ctrlPr>
              </m:sSupPr>
              <m:e>
                <m:r>
                  <m:rPr>
                    <m:sty m:val="p"/>
                  </m:rPr>
                  <w:rPr>
                    <w:lang w:val="en-US"/>
                  </w:rPr>
                  <m:t>s</m:t>
                </m:r>
              </m:e>
              <m:sup>
                <m:r>
                  <m:rPr>
                    <m:sty m:val="p"/>
                  </m:rPr>
                  <m:t>'</m:t>
                </m:r>
              </m:sup>
            </m:sSup>
            <m:r>
              <m:rPr>
                <m:sty m:val="p"/>
              </m:rPr>
              <m:t>,</m:t>
            </m:r>
            <m:r>
              <m:rPr>
                <m:sty m:val="p"/>
              </m:rPr>
              <w:rPr>
                <w:lang w:val="en-US"/>
              </w:rPr>
              <m:t>s</m:t>
            </m:r>
            <m:r>
              <m:rPr>
                <m:sty m:val="p"/>
              </m:rPr>
              <m:t>)</m:t>
            </m:r>
          </m:e>
        </m:func>
      </m:oMath>
    </w:p>
    <w:p w14:paraId="50FCB4FC" w14:textId="0598854E" w:rsidR="005B53EB" w:rsidRPr="00EA0C6E" w:rsidRDefault="005B53EB" w:rsidP="00997440">
      <w:pPr>
        <w:rPr>
          <w:rFonts w:cs="Times New Roman"/>
        </w:rPr>
      </w:pPr>
      <w:r w:rsidRPr="00EA0C6E">
        <w:rPr>
          <w:rFonts w:cs="Times New Roman"/>
        </w:rPr>
        <w:t xml:space="preserve">όπου </w:t>
      </w:r>
      <m:oMath>
        <m:r>
          <m:rPr>
            <m:sty m:val="p"/>
          </m:rPr>
          <w:rPr>
            <w:rFonts w:ascii="Cambria Math" w:hAnsi="Cambria Math" w:cs="Times New Roman"/>
          </w:rPr>
          <m:t>c(</m:t>
        </m:r>
        <m:sSup>
          <m:sSupPr>
            <m:ctrlPr>
              <w:rPr>
                <w:rFonts w:ascii="Cambria Math" w:hAnsi="Cambria Math" w:cs="Times New Roman"/>
                <w:lang w:val="en-US"/>
              </w:rPr>
            </m:ctrlPr>
          </m:sSupPr>
          <m:e>
            <m:r>
              <m:rPr>
                <m:sty m:val="p"/>
              </m:rPr>
              <w:rPr>
                <w:rFonts w:ascii="Cambria Math" w:hAnsi="Cambria Math" w:cs="Times New Roman"/>
                <w:lang w:val="en-US"/>
              </w:rPr>
              <m:t>s</m:t>
            </m:r>
          </m:e>
          <m:sup>
            <m:r>
              <m:rPr>
                <m:sty m:val="p"/>
              </m:rPr>
              <w:rPr>
                <w:rFonts w:ascii="Cambria Math" w:hAnsi="Cambria Math" w:cs="Times New Roman"/>
              </w:rPr>
              <m:t>'</m:t>
            </m:r>
          </m:sup>
        </m:sSup>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Pr="00EA0C6E">
        <w:rPr>
          <w:rFonts w:cs="Times New Roman"/>
        </w:rPr>
        <w:t xml:space="preserve"> είναι το κόστος μετάβασης από τον κόμβο </w:t>
      </w:r>
      <m:oMath>
        <m:r>
          <m:rPr>
            <m:sty m:val="p"/>
          </m:rPr>
          <w:rPr>
            <w:rFonts w:ascii="Cambria Math" w:hAnsi="Cambria Math" w:cs="Times New Roman"/>
          </w:rPr>
          <m:t>s'</m:t>
        </m:r>
      </m:oMath>
      <w:r w:rsidRPr="00EA0C6E">
        <w:rPr>
          <w:rFonts w:cs="Times New Roman"/>
        </w:rPr>
        <w:t xml:space="preserve"> στον κόμβο </w:t>
      </w:r>
      <m:oMath>
        <m:r>
          <m:rPr>
            <m:sty m:val="p"/>
          </m:rPr>
          <w:rPr>
            <w:rFonts w:ascii="Cambria Math" w:hAnsi="Cambria Math" w:cs="Times New Roman"/>
          </w:rPr>
          <m:t>s</m:t>
        </m:r>
      </m:oMath>
      <w:r w:rsidRPr="00EA0C6E">
        <w:rPr>
          <w:rFonts w:cs="Times New Roman"/>
        </w:rPr>
        <w:t>.</w:t>
      </w:r>
    </w:p>
    <w:p w14:paraId="1F054C33" w14:textId="77777777" w:rsidR="00F10588" w:rsidRPr="00EA0C6E" w:rsidRDefault="00F10588" w:rsidP="00997440">
      <w:pPr>
        <w:rPr>
          <w:rFonts w:cs="Times New Roman"/>
        </w:rPr>
      </w:pPr>
    </w:p>
    <w:p w14:paraId="09B813D2" w14:textId="20895771" w:rsidR="005B53EB" w:rsidRPr="00EA0C6E" w:rsidRDefault="005B53EB" w:rsidP="00997440">
      <w:pPr>
        <w:rPr>
          <w:rFonts w:cs="Times New Roman"/>
        </w:rPr>
      </w:pPr>
      <w:r w:rsidRPr="00EA0C6E">
        <w:rPr>
          <w:rFonts w:cs="Times New Roman"/>
        </w:rPr>
        <w:t>Η χρήση των δύο αυτών μεταβλητών επιτρέπει στον αλγόριθμο να εντοπίζει εύκολα αν ένας κόμβος είναι ενημερωμένος ως προς το κόστος του</w:t>
      </w:r>
      <w:r w:rsidR="008B1D75" w:rsidRPr="00EA0C6E">
        <w:rPr>
          <w:rFonts w:cs="Times New Roman"/>
        </w:rPr>
        <w:t>, δηλαδή εάν είναι συνεπής</w:t>
      </w:r>
      <w:r w:rsidRPr="00EA0C6E">
        <w:rPr>
          <w:rFonts w:cs="Times New Roman"/>
        </w:rPr>
        <w:t xml:space="preserve">. Συγκεκριμένα, ένας κόμβος θεωρείται τοπικά συνεπής όταν ισχύει </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lang w:val="en-US"/>
              </w:rPr>
              <m:t>s</m:t>
            </m:r>
          </m:e>
        </m:d>
        <m:r>
          <m:rPr>
            <m:sty m:val="p"/>
          </m:rPr>
          <w:rPr>
            <w:rFonts w:ascii="Cambria Math" w:hAnsi="Cambria Math" w:cs="Times New Roman"/>
          </w:rPr>
          <m:t>=rh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Pr="00EA0C6E">
        <w:rPr>
          <w:rFonts w:cs="Times New Roman"/>
        </w:rPr>
        <w:t>, ενώ θεωρείται τοπικά ασυνεπής όταν οι δύο τιμές διαφέρουν. Οι τοπικά ασυνεπείς κόμβοι είναι εκείνοι των οποίων οι τιμές πρέπει να επανυπολογιστούν ώστε να διατηρηθεί η ορθότητα της λύσης και συνεπώς αποθηκεύονται σε μία ουρά προτεραιότητας</w:t>
      </w:r>
      <w:r w:rsidR="00277C79" w:rsidRPr="00EA0C6E">
        <w:rPr>
          <w:rFonts w:cs="Times New Roman"/>
        </w:rPr>
        <w:t>, που παρουσιάζεται παρακάτω</w:t>
      </w:r>
      <w:r w:rsidRPr="00EA0C6E">
        <w:rPr>
          <w:rFonts w:cs="Times New Roman"/>
        </w:rPr>
        <w:t>.</w:t>
      </w:r>
    </w:p>
    <w:p w14:paraId="1165B804" w14:textId="76F76414" w:rsidR="008B1D75" w:rsidRPr="00EA0C6E" w:rsidRDefault="008B1D75" w:rsidP="006D2F9D">
      <w:pPr>
        <w:pStyle w:val="Bulletpoint"/>
        <w:rPr>
          <w:rFonts w:ascii="Times New Roman" w:hAnsi="Times New Roman"/>
        </w:rPr>
      </w:pPr>
      <w:r w:rsidRPr="00EA0C6E">
        <w:rPr>
          <w:rFonts w:ascii="Times New Roman" w:hAnsi="Times New Roman"/>
        </w:rPr>
        <w:t xml:space="preserve">Αν </w:t>
      </w:r>
      <m:oMath>
        <m:r>
          <m:rPr>
            <m:sty m:val="p"/>
          </m:rPr>
          <m:t>g(s)=rhs(s)</m:t>
        </m:r>
      </m:oMath>
      <w:r w:rsidRPr="00EA0C6E">
        <w:rPr>
          <w:rFonts w:ascii="Times New Roman" w:hAnsi="Times New Roman"/>
        </w:rPr>
        <w:t xml:space="preserve">, ο κόμβος είναι τοπικά συνεπής. </w:t>
      </w:r>
    </w:p>
    <w:p w14:paraId="065119B2" w14:textId="4D1F6C52" w:rsidR="008B1D75" w:rsidRPr="00EA0C6E" w:rsidRDefault="008B1D75" w:rsidP="006D2F9D">
      <w:pPr>
        <w:pStyle w:val="Bulletpoint"/>
        <w:rPr>
          <w:rFonts w:ascii="Times New Roman" w:hAnsi="Times New Roman"/>
        </w:rPr>
      </w:pPr>
      <w:r w:rsidRPr="00EA0C6E">
        <w:rPr>
          <w:rFonts w:ascii="Times New Roman" w:hAnsi="Times New Roman"/>
        </w:rPr>
        <w:t xml:space="preserve">Αν </w:t>
      </w:r>
      <m:oMath>
        <m:r>
          <m:rPr>
            <m:sty m:val="p"/>
          </m:rPr>
          <m:t>g(s)≠rhs(s)</m:t>
        </m:r>
      </m:oMath>
      <w:r w:rsidRPr="00EA0C6E">
        <w:rPr>
          <w:rFonts w:ascii="Times New Roman" w:hAnsi="Times New Roman"/>
        </w:rPr>
        <w:t xml:space="preserve">, είναι τοπικά ασυνεπής και απαιτεί ενημέρωση. </w:t>
      </w:r>
    </w:p>
    <w:p w14:paraId="70536387" w14:textId="78F5DCA3" w:rsidR="008B1D75" w:rsidRPr="00EA0C6E" w:rsidRDefault="008B1D75" w:rsidP="006D2F9D">
      <w:pPr>
        <w:pStyle w:val="Bulletpoint"/>
        <w:rPr>
          <w:rFonts w:ascii="Times New Roman" w:hAnsi="Times New Roman"/>
        </w:rPr>
      </w:pPr>
      <w:r w:rsidRPr="00EA0C6E">
        <w:rPr>
          <w:rFonts w:ascii="Times New Roman" w:hAnsi="Times New Roman"/>
        </w:rPr>
        <w:t xml:space="preserve">Αν </w:t>
      </w:r>
      <m:oMath>
        <m:r>
          <m:rPr>
            <m:sty m:val="p"/>
          </m:rPr>
          <m:t>g(s)&gt;rhs(s)</m:t>
        </m:r>
      </m:oMath>
      <w:r w:rsidRPr="00EA0C6E">
        <w:rPr>
          <w:rFonts w:ascii="Times New Roman" w:hAnsi="Times New Roman"/>
        </w:rPr>
        <w:t xml:space="preserve">, είναι τοπικά υπερσυνεπής. </w:t>
      </w:r>
    </w:p>
    <w:p w14:paraId="737725F9" w14:textId="73DFD07D" w:rsidR="00F10588" w:rsidRPr="00EA0C6E" w:rsidRDefault="008B1D75" w:rsidP="006D2F9D">
      <w:pPr>
        <w:pStyle w:val="Bulletpoint"/>
        <w:rPr>
          <w:rFonts w:ascii="Times New Roman" w:hAnsi="Times New Roman"/>
        </w:rPr>
      </w:pPr>
      <w:r w:rsidRPr="00EA0C6E">
        <w:rPr>
          <w:rFonts w:ascii="Times New Roman" w:hAnsi="Times New Roman"/>
        </w:rPr>
        <w:lastRenderedPageBreak/>
        <w:t xml:space="preserve">Αν </w:t>
      </w:r>
      <m:oMath>
        <m:r>
          <m:rPr>
            <m:sty m:val="p"/>
          </m:rPr>
          <m:t>g(s)&lt;rhs(s)</m:t>
        </m:r>
      </m:oMath>
      <w:r w:rsidRPr="00EA0C6E">
        <w:rPr>
          <w:rFonts w:ascii="Times New Roman" w:hAnsi="Times New Roman"/>
        </w:rPr>
        <w:t>, είναι τοπικά υποσυνεπής.</w:t>
      </w:r>
    </w:p>
    <w:p w14:paraId="2EA8BC74" w14:textId="77777777" w:rsidR="00F10588" w:rsidRPr="00EA0C6E" w:rsidRDefault="00F10588" w:rsidP="00997440">
      <w:pPr>
        <w:rPr>
          <w:rFonts w:cs="Times New Roman"/>
        </w:rPr>
      </w:pPr>
    </w:p>
    <w:p w14:paraId="7FF1B1B6" w14:textId="1DF396AB" w:rsidR="00F10588" w:rsidRPr="00EA0C6E" w:rsidRDefault="005B53EB" w:rsidP="00997440">
      <w:pPr>
        <w:rPr>
          <w:rFonts w:cs="Times New Roman"/>
        </w:rPr>
      </w:pPr>
      <w:r w:rsidRPr="00EA0C6E">
        <w:rPr>
          <w:rFonts w:cs="Times New Roman"/>
        </w:rPr>
        <w:t xml:space="preserve">Για τη διαχείριση των κόμβων που πρέπει να επεξεργαστούν, ο αλγόριθμος χρησιμοποιεί μία ουρά προτεραιότητας </w:t>
      </w:r>
      <m:oMath>
        <m:r>
          <m:rPr>
            <m:sty m:val="p"/>
          </m:rPr>
          <w:rPr>
            <w:rFonts w:ascii="Cambria Math" w:hAnsi="Cambria Math" w:cs="Times New Roman"/>
          </w:rPr>
          <m:t>U</m:t>
        </m:r>
      </m:oMath>
      <w:r w:rsidRPr="00EA0C6E">
        <w:rPr>
          <w:rFonts w:cs="Times New Roman"/>
        </w:rPr>
        <w:t xml:space="preserve">. Η ουρά αυτή περιέχει όλους τους τοπικά ασυνεπείς κόμβους και τους ταξινομεί με βάση ένα διάνυσμα προτεραιότητας που ονομάζεται «κλειδί» (key). Το κλειδί ενός κόμβου </w:t>
      </w:r>
      <m:oMath>
        <m:r>
          <m:rPr>
            <m:sty m:val="p"/>
          </m:rPr>
          <w:rPr>
            <w:rFonts w:ascii="Cambria Math" w:hAnsi="Cambria Math" w:cs="Times New Roman"/>
          </w:rPr>
          <m:t>s</m:t>
        </m:r>
      </m:oMath>
      <w:r w:rsidRPr="00EA0C6E">
        <w:rPr>
          <w:rFonts w:cs="Times New Roman"/>
        </w:rPr>
        <w:t xml:space="preserve"> είναι ένα διάνυσμα δύο στοιχείων</w:t>
      </w:r>
      <w:r w:rsidR="009476F4" w:rsidRPr="00EA0C6E">
        <w:rPr>
          <w:rFonts w:cs="Times New Roman"/>
        </w:rPr>
        <w:t xml:space="preserve">: </w:t>
      </w:r>
      <m:oMath>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s</m:t>
            </m:r>
          </m:e>
        </m:d>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k</m:t>
            </m:r>
            <m:ctrlPr>
              <w:rPr>
                <w:rFonts w:ascii="Cambria Math" w:hAnsi="Cambria Math" w:cs="Times New Roman"/>
              </w:rPr>
            </m:ctrlPr>
          </m:e>
          <m:sub>
            <m:r>
              <m:rPr>
                <m:sty m:val="p"/>
              </m:rPr>
              <w:rPr>
                <w:rFonts w:ascii="Cambria Math" w:hAnsi="Cambria Math" w:cs="Times New Roman"/>
              </w:rPr>
              <m:t>1</m:t>
            </m:r>
          </m:sub>
        </m:sSub>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rPr>
              <m:t>2</m:t>
            </m:r>
          </m:sub>
        </m:sSub>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oMath>
      <w:r w:rsidR="009476F4" w:rsidRPr="00EA0C6E">
        <w:rPr>
          <w:rFonts w:cs="Times New Roman"/>
        </w:rPr>
        <w:t xml:space="preserve">, </w:t>
      </w:r>
      <w:r w:rsidRPr="00EA0C6E">
        <w:rPr>
          <w:rFonts w:cs="Times New Roman"/>
        </w:rPr>
        <w:t xml:space="preserve">όπου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lang w:val="en-US"/>
              </w:rPr>
              <m:t>s</m:t>
            </m:r>
            <m:ctrlPr>
              <w:rPr>
                <w:rFonts w:ascii="Cambria Math" w:hAnsi="Cambria Math" w:cs="Times New Roman"/>
                <w:lang w:val="en-US"/>
              </w:rPr>
            </m:ctrlPr>
          </m:e>
        </m:d>
        <m:r>
          <m:rPr>
            <m:sty m:val="p"/>
          </m:rPr>
          <w:rPr>
            <w:rFonts w:ascii="Cambria Math" w:hAnsi="Cambria Math" w:cs="Times New Roman"/>
          </w:rPr>
          <m:t>=</m:t>
        </m:r>
        <m:func>
          <m:funcPr>
            <m:ctrlPr>
              <w:rPr>
                <w:rFonts w:ascii="Cambria Math" w:hAnsi="Cambria Math" w:cs="Times New Roman"/>
                <w:lang w:val="en-US"/>
              </w:rPr>
            </m:ctrlPr>
          </m:funcPr>
          <m:fName>
            <m:r>
              <m:rPr>
                <m:sty m:val="p"/>
              </m:rPr>
              <w:rPr>
                <w:rFonts w:ascii="Cambria Math" w:hAnsi="Cambria Math" w:cs="Times New Roman"/>
                <w:lang w:val="en-US"/>
              </w:rPr>
              <m:t>min</m:t>
            </m:r>
          </m:fName>
          <m:e>
            <m:d>
              <m:dPr>
                <m:ctrlPr>
                  <w:rPr>
                    <w:rFonts w:ascii="Cambria Math" w:hAnsi="Cambria Math" w:cs="Times New Roman"/>
                    <w:lang w:val="en-US"/>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d>
                  <m:dPr>
                    <m:ctrlPr>
                      <w:rPr>
                        <w:rFonts w:ascii="Cambria Math" w:hAnsi="Cambria Math" w:cs="Times New Roman"/>
                        <w:lang w:val="en-US"/>
                      </w:rPr>
                    </m:ctrlPr>
                  </m:dPr>
                  <m:e>
                    <m:r>
                      <m:rPr>
                        <m:sty m:val="p"/>
                      </m:rPr>
                      <w:rPr>
                        <w:rFonts w:ascii="Cambria Math" w:hAnsi="Cambria Math" w:cs="Times New Roman"/>
                        <w:lang w:val="en-US"/>
                      </w:rPr>
                      <m:t>s</m:t>
                    </m:r>
                  </m:e>
                </m:d>
              </m:e>
            </m:d>
          </m:e>
        </m:func>
        <m:r>
          <m:rPr>
            <m:sty m:val="p"/>
          </m:rPr>
          <w:rPr>
            <w:rFonts w:ascii="Cambria Math" w:hAnsi="Cambria Math" w:cs="Times New Roman"/>
          </w:rPr>
          <m:t>+h(</m:t>
        </m:r>
        <m:r>
          <m:rPr>
            <m:sty m:val="p"/>
          </m:rPr>
          <w:rPr>
            <w:rFonts w:ascii="Cambria Math" w:hAnsi="Cambria Math" w:cs="Times New Roman"/>
            <w:lang w:val="en-US"/>
          </w:rPr>
          <m:t>s</m:t>
        </m:r>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r>
          <m:rPr>
            <m:sty m:val="p"/>
          </m:rPr>
          <w:rPr>
            <w:rFonts w:ascii="Cambria Math" w:hAnsi="Cambria Math" w:cs="Times New Roman"/>
          </w:rPr>
          <m:t>)</m:t>
        </m:r>
      </m:oMath>
      <w:r w:rsidRPr="00EA0C6E">
        <w:rPr>
          <w:rFonts w:cs="Times New Roman"/>
        </w:rPr>
        <w:t xml:space="preserve"> και </w:t>
      </w:r>
      <m:oMath>
        <m:sSub>
          <m:sSubPr>
            <m:ctrlPr>
              <w:rPr>
                <w:rFonts w:ascii="Cambria Math" w:hAnsi="Cambria Math" w:cs="Times New Roman"/>
              </w:rPr>
            </m:ctrlPr>
          </m:sSubPr>
          <m:e>
            <m:r>
              <m:rPr>
                <m:sty m:val="p"/>
              </m:rPr>
              <w:rPr>
                <w:rFonts w:ascii="Cambria Math" w:hAnsi="Cambria Math" w:cs="Times New Roman"/>
                <w:lang w:val="en-US"/>
              </w:rPr>
              <m:t>k</m:t>
            </m:r>
            <m:ctrlPr>
              <w:rPr>
                <w:rFonts w:ascii="Cambria Math" w:hAnsi="Cambria Math" w:cs="Times New Roman"/>
                <w:lang w:val="en-US"/>
              </w:rPr>
            </m:ctrlP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lang w:val="en-US"/>
              </w:rPr>
              <m:t>s</m:t>
            </m:r>
            <m:ctrlPr>
              <w:rPr>
                <w:rFonts w:ascii="Cambria Math" w:hAnsi="Cambria Math" w:cs="Times New Roman"/>
                <w:lang w:val="en-US"/>
              </w:rPr>
            </m:ctrlPr>
          </m:e>
        </m:d>
        <m:r>
          <m:rPr>
            <m:sty m:val="p"/>
          </m:rPr>
          <w:rPr>
            <w:rFonts w:ascii="Cambria Math" w:hAnsi="Cambria Math" w:cs="Times New Roman"/>
          </w:rPr>
          <m:t>=</m:t>
        </m:r>
        <m:func>
          <m:funcPr>
            <m:ctrlPr>
              <w:rPr>
                <w:rFonts w:ascii="Cambria Math" w:hAnsi="Cambria Math" w:cs="Times New Roman"/>
                <w:lang w:val="en-US"/>
              </w:rPr>
            </m:ctrlPr>
          </m:funcPr>
          <m:fName>
            <m:r>
              <m:rPr>
                <m:sty m:val="p"/>
              </m:rPr>
              <w:rPr>
                <w:rFonts w:ascii="Cambria Math" w:hAnsi="Cambria Math" w:cs="Times New Roman"/>
                <w:lang w:val="en-US"/>
              </w:rPr>
              <m:t>min</m:t>
            </m:r>
          </m:fName>
          <m:e>
            <m:d>
              <m:dPr>
                <m:ctrlPr>
                  <w:rPr>
                    <w:rFonts w:ascii="Cambria Math" w:hAnsi="Cambria Math" w:cs="Times New Roman"/>
                    <w:lang w:val="en-US"/>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d>
                  <m:dPr>
                    <m:ctrlPr>
                      <w:rPr>
                        <w:rFonts w:ascii="Cambria Math" w:hAnsi="Cambria Math" w:cs="Times New Roman"/>
                        <w:lang w:val="en-US"/>
                      </w:rPr>
                    </m:ctrlPr>
                  </m:dPr>
                  <m:e>
                    <m:r>
                      <m:rPr>
                        <m:sty m:val="p"/>
                      </m:rPr>
                      <w:rPr>
                        <w:rFonts w:ascii="Cambria Math" w:hAnsi="Cambria Math" w:cs="Times New Roman"/>
                        <w:lang w:val="en-US"/>
                      </w:rPr>
                      <m:t>s</m:t>
                    </m:r>
                  </m:e>
                </m:d>
              </m:e>
            </m:d>
          </m:e>
        </m:func>
      </m:oMath>
      <w:r w:rsidRPr="00EA0C6E">
        <w:rPr>
          <w:rFonts w:cs="Times New Roman"/>
        </w:rPr>
        <w:t xml:space="preserve">. Τα κλειδιά συγκρίνονται λεξικογραφικά, δηλαδή πρώτα συγκρίνεται το πρώτο στοιχείο και σε περίπτωση ισότητας το δεύτερο. Το πρώτο στοιχείο του κλειδιού αντιστοιχεί ουσιαστικά στην τιμή </w:t>
      </w:r>
      <m:oMath>
        <m:r>
          <m:rPr>
            <m:sty m:val="p"/>
          </m:rPr>
          <w:rPr>
            <w:rFonts w:ascii="Cambria Math" w:hAnsi="Cambria Math" w:cs="Times New Roman"/>
          </w:rPr>
          <m:t>f=g+h</m:t>
        </m:r>
      </m:oMath>
      <w:r w:rsidRPr="00EA0C6E">
        <w:rPr>
          <w:rFonts w:cs="Times New Roman"/>
        </w:rPr>
        <w:t xml:space="preserve"> </w:t>
      </w:r>
      <w:r w:rsidR="003C079E" w:rsidRPr="00EA0C6E">
        <w:rPr>
          <w:rFonts w:cs="Times New Roman"/>
        </w:rPr>
        <w:t>(</w:t>
      </w:r>
      <w:r w:rsidR="003C079E" w:rsidRPr="00EA0C6E">
        <w:rPr>
          <w:rFonts w:cs="Times New Roman"/>
          <w:szCs w:val="24"/>
        </w:rPr>
        <w:fldChar w:fldCharType="begin"/>
      </w:r>
      <w:r w:rsidR="003C079E" w:rsidRPr="00EA0C6E">
        <w:rPr>
          <w:rFonts w:cs="Times New Roman"/>
          <w:szCs w:val="24"/>
        </w:rPr>
        <w:instrText xml:space="preserve"> REF _Ref226813538 \h  \* MERGEFORMAT </w:instrText>
      </w:r>
      <w:r w:rsidR="003C079E" w:rsidRPr="00EA0C6E">
        <w:rPr>
          <w:rFonts w:cs="Times New Roman"/>
          <w:szCs w:val="24"/>
        </w:rPr>
      </w:r>
      <w:r w:rsidR="003C079E" w:rsidRPr="00EA0C6E">
        <w:rPr>
          <w:rFonts w:cs="Times New Roman"/>
          <w:szCs w:val="24"/>
        </w:rPr>
        <w:fldChar w:fldCharType="separate"/>
      </w:r>
      <w:r w:rsidR="00EA0C6E" w:rsidRPr="00EA0C6E">
        <w:rPr>
          <w:rFonts w:cs="Times New Roman"/>
          <w:szCs w:val="24"/>
        </w:rPr>
        <w:t xml:space="preserve">Εξίσωση </w:t>
      </w:r>
      <w:r w:rsidR="00EA0C6E" w:rsidRPr="00EA0C6E">
        <w:rPr>
          <w:rFonts w:cs="Times New Roman"/>
          <w:noProof/>
          <w:szCs w:val="24"/>
        </w:rPr>
        <w:t>4</w:t>
      </w:r>
      <w:r w:rsidR="003C079E" w:rsidRPr="00EA0C6E">
        <w:rPr>
          <w:rFonts w:cs="Times New Roman"/>
          <w:szCs w:val="24"/>
        </w:rPr>
        <w:fldChar w:fldCharType="end"/>
      </w:r>
      <w:r w:rsidR="003C079E" w:rsidRPr="00EA0C6E">
        <w:rPr>
          <w:rFonts w:cs="Times New Roman"/>
        </w:rPr>
        <w:t xml:space="preserve">) </w:t>
      </w:r>
      <w:r w:rsidRPr="00EA0C6E">
        <w:rPr>
          <w:rFonts w:cs="Times New Roman"/>
        </w:rPr>
        <w:t xml:space="preserve">που χρησιμοποιεί ο αλγόριθμος A*, ενώ το δεύτερο στοιχείο χρησιμοποιείται για την επίλυση ισοβαθμιών </w:t>
      </w:r>
      <w:r w:rsidR="009433B7" w:rsidRPr="00EA0C6E">
        <w:rPr>
          <w:rFonts w:cs="Times New Roman"/>
        </w:rPr>
        <w:t>ανάμεσα σε κόμβους που δύναται να μοιράζονται</w:t>
      </w:r>
      <w:r w:rsidRPr="00EA0C6E">
        <w:rPr>
          <w:rFonts w:cs="Times New Roman"/>
        </w:rPr>
        <w:t xml:space="preserve"> την ίδια τιμή </w:t>
      </w:r>
      <m:oMath>
        <m:r>
          <m:rPr>
            <m:sty m:val="p"/>
          </m:rPr>
          <w:rPr>
            <w:rFonts w:ascii="Cambria Math" w:hAnsi="Cambria Math" w:cs="Times New Roman"/>
          </w:rPr>
          <m:t>f</m:t>
        </m:r>
      </m:oMath>
      <w:r w:rsidRPr="00EA0C6E">
        <w:rPr>
          <w:rFonts w:cs="Times New Roman"/>
        </w:rPr>
        <w:t>.</w:t>
      </w:r>
    </w:p>
    <w:p w14:paraId="426DA1F4" w14:textId="77777777" w:rsidR="00671F17" w:rsidRPr="00EA0C6E" w:rsidRDefault="008B1D75" w:rsidP="00997440">
      <w:pPr>
        <w:rPr>
          <w:rFonts w:cs="Times New Roman"/>
        </w:rPr>
      </w:pPr>
      <w:r w:rsidRPr="00EA0C6E">
        <w:rPr>
          <w:rFonts w:cs="Times New Roman"/>
        </w:rPr>
        <w:t xml:space="preserve">Ο LPA* χρησιμοποιεί επίσης μια ευριστική συνάρτηση </w:t>
      </w:r>
      <m:oMath>
        <m:r>
          <m:rPr>
            <m:sty m:val="p"/>
          </m:rPr>
          <w:rPr>
            <w:rFonts w:ascii="Cambria Math" w:hAnsi="Cambria Math" w:cs="Times New Roman"/>
          </w:rPr>
          <m:t>h(s,</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g</m:t>
            </m:r>
            <m:r>
              <m:rPr>
                <m:sty m:val="p"/>
              </m:rPr>
              <w:rPr>
                <w:rFonts w:ascii="Cambria Math" w:hAnsi="Cambria Math" w:cs="Times New Roman"/>
                <w:lang w:val="en-US"/>
              </w:rPr>
              <m:t>oal</m:t>
            </m:r>
          </m:sub>
        </m:sSub>
        <m:r>
          <m:rPr>
            <m:sty m:val="p"/>
          </m:rPr>
          <w:rPr>
            <w:rFonts w:ascii="Cambria Math" w:hAnsi="Cambria Math" w:cs="Times New Roman"/>
          </w:rPr>
          <m:t>)</m:t>
        </m:r>
      </m:oMath>
      <w:r w:rsidRPr="00EA0C6E">
        <w:rPr>
          <w:rFonts w:cs="Times New Roman"/>
        </w:rPr>
        <w:t xml:space="preserve">, η οποία εκτιμά το κόστος από τον κόμβο </w:t>
      </w:r>
      <m:oMath>
        <m:r>
          <m:rPr>
            <m:sty m:val="p"/>
          </m:rPr>
          <w:rPr>
            <w:rFonts w:ascii="Cambria Math" w:hAnsi="Cambria Math" w:cs="Times New Roman"/>
          </w:rPr>
          <m:t>s</m:t>
        </m:r>
      </m:oMath>
      <w:r w:rsidRPr="00EA0C6E">
        <w:rPr>
          <w:rFonts w:cs="Times New Roman"/>
        </w:rPr>
        <w:t xml:space="preserve"> μέχρι τον κόμβο στόχο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goal</m:t>
            </m:r>
          </m:sub>
        </m:sSub>
      </m:oMath>
      <w:r w:rsidRPr="00EA0C6E">
        <w:rPr>
          <w:rFonts w:cs="Times New Roman"/>
        </w:rPr>
        <w:t xml:space="preserve">. Η ευριστική αυτή πρέπει να είναι μη αρνητική και συνεπής, δηλαδή να ικανοποιεί την ιδιότητα της ανισότητας τριγώνου: </w:t>
      </w:r>
    </w:p>
    <w:p w14:paraId="08F8A8C6" w14:textId="5B0C8C2B" w:rsidR="00671F17" w:rsidRPr="00EA0C6E" w:rsidRDefault="008B1D75" w:rsidP="006D2F9D">
      <w:pPr>
        <w:pStyle w:val="Bulletpoint"/>
        <w:rPr>
          <w:rFonts w:ascii="Times New Roman" w:hAnsi="Times New Roman"/>
        </w:rPr>
      </w:pPr>
      <m:oMath>
        <m:r>
          <m:rPr>
            <m:sty m:val="p"/>
          </m:rPr>
          <m:t>h</m:t>
        </m:r>
        <m:d>
          <m:dPr>
            <m:ctrlPr>
              <w:rPr>
                <w:lang w:val="en-US"/>
              </w:rPr>
            </m:ctrlPr>
          </m:dPr>
          <m:e>
            <m:sSub>
              <m:sSubPr>
                <m:ctrlPr>
                  <w:rPr>
                    <w:lang w:val="en-US"/>
                  </w:rPr>
                </m:ctrlPr>
              </m:sSubPr>
              <m:e>
                <m:r>
                  <m:rPr>
                    <m:sty m:val="p"/>
                  </m:rPr>
                  <w:rPr>
                    <w:lang w:val="en-US"/>
                  </w:rPr>
                  <m:t>s</m:t>
                </m:r>
              </m:e>
              <m:sub>
                <m:r>
                  <m:rPr>
                    <m:sty m:val="p"/>
                  </m:rPr>
                  <w:rPr>
                    <w:lang w:val="en-US"/>
                  </w:rPr>
                  <m:t>goal</m:t>
                </m:r>
              </m:sub>
            </m:sSub>
            <m:r>
              <m:rPr>
                <m:sty m:val="p"/>
              </m:rPr>
              <m:t>,</m:t>
            </m:r>
            <m:sSub>
              <m:sSubPr>
                <m:ctrlPr>
                  <w:rPr>
                    <w:lang w:val="en-US"/>
                  </w:rPr>
                </m:ctrlPr>
              </m:sSubPr>
              <m:e>
                <m:r>
                  <m:rPr>
                    <m:sty m:val="p"/>
                  </m:rPr>
                  <w:rPr>
                    <w:lang w:val="en-US"/>
                  </w:rPr>
                  <m:t>s</m:t>
                </m:r>
              </m:e>
              <m:sub>
                <m:r>
                  <m:rPr>
                    <m:sty m:val="p"/>
                  </m:rPr>
                  <w:rPr>
                    <w:lang w:val="en-US"/>
                  </w:rPr>
                  <m:t>goal</m:t>
                </m:r>
              </m:sub>
            </m:sSub>
          </m:e>
        </m:d>
        <m:r>
          <m:rPr>
            <m:sty m:val="p"/>
          </m:rPr>
          <m:t>=0</m:t>
        </m:r>
      </m:oMath>
      <w:r w:rsidR="00671F17" w:rsidRPr="00EA0C6E">
        <w:rPr>
          <w:rFonts w:ascii="Times New Roman" w:hAnsi="Times New Roman"/>
        </w:rPr>
        <w:t>,</w:t>
      </w:r>
    </w:p>
    <w:p w14:paraId="39F3340D" w14:textId="77777777" w:rsidR="00671F17" w:rsidRPr="00EA0C6E" w:rsidRDefault="008B1D75" w:rsidP="006D2F9D">
      <w:pPr>
        <w:pStyle w:val="Bulletpoint"/>
        <w:rPr>
          <w:rFonts w:ascii="Times New Roman" w:hAnsi="Times New Roman"/>
        </w:rPr>
      </w:pPr>
      <m:oMath>
        <m:r>
          <m:rPr>
            <m:sty m:val="p"/>
          </m:rPr>
          <m:t>h</m:t>
        </m:r>
        <m:d>
          <m:dPr>
            <m:ctrlPr>
              <w:rPr>
                <w:lang w:val="en-US"/>
              </w:rPr>
            </m:ctrlPr>
          </m:dPr>
          <m:e>
            <m:r>
              <m:rPr>
                <m:sty m:val="p"/>
              </m:rPr>
              <w:rPr>
                <w:lang w:val="en-US"/>
              </w:rPr>
              <m:t>s</m:t>
            </m:r>
            <m:r>
              <m:rPr>
                <m:sty m:val="p"/>
              </m:rPr>
              <m:t>,</m:t>
            </m:r>
            <m:sSub>
              <m:sSubPr>
                <m:ctrlPr>
                  <w:rPr>
                    <w:lang w:val="en-US"/>
                  </w:rPr>
                </m:ctrlPr>
              </m:sSubPr>
              <m:e>
                <m:r>
                  <m:rPr>
                    <m:sty m:val="p"/>
                  </m:rPr>
                  <w:rPr>
                    <w:lang w:val="en-US"/>
                  </w:rPr>
                  <m:t>s</m:t>
                </m:r>
              </m:e>
              <m:sub>
                <m:r>
                  <m:rPr>
                    <m:sty m:val="p"/>
                  </m:rPr>
                  <w:rPr>
                    <w:lang w:val="en-US"/>
                  </w:rPr>
                  <m:t>goal</m:t>
                </m:r>
              </m:sub>
            </m:sSub>
          </m:e>
        </m:d>
        <m:r>
          <m:rPr>
            <m:sty m:val="p"/>
          </m:rPr>
          <m:t>≤</m:t>
        </m:r>
        <m:r>
          <m:rPr>
            <m:sty m:val="p"/>
          </m:rPr>
          <w:rPr>
            <w:lang w:val="en-US"/>
          </w:rPr>
          <m:t>c</m:t>
        </m:r>
        <m:d>
          <m:dPr>
            <m:ctrlPr>
              <w:rPr>
                <w:lang w:val="en-US"/>
              </w:rPr>
            </m:ctrlPr>
          </m:dPr>
          <m:e>
            <m:r>
              <m:rPr>
                <m:sty m:val="p"/>
              </m:rPr>
              <w:rPr>
                <w:lang w:val="en-US"/>
              </w:rPr>
              <m:t>s</m:t>
            </m:r>
            <m:r>
              <m:rPr>
                <m:sty m:val="p"/>
              </m:rPr>
              <m:t>,</m:t>
            </m:r>
            <m:sSup>
              <m:sSupPr>
                <m:ctrlPr>
                  <w:rPr>
                    <w:lang w:val="en-US"/>
                  </w:rPr>
                </m:ctrlPr>
              </m:sSupPr>
              <m:e>
                <m:r>
                  <m:rPr>
                    <m:sty m:val="p"/>
                  </m:rPr>
                  <w:rPr>
                    <w:lang w:val="en-US"/>
                  </w:rPr>
                  <m:t>s</m:t>
                </m:r>
              </m:e>
              <m:sup>
                <m:r>
                  <m:rPr>
                    <m:sty m:val="p"/>
                  </m:rPr>
                  <m:t>'</m:t>
                </m:r>
              </m:sup>
            </m:sSup>
          </m:e>
        </m:d>
        <m:r>
          <m:rPr>
            <m:sty m:val="p"/>
          </m:rPr>
          <m:t>+h(</m:t>
        </m:r>
        <m:sSup>
          <m:sSupPr>
            <m:ctrlPr>
              <w:rPr>
                <w:lang w:val="en-US"/>
              </w:rPr>
            </m:ctrlPr>
          </m:sSupPr>
          <m:e>
            <m:r>
              <m:rPr>
                <m:sty m:val="p"/>
              </m:rPr>
              <w:rPr>
                <w:lang w:val="en-US"/>
              </w:rPr>
              <m:t>s</m:t>
            </m:r>
          </m:e>
          <m:sup>
            <m:r>
              <m:rPr>
                <m:sty m:val="p"/>
              </m:rPr>
              <m:t>'</m:t>
            </m:r>
          </m:sup>
        </m:sSup>
        <m:r>
          <m:rPr>
            <m:sty m:val="p"/>
          </m:rPr>
          <m:t>,</m:t>
        </m:r>
        <m:sSub>
          <m:sSubPr>
            <m:ctrlPr>
              <w:rPr>
                <w:lang w:val="en-US"/>
              </w:rPr>
            </m:ctrlPr>
          </m:sSubPr>
          <m:e>
            <m:r>
              <m:rPr>
                <m:sty m:val="p"/>
              </m:rPr>
              <w:rPr>
                <w:lang w:val="en-US"/>
              </w:rPr>
              <m:t>s</m:t>
            </m:r>
          </m:e>
          <m:sub>
            <m:r>
              <m:rPr>
                <m:sty m:val="p"/>
              </m:rPr>
              <w:rPr>
                <w:lang w:val="en-US"/>
              </w:rPr>
              <m:t>goal</m:t>
            </m:r>
          </m:sub>
        </m:sSub>
        <m:r>
          <m:rPr>
            <m:sty m:val="p"/>
          </m:rPr>
          <m:t>)</m:t>
        </m:r>
      </m:oMath>
      <w:r w:rsidRPr="00EA0C6E">
        <w:rPr>
          <w:rFonts w:ascii="Times New Roman" w:hAnsi="Times New Roman"/>
        </w:rPr>
        <w:t xml:space="preserve"> για κάθε </w:t>
      </w:r>
      <m:oMath>
        <m:r>
          <m:rPr>
            <m:sty m:val="p"/>
          </m:rPr>
          <m:t>s∈S</m:t>
        </m:r>
      </m:oMath>
      <w:r w:rsidRPr="00EA0C6E">
        <w:rPr>
          <w:rFonts w:ascii="Times New Roman" w:hAnsi="Times New Roman"/>
        </w:rPr>
        <w:t xml:space="preserve"> και </w:t>
      </w:r>
      <m:oMath>
        <m:r>
          <m:rPr>
            <m:sty m:val="p"/>
          </m:rPr>
          <m:t>s'∈S</m:t>
        </m:r>
        <m:r>
          <m:rPr>
            <m:sty m:val="p"/>
          </m:rPr>
          <w:rPr>
            <w:lang w:val="en-US"/>
          </w:rPr>
          <m:t>ucc</m:t>
        </m:r>
        <m:r>
          <m:rPr>
            <m:sty m:val="p"/>
          </m:rPr>
          <m:t>(</m:t>
        </m:r>
        <m:r>
          <m:rPr>
            <m:sty m:val="p"/>
          </m:rPr>
          <w:rPr>
            <w:lang w:val="en-US"/>
          </w:rPr>
          <m:t>s</m:t>
        </m:r>
        <m:r>
          <m:rPr>
            <m:sty m:val="p"/>
          </m:rPr>
          <m:t>)</m:t>
        </m:r>
      </m:oMath>
      <w:r w:rsidRPr="00EA0C6E">
        <w:rPr>
          <w:rFonts w:ascii="Times New Roman" w:hAnsi="Times New Roman"/>
        </w:rPr>
        <w:t xml:space="preserve">, όπου </w:t>
      </w:r>
      <m:oMath>
        <m:r>
          <m:rPr>
            <m:sty m:val="p"/>
          </m:rPr>
          <m:t>s≠</m:t>
        </m:r>
        <m:sSub>
          <m:sSubPr>
            <m:ctrlPr/>
          </m:sSubPr>
          <m:e>
            <m:r>
              <m:rPr>
                <m:sty m:val="p"/>
              </m:rPr>
              <m:t>s</m:t>
            </m:r>
          </m:e>
          <m:sub>
            <m:r>
              <m:rPr>
                <m:sty m:val="p"/>
              </m:rPr>
              <m:t>g</m:t>
            </m:r>
            <m:r>
              <m:rPr>
                <m:sty m:val="p"/>
              </m:rPr>
              <w:rPr>
                <w:lang w:val="en-US"/>
              </w:rPr>
              <m:t>oal</m:t>
            </m:r>
          </m:sub>
        </m:sSub>
      </m:oMath>
      <w:r w:rsidRPr="00EA0C6E">
        <w:rPr>
          <w:rFonts w:ascii="Times New Roman" w:hAnsi="Times New Roman"/>
        </w:rPr>
        <w:t xml:space="preserve">. </w:t>
      </w:r>
    </w:p>
    <w:p w14:paraId="24E344B0" w14:textId="77777777" w:rsidR="007C4EA9" w:rsidRPr="00EA0C6E" w:rsidRDefault="007C4EA9" w:rsidP="007C4EA9">
      <w:pPr>
        <w:pStyle w:val="Bulletpoint"/>
        <w:numPr>
          <w:ilvl w:val="0"/>
          <w:numId w:val="0"/>
        </w:numPr>
        <w:rPr>
          <w:rFonts w:ascii="Times New Roman" w:hAnsi="Times New Roman"/>
        </w:rPr>
      </w:pPr>
    </w:p>
    <w:p w14:paraId="31FD8618" w14:textId="27557107" w:rsidR="008B1D75" w:rsidRPr="00EA0C6E" w:rsidRDefault="008B1D75" w:rsidP="00997440">
      <w:pPr>
        <w:rPr>
          <w:rFonts w:cs="Times New Roman"/>
        </w:rPr>
      </w:pPr>
      <w:r w:rsidRPr="00EA0C6E">
        <w:rPr>
          <w:rFonts w:cs="Times New Roman"/>
        </w:rPr>
        <w:t xml:space="preserve">Με τον τρόπο αυτό εξασφαλίζεται ότι η αναζήτηση θα επεκτείνει τους κόμβους με σειρά μη φθίνουσας τιμής κόστους, παρόμοια με τον τρόπο λειτουργίας του A*. </w:t>
      </w:r>
    </w:p>
    <w:p w14:paraId="6561B030" w14:textId="5D447BFD" w:rsidR="00F10588" w:rsidRPr="00EA0C6E" w:rsidRDefault="005B53EB" w:rsidP="00997440">
      <w:pPr>
        <w:rPr>
          <w:rFonts w:cs="Times New Roman"/>
        </w:rPr>
      </w:pPr>
      <w:r w:rsidRPr="00EA0C6E">
        <w:rPr>
          <w:rFonts w:cs="Times New Roman"/>
        </w:rPr>
        <w:t xml:space="preserve">Η λειτουργία του αλγορίθμου ξεκινά με τη διαδικασία αρχικοποίησης </w:t>
      </w:r>
      <w:commentRangeStart w:id="87"/>
      <w:commentRangeStart w:id="88"/>
      <w:commentRangeStart w:id="89"/>
      <w:commentRangeStart w:id="90"/>
      <w:r w:rsidRPr="00EA0C6E">
        <w:rPr>
          <w:rFonts w:cs="Times New Roman"/>
        </w:rPr>
        <w:t>(</w:t>
      </w:r>
      <w:r w:rsidR="003C079E" w:rsidRPr="00EA0C6E">
        <w:rPr>
          <w:rFonts w:cs="Times New Roman"/>
          <w:lang w:val="en-US"/>
        </w:rPr>
        <w:t>i</w:t>
      </w:r>
      <w:r w:rsidRPr="00EA0C6E">
        <w:rPr>
          <w:rFonts w:cs="Times New Roman"/>
          <w:lang w:val="en-US"/>
        </w:rPr>
        <w:t>nitialize</w:t>
      </w:r>
      <w:r w:rsidRPr="00EA0C6E">
        <w:rPr>
          <w:rFonts w:cs="Times New Roman"/>
        </w:rPr>
        <w:t>)</w:t>
      </w:r>
      <w:commentRangeEnd w:id="87"/>
      <w:r w:rsidR="005A60ED" w:rsidRPr="00EA0C6E">
        <w:rPr>
          <w:rStyle w:val="CommentReference"/>
          <w:rFonts w:cs="Times New Roman"/>
          <w:sz w:val="24"/>
          <w:szCs w:val="22"/>
        </w:rPr>
        <w:commentReference w:id="87"/>
      </w:r>
      <w:commentRangeEnd w:id="88"/>
      <w:r w:rsidR="00492038" w:rsidRPr="00EA0C6E">
        <w:rPr>
          <w:rStyle w:val="CommentReference"/>
          <w:rFonts w:cs="Times New Roman"/>
          <w:sz w:val="24"/>
          <w:szCs w:val="22"/>
        </w:rPr>
        <w:commentReference w:id="88"/>
      </w:r>
      <w:commentRangeEnd w:id="89"/>
      <w:r w:rsidR="00C23C71" w:rsidRPr="00EA0C6E">
        <w:rPr>
          <w:rStyle w:val="CommentReference"/>
          <w:rFonts w:cs="Times New Roman"/>
          <w:sz w:val="24"/>
          <w:szCs w:val="22"/>
        </w:rPr>
        <w:commentReference w:id="89"/>
      </w:r>
      <w:commentRangeEnd w:id="90"/>
      <w:r w:rsidR="00C23C71" w:rsidRPr="00EA0C6E">
        <w:rPr>
          <w:rStyle w:val="CommentReference"/>
          <w:rFonts w:cs="Times New Roman"/>
          <w:sz w:val="24"/>
          <w:szCs w:val="22"/>
        </w:rPr>
        <w:commentReference w:id="90"/>
      </w:r>
      <w:r w:rsidRPr="00EA0C6E">
        <w:rPr>
          <w:rFonts w:cs="Times New Roman"/>
        </w:rPr>
        <w:t xml:space="preserve">. Σε αυτή τη φάση όλοι οι κόμβοι του γράφου λαμβάνουν τιμές </w:t>
      </w:r>
      <w:r w:rsidR="003C079E" w:rsidRPr="00EA0C6E">
        <w:rPr>
          <w:rFonts w:cs="Times New Roman"/>
        </w:rPr>
        <w:t>(</w:t>
      </w:r>
      <m:oMath>
        <m:r>
          <m:rPr>
            <m:sty m:val="p"/>
          </m:rPr>
          <w:rPr>
            <w:rFonts w:ascii="Cambria Math" w:hAnsi="Cambria Math" w:cs="Times New Roman"/>
          </w:rPr>
          <m:t>g</m:t>
        </m:r>
        <m:d>
          <m:dPr>
            <m:ctrlPr>
              <w:rPr>
                <w:rFonts w:ascii="Cambria Math" w:hAnsi="Cambria Math" w:cs="Times New Roman"/>
              </w:rPr>
            </m:ctrlPr>
          </m:dPr>
          <m:e>
            <m:r>
              <m:rPr>
                <m:sty m:val="p"/>
              </m:rPr>
              <w:rPr>
                <w:rFonts w:ascii="Cambria Math" w:hAnsi="Cambria Math" w:cs="Times New Roman"/>
              </w:rPr>
              <m:t>s</m:t>
            </m:r>
          </m:e>
        </m:d>
        <m:r>
          <m:rPr>
            <m:sty m:val="p"/>
          </m:rPr>
          <w:rPr>
            <w:rFonts w:ascii="Cambria Math" w:hAnsi="Cambria Math" w:cs="Times New Roman"/>
          </w:rPr>
          <m:t>=∞</m:t>
        </m:r>
      </m:oMath>
      <w:r w:rsidRPr="00EA0C6E">
        <w:rPr>
          <w:rFonts w:cs="Times New Roman"/>
        </w:rPr>
        <w:t xml:space="preserve"> και </w:t>
      </w:r>
      <m:oMath>
        <m:r>
          <m:rPr>
            <m:sty m:val="p"/>
          </m:rPr>
          <w:rPr>
            <w:rFonts w:ascii="Cambria Math" w:hAnsi="Cambria Math" w:cs="Times New Roman"/>
          </w:rPr>
          <m:t>rhs</m:t>
        </m:r>
        <m:d>
          <m:dPr>
            <m:ctrlPr>
              <w:rPr>
                <w:rFonts w:ascii="Cambria Math" w:hAnsi="Cambria Math" w:cs="Times New Roman"/>
              </w:rPr>
            </m:ctrlPr>
          </m:dPr>
          <m:e>
            <m:r>
              <m:rPr>
                <m:sty m:val="p"/>
              </m:rPr>
              <w:rPr>
                <w:rFonts w:ascii="Cambria Math" w:hAnsi="Cambria Math" w:cs="Times New Roman"/>
              </w:rPr>
              <m:t>s</m:t>
            </m:r>
          </m:e>
        </m:d>
        <m:r>
          <m:rPr>
            <m:sty m:val="p"/>
          </m:rPr>
          <w:rPr>
            <w:rFonts w:ascii="Cambria Math" w:hAnsi="Cambria Math" w:cs="Times New Roman"/>
          </w:rPr>
          <m:t>=∞</m:t>
        </m:r>
      </m:oMath>
      <w:r w:rsidR="003C079E" w:rsidRPr="00EA0C6E">
        <w:rPr>
          <w:rFonts w:cs="Times New Roman"/>
        </w:rPr>
        <w:t>)</w:t>
      </w:r>
      <w:r w:rsidRPr="00EA0C6E">
        <w:rPr>
          <w:rFonts w:cs="Times New Roman"/>
        </w:rPr>
        <w:t xml:space="preserve">, εκτός από τον αρχικό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start</m:t>
            </m:r>
          </m:sub>
        </m:sSub>
      </m:oMath>
      <w:r w:rsidRPr="00EA0C6E">
        <w:rPr>
          <w:rFonts w:cs="Times New Roman"/>
        </w:rPr>
        <w:t xml:space="preserve"> , για τον οποίο τίθεται </w:t>
      </w:r>
      <m:oMath>
        <m:r>
          <m:rPr>
            <m:sty m:val="p"/>
          </m:rPr>
          <w:rPr>
            <w:rFonts w:ascii="Cambria Math" w:hAnsi="Cambria Math" w:cs="Times New Roman"/>
          </w:rPr>
          <m:t>rhs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start</m:t>
                </m:r>
              </m:sub>
            </m:sSub>
          </m:e>
        </m:d>
        <m:r>
          <m:rPr>
            <m:sty m:val="p"/>
          </m:rPr>
          <w:rPr>
            <w:rFonts w:ascii="Cambria Math" w:hAnsi="Cambria Math" w:cs="Times New Roman"/>
          </w:rPr>
          <m:t>=0</m:t>
        </m:r>
      </m:oMath>
      <w:r w:rsidRPr="00EA0C6E">
        <w:rPr>
          <w:rFonts w:cs="Times New Roman"/>
        </w:rPr>
        <w:t xml:space="preserve">. Στη συνέχεια ο κόμβος </w:t>
      </w:r>
      <m:oMath>
        <m:sSub>
          <m:sSubPr>
            <m:ctrlPr>
              <w:rPr>
                <w:rFonts w:ascii="Cambria Math" w:hAnsi="Cambria Math" w:cs="Times New Roman"/>
                <w:lang w:val="en-US"/>
              </w:rPr>
            </m:ctrlPr>
          </m:sSubPr>
          <m:e>
            <m:r>
              <m:rPr>
                <m:sty m:val="p"/>
              </m:rPr>
              <w:rPr>
                <w:rFonts w:ascii="Cambria Math" w:hAnsi="Cambria Math" w:cs="Times New Roman"/>
              </w:rPr>
              <m:t>s</m:t>
            </m:r>
            <m:ctrlPr>
              <w:rPr>
                <w:rFonts w:ascii="Cambria Math" w:hAnsi="Cambria Math" w:cs="Times New Roman"/>
              </w:rPr>
            </m:ctrlPr>
          </m:e>
          <m:sub>
            <m:r>
              <m:rPr>
                <m:sty m:val="p"/>
              </m:rPr>
              <w:rPr>
                <w:rFonts w:ascii="Cambria Math" w:hAnsi="Cambria Math" w:cs="Times New Roman"/>
                <w:lang w:val="en-US"/>
              </w:rPr>
              <m:t>start</m:t>
            </m:r>
          </m:sub>
        </m:sSub>
      </m:oMath>
      <w:r w:rsidRPr="00EA0C6E">
        <w:rPr>
          <w:rFonts w:cs="Times New Roman"/>
        </w:rPr>
        <w:t xml:space="preserve"> εισάγεται στην ουρά προτεραιότητας με το αντίστοιχο κλειδί του. Η συγκεκριμένη αρχικοποίηση εξασφαλίζει ότι η πρώτη εκτέλεση του LPA* ισοδυναμεί πρακτικά με μια κανονική εκτέλεση του A*, καθώς οι κόμβοι θα επεκταθούν με την ίδια ακριβώς σειρά. </w:t>
      </w:r>
    </w:p>
    <w:p w14:paraId="08C3183B" w14:textId="77777777" w:rsidR="00953819" w:rsidRPr="00EA0C6E" w:rsidRDefault="005B53EB" w:rsidP="00997440">
      <w:pPr>
        <w:rPr>
          <w:rFonts w:cs="Times New Roman"/>
        </w:rPr>
      </w:pPr>
      <w:r w:rsidRPr="00EA0C6E">
        <w:rPr>
          <w:rFonts w:cs="Times New Roman"/>
        </w:rPr>
        <w:t xml:space="preserve">Ο βασικός υπολογισμός της συντομότερης διαδρομής πραγματοποιείται στη διαδικασία </w:t>
      </w:r>
      <w:r w:rsidR="00953819" w:rsidRPr="00EA0C6E">
        <w:rPr>
          <w:rFonts w:cs="Times New Roman"/>
        </w:rPr>
        <w:t>«</w:t>
      </w:r>
      <w:r w:rsidRPr="00EA0C6E">
        <w:rPr>
          <w:rFonts w:cs="Times New Roman"/>
        </w:rPr>
        <w:t>ComputeShortestPath</w:t>
      </w:r>
      <w:r w:rsidR="00953819" w:rsidRPr="00EA0C6E">
        <w:rPr>
          <w:rFonts w:cs="Times New Roman"/>
        </w:rPr>
        <w:t>»</w:t>
      </w:r>
      <w:r w:rsidRPr="00EA0C6E">
        <w:rPr>
          <w:rFonts w:cs="Times New Roman"/>
        </w:rPr>
        <w:t xml:space="preserve">. Η διαδικασία αυτή επαναλαμβάνει την εξαγωγή του κόμβου με το μικρότερο κλειδί από την ουρά προτεραιότητας και ελέγχει την τοπική του συνέπεια. </w:t>
      </w:r>
    </w:p>
    <w:p w14:paraId="5B0803AF" w14:textId="5F8050F9" w:rsidR="00953819" w:rsidRPr="00EA0C6E" w:rsidRDefault="00953819" w:rsidP="006D2F9D">
      <w:pPr>
        <w:pStyle w:val="Bulletpoint"/>
        <w:rPr>
          <w:rFonts w:ascii="Times New Roman" w:hAnsi="Times New Roman"/>
        </w:rPr>
      </w:pPr>
      <w:r w:rsidRPr="00EA0C6E">
        <w:rPr>
          <w:rFonts w:ascii="Times New Roman" w:hAnsi="Times New Roman"/>
        </w:rPr>
        <w:t xml:space="preserve">Αν </w:t>
      </w:r>
      <m:oMath>
        <m:r>
          <m:rPr>
            <m:sty m:val="p"/>
          </m:rPr>
          <m:t>g(s)&gt;rhs(s)</m:t>
        </m:r>
      </m:oMath>
      <w:r w:rsidRPr="00EA0C6E">
        <w:rPr>
          <w:rFonts w:ascii="Times New Roman" w:hAnsi="Times New Roman"/>
        </w:rPr>
        <w:t xml:space="preserve">: θέτει </w:t>
      </w:r>
      <m:oMath>
        <m:r>
          <m:rPr>
            <m:sty m:val="p"/>
          </m:rPr>
          <m:t>g(s)=rhs(s)</m:t>
        </m:r>
      </m:oMath>
      <w:r w:rsidRPr="00EA0C6E">
        <w:rPr>
          <w:rFonts w:ascii="Times New Roman" w:hAnsi="Times New Roman"/>
        </w:rPr>
        <w:t xml:space="preserve"> και ενημερώνει τους διαδόχους </w:t>
      </w:r>
      <m:oMath>
        <m:r>
          <m:rPr>
            <m:sty m:val="p"/>
          </m:rPr>
          <w:rPr>
            <w:lang w:val="en-US"/>
          </w:rPr>
          <m:t>s</m:t>
        </m:r>
        <m:r>
          <m:rPr>
            <m:sty m:val="p"/>
          </m:rPr>
          <m:t>'∈Suc</m:t>
        </m:r>
        <m:r>
          <m:rPr>
            <m:sty m:val="p"/>
          </m:rPr>
          <w:rPr>
            <w:lang w:val="en-US"/>
          </w:rPr>
          <m:t>c</m:t>
        </m:r>
        <m:r>
          <m:rPr>
            <m:sty m:val="p"/>
          </m:rPr>
          <m:t>(s)</m:t>
        </m:r>
      </m:oMath>
    </w:p>
    <w:p w14:paraId="77AC6792" w14:textId="52FEAFA3" w:rsidR="00953819" w:rsidRPr="00EA0C6E" w:rsidRDefault="00953819" w:rsidP="006D2F9D">
      <w:pPr>
        <w:pStyle w:val="Bulletpoint"/>
        <w:rPr>
          <w:rFonts w:ascii="Times New Roman" w:hAnsi="Times New Roman"/>
        </w:rPr>
      </w:pPr>
      <w:r w:rsidRPr="00EA0C6E">
        <w:rPr>
          <w:rFonts w:ascii="Times New Roman" w:hAnsi="Times New Roman"/>
        </w:rPr>
        <w:t xml:space="preserve">Αν </w:t>
      </w:r>
      <m:oMath>
        <m:r>
          <m:rPr>
            <m:sty m:val="p"/>
          </m:rPr>
          <m:t>g(s)&lt;rhs(s)</m:t>
        </m:r>
      </m:oMath>
      <w:r w:rsidRPr="00EA0C6E">
        <w:rPr>
          <w:rFonts w:ascii="Times New Roman" w:hAnsi="Times New Roman"/>
        </w:rPr>
        <w:t xml:space="preserve">: θέτει </w:t>
      </w:r>
      <m:oMath>
        <m:r>
          <m:rPr>
            <m:sty m:val="p"/>
          </m:rPr>
          <m:t>g(s)=∞</m:t>
        </m:r>
      </m:oMath>
      <w:r w:rsidRPr="00EA0C6E">
        <w:rPr>
          <w:rFonts w:ascii="Times New Roman" w:hAnsi="Times New Roman"/>
        </w:rPr>
        <w:t xml:space="preserve"> και ενημερώνει τόσο τον κόμβο</w:t>
      </w:r>
      <w:r w:rsidR="00033574" w:rsidRPr="00EA0C6E">
        <w:rPr>
          <w:rFonts w:ascii="Times New Roman" w:hAnsi="Times New Roman"/>
        </w:rPr>
        <w:t xml:space="preserve"> </w:t>
      </w:r>
      <m:oMath>
        <m:r>
          <m:rPr>
            <m:sty m:val="p"/>
          </m:rPr>
          <m:t>s</m:t>
        </m:r>
      </m:oMath>
      <w:r w:rsidRPr="00EA0C6E">
        <w:rPr>
          <w:rFonts w:ascii="Times New Roman" w:hAnsi="Times New Roman"/>
        </w:rPr>
        <w:t xml:space="preserve"> όσο και τους διαδόχους του</w:t>
      </w:r>
      <w:r w:rsidR="00033574" w:rsidRPr="00EA0C6E">
        <w:rPr>
          <w:rFonts w:ascii="Times New Roman" w:hAnsi="Times New Roman"/>
        </w:rPr>
        <w:t xml:space="preserve"> </w:t>
      </w:r>
      <m:oMath>
        <m:r>
          <m:rPr>
            <m:sty m:val="p"/>
          </m:rPr>
          <w:rPr>
            <w:lang w:val="en-US"/>
          </w:rPr>
          <m:t>s</m:t>
        </m:r>
        <m:r>
          <m:rPr>
            <m:sty m:val="p"/>
          </m:rPr>
          <m:t>'∈Suc</m:t>
        </m:r>
        <m:r>
          <m:rPr>
            <m:sty m:val="p"/>
          </m:rPr>
          <w:rPr>
            <w:lang w:val="en-US"/>
          </w:rPr>
          <m:t>c</m:t>
        </m:r>
        <m:r>
          <m:rPr>
            <m:sty m:val="p"/>
          </m:rPr>
          <m:t>(s)</m:t>
        </m:r>
      </m:oMath>
    </w:p>
    <w:p w14:paraId="450C2DE8" w14:textId="77777777" w:rsidR="007C4EA9" w:rsidRPr="00EA0C6E" w:rsidRDefault="007C4EA9" w:rsidP="00997440">
      <w:pPr>
        <w:rPr>
          <w:rFonts w:cs="Times New Roman"/>
        </w:rPr>
      </w:pPr>
    </w:p>
    <w:p w14:paraId="7747FA8F" w14:textId="3DCEE3F6" w:rsidR="00F10588" w:rsidRPr="00EA0C6E" w:rsidRDefault="005B53EB" w:rsidP="00997440">
      <w:pPr>
        <w:rPr>
          <w:rFonts w:cs="Times New Roman"/>
        </w:rPr>
      </w:pPr>
      <w:r w:rsidRPr="00EA0C6E">
        <w:rPr>
          <w:rFonts w:cs="Times New Roman"/>
        </w:rPr>
        <w:t xml:space="preserve">Η διαδικασία συνεχίζεται μέχρι να μην υπάρχει άλλος κόμβος στην ουρά με κλειδί μικρότερο από αυτό </w:t>
      </w:r>
      <w:r w:rsidR="007167E3" w:rsidRPr="00EA0C6E">
        <w:rPr>
          <w:rFonts w:cs="Times New Roman"/>
        </w:rPr>
        <w:t>του</w:t>
      </w:r>
      <w:r w:rsidRPr="00EA0C6E">
        <w:rPr>
          <w:rFonts w:cs="Times New Roman"/>
        </w:rPr>
        <w:t xml:space="preserve"> </w:t>
      </w:r>
      <w:r w:rsidR="007167E3" w:rsidRPr="00EA0C6E">
        <w:rPr>
          <w:rFonts w:cs="Times New Roman"/>
        </w:rPr>
        <w:t>προορισμού</w:t>
      </w:r>
      <w:r w:rsidRPr="00EA0C6E">
        <w:rPr>
          <w:rFonts w:cs="Times New Roman"/>
        </w:rPr>
        <w:t xml:space="preserve"> ή μέχρι </w:t>
      </w:r>
      <w:r w:rsidR="007167E3" w:rsidRPr="00EA0C6E">
        <w:rPr>
          <w:rFonts w:cs="Times New Roman"/>
        </w:rPr>
        <w:t>ο</w:t>
      </w:r>
      <w:r w:rsidRPr="00EA0C6E">
        <w:rPr>
          <w:rFonts w:cs="Times New Roman"/>
        </w:rPr>
        <w:t xml:space="preserve"> </w:t>
      </w:r>
      <w:r w:rsidR="007167E3" w:rsidRPr="00EA0C6E">
        <w:rPr>
          <w:rFonts w:cs="Times New Roman"/>
        </w:rPr>
        <w:t>προορισμός</w:t>
      </w:r>
      <w:r w:rsidRPr="00EA0C6E">
        <w:rPr>
          <w:rFonts w:cs="Times New Roman"/>
        </w:rPr>
        <w:t xml:space="preserve"> να γίνει τοπικά συνεπής. </w:t>
      </w:r>
    </w:p>
    <w:p w14:paraId="6511DD7F" w14:textId="0D3122EF" w:rsidR="00F10588" w:rsidRPr="00EA0C6E" w:rsidRDefault="005B53EB" w:rsidP="00997440">
      <w:pPr>
        <w:rPr>
          <w:rFonts w:cs="Times New Roman"/>
        </w:rPr>
      </w:pPr>
      <w:r w:rsidRPr="00EA0C6E">
        <w:rPr>
          <w:rFonts w:cs="Times New Roman"/>
        </w:rPr>
        <w:t xml:space="preserve">Η ενημέρωση των κόμβων πραγματοποιείται μέσω της διαδικασίας </w:t>
      </w:r>
      <w:r w:rsidR="00000E68" w:rsidRPr="00EA0C6E">
        <w:rPr>
          <w:rFonts w:cs="Times New Roman"/>
        </w:rPr>
        <w:t>«</w:t>
      </w:r>
      <w:r w:rsidRPr="00EA0C6E">
        <w:rPr>
          <w:rFonts w:cs="Times New Roman"/>
        </w:rPr>
        <w:t>UpdateVertex</w:t>
      </w:r>
      <w:r w:rsidR="00000E68" w:rsidRPr="00EA0C6E">
        <w:rPr>
          <w:rFonts w:cs="Times New Roman"/>
        </w:rPr>
        <w:t>»</w:t>
      </w:r>
      <w:r w:rsidRPr="00EA0C6E">
        <w:rPr>
          <w:rFonts w:cs="Times New Roman"/>
        </w:rPr>
        <w:t xml:space="preserve">, η οποία επανυπολογίζει την τιμή </w:t>
      </w:r>
      <m:oMath>
        <m:r>
          <m:rPr>
            <m:sty m:val="p"/>
          </m:rPr>
          <w:rPr>
            <w:rFonts w:ascii="Cambria Math" w:hAnsi="Cambria Math" w:cs="Times New Roman"/>
          </w:rPr>
          <m:t>rhs(u)</m:t>
        </m:r>
      </m:oMath>
      <w:r w:rsidRPr="00EA0C6E">
        <w:rPr>
          <w:rFonts w:cs="Times New Roman"/>
        </w:rPr>
        <w:t xml:space="preserve"> ενός ασυνεπούς κόμβου </w:t>
      </w:r>
      <m:oMath>
        <m:r>
          <m:rPr>
            <m:sty m:val="p"/>
          </m:rPr>
          <w:rPr>
            <w:rFonts w:ascii="Cambria Math" w:hAnsi="Cambria Math" w:cs="Times New Roman"/>
          </w:rPr>
          <m:t>u</m:t>
        </m:r>
      </m:oMath>
      <w:r w:rsidRPr="00EA0C6E">
        <w:rPr>
          <w:rFonts w:cs="Times New Roman"/>
        </w:rPr>
        <w:t xml:space="preserve"> χρησιμοποιώντας τις τιμές από προηγούμενες εκτελέσεις του και στη συνέχεια προσαρμόζει τη συμμετοχή του στην ουρά προτεραιότητας. Αν μετά τον επανυπολογισμό ο κόμβος παραμένει ασυνεπής, εισάγεται ή ενημερώνεται στην ουρά με το νέο του κλειδί, ενώ αν καταστεί συνεπής αφαιρείται από την ουρά. Με τον τρόπο αυτό η ουρά προτεραιότητας περιέχει πάντοτε ακριβώς τους κόμβους που απαιτούν επεξεργασία για την αποκατάσταση της βέλτιστης διαδρομής. </w:t>
      </w:r>
    </w:p>
    <w:p w14:paraId="244A71B8" w14:textId="7F49F971" w:rsidR="00F10588" w:rsidRPr="00EA0C6E" w:rsidRDefault="005B53EB" w:rsidP="00997440">
      <w:pPr>
        <w:rPr>
          <w:rFonts w:cs="Times New Roman"/>
        </w:rPr>
      </w:pPr>
      <w:r w:rsidRPr="00EA0C6E">
        <w:rPr>
          <w:rFonts w:cs="Times New Roman"/>
        </w:rPr>
        <w:t xml:space="preserve">Όταν μεταβληθεί το κόστος κάποιας ακμής του γράφου, ο LPA* δεν επανεκκινεί την αναζήτηση από την αρχή. Αντίθετα, ενημερώνει το κόστος της ακμής, καλεί τη διαδικασία </w:t>
      </w:r>
      <w:r w:rsidR="00AE7A5B" w:rsidRPr="00EA0C6E">
        <w:rPr>
          <w:rFonts w:cs="Times New Roman"/>
        </w:rPr>
        <w:t>«</w:t>
      </w:r>
      <w:r w:rsidRPr="00EA0C6E">
        <w:rPr>
          <w:rFonts w:cs="Times New Roman"/>
        </w:rPr>
        <w:t>UpdateVertex</w:t>
      </w:r>
      <w:r w:rsidR="00AE7A5B" w:rsidRPr="00EA0C6E">
        <w:rPr>
          <w:rFonts w:cs="Times New Roman"/>
        </w:rPr>
        <w:t>»</w:t>
      </w:r>
      <w:r w:rsidRPr="00EA0C6E">
        <w:rPr>
          <w:rFonts w:cs="Times New Roman"/>
        </w:rPr>
        <w:t xml:space="preserve"> για τους κόμβους που επηρεάζονται από τη μεταβολή και στη συνέχεια επανεκτελεί τη διαδικασία </w:t>
      </w:r>
      <w:r w:rsidR="000845D3" w:rsidRPr="00EA0C6E">
        <w:rPr>
          <w:rFonts w:cs="Times New Roman"/>
        </w:rPr>
        <w:t>«</w:t>
      </w:r>
      <w:r w:rsidRPr="00EA0C6E">
        <w:rPr>
          <w:rFonts w:cs="Times New Roman"/>
        </w:rPr>
        <w:t>ComputeShortestPath</w:t>
      </w:r>
      <w:r w:rsidR="000845D3" w:rsidRPr="00EA0C6E">
        <w:rPr>
          <w:rFonts w:cs="Times New Roman"/>
        </w:rPr>
        <w:t>»</w:t>
      </w:r>
      <w:r w:rsidRPr="00EA0C6E">
        <w:rPr>
          <w:rFonts w:cs="Times New Roman"/>
        </w:rPr>
        <w:t xml:space="preserve">. Με αυτόν τον τρόπο επανυπολογίζονται μόνο οι τιμές που επηρεάζονται από την αλλαγή, ενώ οι υπόλοιπες πληροφορίες που έχουν ήδη υπολογιστεί διατηρούνται. </w:t>
      </w:r>
    </w:p>
    <w:p w14:paraId="22A6D9FB" w14:textId="61FEB0B5" w:rsidR="005B53EB" w:rsidRPr="00EA0C6E" w:rsidRDefault="005B53EB" w:rsidP="00997440">
      <w:pPr>
        <w:rPr>
          <w:rFonts w:cs="Times New Roman"/>
        </w:rPr>
      </w:pPr>
      <w:r w:rsidRPr="00EA0C6E">
        <w:rPr>
          <w:rFonts w:cs="Times New Roman"/>
        </w:rPr>
        <w:t>Η συγκεκριμένη προσέγγιση καθιστά τον LPA* ιδιαίτερα αποδοτικό σε δυναμικά περιβάλλοντα, καθώς αποφεύγει την πλήρη επανεκτέλεση της αναζήτησης κάθε φορά που αλλάζουν τα δεδομένα του γράφου</w:t>
      </w:r>
      <w:r w:rsidR="005426F9" w:rsidRPr="00EA0C6E">
        <w:rPr>
          <w:rFonts w:cs="Times New Roman"/>
        </w:rPr>
        <w:t xml:space="preserve"> </w:t>
      </w:r>
      <w:r w:rsidR="005426F9" w:rsidRPr="00EA0C6E">
        <w:rPr>
          <w:rFonts w:cs="Times New Roman"/>
        </w:rPr>
        <w:fldChar w:fldCharType="begin"/>
      </w:r>
      <w:r w:rsidR="005426F9" w:rsidRPr="00EA0C6E">
        <w:rPr>
          <w:rFonts w:cs="Times New Roman"/>
        </w:rPr>
        <w:instrText xml:space="preserve"> ADDIN EN.CITE &lt;EndNote&gt;&lt;Cite&gt;&lt;Author&gt;Koenig&lt;/Author&gt;&lt;Year&gt;2002&lt;/Year&gt;&lt;RecNum&gt;42&lt;/RecNum&gt;&lt;DisplayText&gt;(Koenig and Likhachev, 2002)&lt;/DisplayText&gt;&lt;record&gt;&lt;rec-number&gt;42&lt;/rec-number&gt;&lt;foreign-keys&gt;&lt;key app="EN" db-id="dxs5p5de0w55t0erd255s0tbrzsd22z0ts0d" timestamp="1770975065"&gt;42&lt;/key&gt;&lt;/foreign-keys&gt;&lt;ref-type name="Book"&gt;6&lt;/ref-type&gt;&lt;contributors&gt;&lt;authors&gt;&lt;author&gt;Koenig, Sven&lt;/author&gt;&lt;author&gt;Likhachev, Maxim&lt;/author&gt;&lt;/authors&gt;&lt;/contributors&gt;&lt;titles&gt;&lt;title&gt;D*Lite&lt;/title&gt;&lt;alt-title&gt;Proceedings of the National Conference on Artificial Intelligence&lt;/alt-title&gt;&lt;/titles&gt;&lt;pages&gt;476-483&lt;/pages&gt;&lt;dates&gt;&lt;year&gt;2002&lt;/year&gt;&lt;/dates&gt;&lt;urls&gt;&lt;/urls&gt;&lt;/record&gt;&lt;/Cite&gt;&lt;/EndNote&gt;</w:instrText>
      </w:r>
      <w:r w:rsidR="005426F9" w:rsidRPr="00EA0C6E">
        <w:rPr>
          <w:rFonts w:cs="Times New Roman"/>
        </w:rPr>
        <w:fldChar w:fldCharType="separate"/>
      </w:r>
      <w:r w:rsidR="005426F9" w:rsidRPr="00EA0C6E">
        <w:rPr>
          <w:rFonts w:cs="Times New Roman"/>
          <w:noProof/>
        </w:rPr>
        <w:t>(</w:t>
      </w:r>
      <w:hyperlink w:anchor="_ENREF_43" w:tooltip="Koenig, 2002 #42" w:history="1">
        <w:r w:rsidR="007E65F5" w:rsidRPr="00EA0C6E">
          <w:rPr>
            <w:rStyle w:val="Hyperlink"/>
            <w:rFonts w:cs="Times New Roman"/>
          </w:rPr>
          <w:t>Koenig and Likhachev, 2002</w:t>
        </w:r>
      </w:hyperlink>
      <w:r w:rsidR="005426F9" w:rsidRPr="00EA0C6E">
        <w:rPr>
          <w:rFonts w:cs="Times New Roman"/>
          <w:noProof/>
        </w:rPr>
        <w:t>)</w:t>
      </w:r>
      <w:r w:rsidR="005426F9" w:rsidRPr="00EA0C6E">
        <w:rPr>
          <w:rFonts w:cs="Times New Roman"/>
        </w:rPr>
        <w:fldChar w:fldCharType="end"/>
      </w:r>
      <w:r w:rsidRPr="00EA0C6E">
        <w:rPr>
          <w:rFonts w:cs="Times New Roman"/>
        </w:rPr>
        <w:t xml:space="preserve">. Επιπλέον, λόγω της χρήσης ευριστικής συνάρτησης και ουράς </w:t>
      </w:r>
      <w:r w:rsidRPr="00EA0C6E">
        <w:rPr>
          <w:rFonts w:cs="Times New Roman"/>
        </w:rPr>
        <w:lastRenderedPageBreak/>
        <w:t>προτεραιότητας, η συμπεριφορά του ως προς τη σειρά επέκτασης κορυφών παραμένει παρόμοια με αυτή του A*, επεκτείνοντας κόμβους με μη φθίνουσες τιμές κόστους και περιορίζοντας τον αριθμό των κόμβων που εξετάζονται κατά την αναζήτηση της συντομότερης διαδρομής.</w:t>
      </w:r>
    </w:p>
    <w:p w14:paraId="58D41310" w14:textId="77777777" w:rsidR="00E52020" w:rsidRPr="00EA0C6E" w:rsidRDefault="00E52020" w:rsidP="00997440">
      <w:pPr>
        <w:rPr>
          <w:rFonts w:cs="Times New Roman"/>
        </w:rPr>
      </w:pPr>
    </w:p>
    <w:p w14:paraId="348498F3" w14:textId="3868AF4C" w:rsidR="00E52020" w:rsidRPr="00EA0C6E" w:rsidRDefault="00E52020" w:rsidP="00997440">
      <w:pPr>
        <w:pStyle w:val="Heading3"/>
        <w:rPr>
          <w:iCs/>
        </w:rPr>
      </w:pPr>
      <w:bookmarkStart w:id="91" w:name="_Ref227289771"/>
      <w:bookmarkStart w:id="92" w:name="_Toc227411774"/>
      <w:r w:rsidRPr="00EA0C6E">
        <w:t xml:space="preserve">Ο αλγόριθμος </w:t>
      </w:r>
      <w:r w:rsidRPr="00EA0C6E">
        <w:rPr>
          <w:lang w:val="en-US"/>
        </w:rPr>
        <w:t>D*lite</w:t>
      </w:r>
      <w:bookmarkEnd w:id="91"/>
      <w:bookmarkEnd w:id="92"/>
    </w:p>
    <w:p w14:paraId="4429D453" w14:textId="3D6DAE0D" w:rsidR="00945FE7" w:rsidRPr="00EA0C6E" w:rsidRDefault="006E0A32" w:rsidP="006E0A32">
      <w:pPr>
        <w:rPr>
          <w:rFonts w:cs="Times New Roman"/>
        </w:rPr>
      </w:pPr>
      <w:r w:rsidRPr="00EA0C6E">
        <w:rPr>
          <w:rFonts w:cs="Times New Roman"/>
        </w:rPr>
        <w:t xml:space="preserve">Ο αλγόριθμος </w:t>
      </w:r>
      <w:r w:rsidRPr="00EA0C6E">
        <w:rPr>
          <w:rFonts w:cs="Times New Roman"/>
          <w:lang w:val="en-US"/>
        </w:rPr>
        <w:t>D</w:t>
      </w:r>
      <w:r w:rsidRPr="00EA0C6E">
        <w:rPr>
          <w:rFonts w:cs="Times New Roman"/>
        </w:rPr>
        <w:t>*</w:t>
      </w:r>
      <w:r w:rsidRPr="00EA0C6E">
        <w:rPr>
          <w:rFonts w:cs="Times New Roman"/>
          <w:lang w:val="en-US"/>
        </w:rPr>
        <w:t>lite</w:t>
      </w:r>
      <w:r w:rsidR="00E068DC" w:rsidRPr="00EA0C6E">
        <w:rPr>
          <w:rFonts w:cs="Times New Roman"/>
        </w:rPr>
        <w:t xml:space="preserve"> </w:t>
      </w:r>
      <w:r w:rsidR="00E068DC" w:rsidRPr="00EA0C6E">
        <w:rPr>
          <w:rFonts w:cs="Times New Roman"/>
        </w:rPr>
        <w:fldChar w:fldCharType="begin"/>
      </w:r>
      <w:r w:rsidR="00E068DC" w:rsidRPr="00EA0C6E">
        <w:rPr>
          <w:rFonts w:cs="Times New Roman"/>
        </w:rPr>
        <w:instrText xml:space="preserve"> ADDIN EN.CITE &lt;EndNote&gt;&lt;Cite&gt;&lt;Author&gt;Koenig&lt;/Author&gt;&lt;Year&gt;2002&lt;/Year&gt;&lt;RecNum&gt;42&lt;/RecNum&gt;&lt;DisplayText&gt;(Koenig and Likhachev, 2002)&lt;/DisplayText&gt;&lt;record&gt;&lt;rec-number&gt;42&lt;/rec-number&gt;&lt;foreign-keys&gt;&lt;key app="EN" db-id="dxs5p5de0w55t0erd255s0tbrzsd22z0ts0d" timestamp="1770975065"&gt;42&lt;/key&gt;&lt;/foreign-keys&gt;&lt;ref-type name="Book"&gt;6&lt;/ref-type&gt;&lt;contributors&gt;&lt;authors&gt;&lt;author&gt;Koenig, Sven&lt;/author&gt;&lt;author&gt;Likhachev, Maxim&lt;/author&gt;&lt;/authors&gt;&lt;/contributors&gt;&lt;titles&gt;&lt;title&gt;D*Lite&lt;/title&gt;&lt;alt-title&gt;Proceedings of the National Conference on Artificial Intelligence&lt;/alt-title&gt;&lt;/titles&gt;&lt;pages&gt;476-483&lt;/pages&gt;&lt;dates&gt;&lt;year&gt;2002&lt;/year&gt;&lt;/dates&gt;&lt;urls&gt;&lt;/urls&gt;&lt;/record&gt;&lt;/Cite&gt;&lt;/EndNote&gt;</w:instrText>
      </w:r>
      <w:r w:rsidR="00E068DC" w:rsidRPr="00EA0C6E">
        <w:rPr>
          <w:rFonts w:cs="Times New Roman"/>
        </w:rPr>
        <w:fldChar w:fldCharType="separate"/>
      </w:r>
      <w:r w:rsidR="00E068DC" w:rsidRPr="00EA0C6E">
        <w:rPr>
          <w:rFonts w:cs="Times New Roman"/>
          <w:noProof/>
        </w:rPr>
        <w:t>(</w:t>
      </w:r>
      <w:hyperlink w:anchor="_ENREF_43" w:tooltip="Koenig, 2002 #42" w:history="1">
        <w:r w:rsidR="007E65F5" w:rsidRPr="00EA0C6E">
          <w:rPr>
            <w:rStyle w:val="Hyperlink"/>
            <w:rFonts w:cs="Times New Roman"/>
          </w:rPr>
          <w:t>Koenig and Likhachev, 2002</w:t>
        </w:r>
      </w:hyperlink>
      <w:r w:rsidR="00E068DC" w:rsidRPr="00EA0C6E">
        <w:rPr>
          <w:rFonts w:cs="Times New Roman"/>
          <w:noProof/>
        </w:rPr>
        <w:t>)</w:t>
      </w:r>
      <w:r w:rsidR="00E068DC" w:rsidRPr="00EA0C6E">
        <w:rPr>
          <w:rFonts w:cs="Times New Roman"/>
        </w:rPr>
        <w:fldChar w:fldCharType="end"/>
      </w:r>
      <w:r w:rsidRPr="00EA0C6E">
        <w:rPr>
          <w:rFonts w:cs="Times New Roman"/>
        </w:rPr>
        <w:t xml:space="preserve"> αποτελεί μια σύγχρονη μέθοδο επαυξητικής ευρ</w:t>
      </w:r>
      <w:r w:rsidR="00FB7753" w:rsidRPr="00EA0C6E">
        <w:rPr>
          <w:rFonts w:cs="Times New Roman"/>
        </w:rPr>
        <w:t>ισ</w:t>
      </w:r>
      <w:r w:rsidRPr="00EA0C6E">
        <w:rPr>
          <w:rFonts w:cs="Times New Roman"/>
        </w:rPr>
        <w:t xml:space="preserve">τικής αναζήτησης, η οποία σχεδιάστηκε για την πλοήγηση ρομπότ σε άγνωστα ή δυναμικά μεταβαλλόμενα περιβάλλοντα. Ακολουθεί την ίδια στρατηγική πλοήγηση με τον αλγόριθμο </w:t>
      </w:r>
      <w:r w:rsidRPr="00EA0C6E">
        <w:rPr>
          <w:rFonts w:cs="Times New Roman"/>
          <w:lang w:val="en-US"/>
        </w:rPr>
        <w:t>D</w:t>
      </w:r>
      <w:r w:rsidRPr="00EA0C6E">
        <w:rPr>
          <w:rFonts w:cs="Times New Roman"/>
        </w:rPr>
        <w:t>*, αλλά είναι υπολογιστικά απλούστερος, πιο σύντομος και ευκολότερος στην ανάλυση.</w:t>
      </w:r>
    </w:p>
    <w:p w14:paraId="7A4BE28A" w14:textId="06FB0C6F" w:rsidR="009474A2" w:rsidRPr="00EA0C6E" w:rsidRDefault="006E0A32" w:rsidP="006E0A32">
      <w:pPr>
        <w:rPr>
          <w:rFonts w:cs="Times New Roman"/>
        </w:rPr>
      </w:pPr>
      <w:r w:rsidRPr="00EA0C6E">
        <w:rPr>
          <w:rFonts w:cs="Times New Roman"/>
        </w:rPr>
        <w:t>Ο D*</w:t>
      </w:r>
      <w:r w:rsidRPr="00EA0C6E">
        <w:rPr>
          <w:rFonts w:cs="Times New Roman"/>
          <w:lang w:val="en-US"/>
        </w:rPr>
        <w:t>l</w:t>
      </w:r>
      <w:r w:rsidRPr="00EA0C6E">
        <w:rPr>
          <w:rFonts w:cs="Times New Roman"/>
        </w:rPr>
        <w:t>ite βασίζεται στον αλγόριθμο LPA*, ο οποίος συνδυάζει την επαυξητική αναζήτηση με τις ευρετικές μεθόδους.</w:t>
      </w:r>
      <w:r w:rsidR="009474A2" w:rsidRPr="00EA0C6E">
        <w:rPr>
          <w:rFonts w:cs="Times New Roman"/>
        </w:rPr>
        <w:t xml:space="preserve"> </w:t>
      </w:r>
      <w:r w:rsidRPr="00EA0C6E">
        <w:rPr>
          <w:rFonts w:cs="Times New Roman"/>
        </w:rPr>
        <w:t>Αντί να επιλύει το πρόβλημα από την αρχή κάθε φορά που αλλάζει το κόστος μιας διαδρομής</w:t>
      </w:r>
      <w:r w:rsidR="009474A2" w:rsidRPr="00EA0C6E">
        <w:rPr>
          <w:rFonts w:cs="Times New Roman"/>
        </w:rPr>
        <w:t>, όταν εμφανίζεται κάποιο εμπόδιο</w:t>
      </w:r>
      <w:r w:rsidRPr="00EA0C6E">
        <w:rPr>
          <w:rFonts w:cs="Times New Roman"/>
        </w:rPr>
        <w:t xml:space="preserve">, ο </w:t>
      </w:r>
      <w:r w:rsidR="009474A2" w:rsidRPr="00EA0C6E">
        <w:rPr>
          <w:rFonts w:cs="Times New Roman"/>
        </w:rPr>
        <w:t>αλγόριθμος</w:t>
      </w:r>
      <w:r w:rsidRPr="00EA0C6E">
        <w:rPr>
          <w:rFonts w:cs="Times New Roman"/>
        </w:rPr>
        <w:t xml:space="preserve"> επαναχρησιμοποιεί πληροφορίες από προηγούμενες αναζητήσεις για να διορθώσει τοπικά το πλάνο κίνησης.</w:t>
      </w:r>
      <w:r w:rsidR="009474A2" w:rsidRPr="00EA0C6E">
        <w:rPr>
          <w:rFonts w:cs="Times New Roman"/>
        </w:rPr>
        <w:t xml:space="preserve"> </w:t>
      </w:r>
      <w:r w:rsidRPr="00EA0C6E">
        <w:rPr>
          <w:rFonts w:cs="Times New Roman"/>
        </w:rPr>
        <w:t>Χρησιμοποιεί ευρ</w:t>
      </w:r>
      <w:r w:rsidR="009474A2" w:rsidRPr="00EA0C6E">
        <w:rPr>
          <w:rFonts w:cs="Times New Roman"/>
        </w:rPr>
        <w:t>ισ</w:t>
      </w:r>
      <w:r w:rsidRPr="00EA0C6E">
        <w:rPr>
          <w:rFonts w:cs="Times New Roman"/>
        </w:rPr>
        <w:t>τικές τιμές για να εστιάσει την αναζήτηση και να υπολογίσει μόνο τις τιμές που είναι απαραίτητες για τη συντομότερη διαδρομή.</w:t>
      </w:r>
      <w:r w:rsidR="00CA1B9E" w:rsidRPr="00EA0C6E">
        <w:rPr>
          <w:rFonts w:cs="Times New Roman"/>
        </w:rPr>
        <w:t xml:space="preserve"> Στο τμήμα </w:t>
      </w:r>
      <w:r w:rsidR="00CA1B9E" w:rsidRPr="00EA0C6E">
        <w:rPr>
          <w:rFonts w:cs="Times New Roman"/>
        </w:rPr>
        <w:fldChar w:fldCharType="begin"/>
      </w:r>
      <w:r w:rsidR="00CA1B9E" w:rsidRPr="00EA0C6E">
        <w:rPr>
          <w:rFonts w:cs="Times New Roman"/>
        </w:rPr>
        <w:instrText xml:space="preserve"> REF _Ref226807564 \n \h </w:instrText>
      </w:r>
      <w:r w:rsidR="00590BB7" w:rsidRPr="00EA0C6E">
        <w:rPr>
          <w:rFonts w:cs="Times New Roman"/>
        </w:rPr>
        <w:instrText xml:space="preserve"> \* MERGEFORMAT </w:instrText>
      </w:r>
      <w:r w:rsidR="00CA1B9E" w:rsidRPr="00EA0C6E">
        <w:rPr>
          <w:rFonts w:cs="Times New Roman"/>
        </w:rPr>
      </w:r>
      <w:r w:rsidR="00CA1B9E" w:rsidRPr="00EA0C6E">
        <w:rPr>
          <w:rFonts w:cs="Times New Roman"/>
        </w:rPr>
        <w:fldChar w:fldCharType="separate"/>
      </w:r>
      <w:r w:rsidR="00EA0C6E" w:rsidRPr="00EA0C6E">
        <w:rPr>
          <w:rFonts w:cs="Times New Roman"/>
        </w:rPr>
        <w:t>6.1.2</w:t>
      </w:r>
      <w:r w:rsidR="00CA1B9E" w:rsidRPr="00EA0C6E">
        <w:rPr>
          <w:rFonts w:cs="Times New Roman"/>
        </w:rPr>
        <w:fldChar w:fldCharType="end"/>
      </w:r>
      <w:r w:rsidR="00CA1B9E" w:rsidRPr="00EA0C6E">
        <w:rPr>
          <w:rFonts w:cs="Times New Roman"/>
        </w:rPr>
        <w:t xml:space="preserve"> του Παραρτήματος παρατίθεται ο αλγόριθμος του </w:t>
      </w:r>
      <w:r w:rsidR="00CA1B9E" w:rsidRPr="00EA0C6E">
        <w:rPr>
          <w:rFonts w:cs="Times New Roman"/>
          <w:lang w:val="en-US"/>
        </w:rPr>
        <w:t>D</w:t>
      </w:r>
      <w:r w:rsidR="00CA1B9E" w:rsidRPr="00EA0C6E">
        <w:rPr>
          <w:rFonts w:cs="Times New Roman"/>
        </w:rPr>
        <w:t>*</w:t>
      </w:r>
      <w:r w:rsidR="00CA1B9E" w:rsidRPr="00EA0C6E">
        <w:rPr>
          <w:rFonts w:cs="Times New Roman"/>
          <w:lang w:val="en-US"/>
        </w:rPr>
        <w:t>lite</w:t>
      </w:r>
      <w:r w:rsidR="00CA1B9E" w:rsidRPr="00EA0C6E">
        <w:rPr>
          <w:rFonts w:cs="Times New Roman"/>
        </w:rPr>
        <w:t xml:space="preserve">, όπως τον πρότειναν οι </w:t>
      </w:r>
      <w:hyperlink w:anchor="_ENREF_43" w:tooltip="Koenig, 2002 #42"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AuthorYear="1"&gt;&lt;Author&gt;Koenig&lt;/Author&gt;&lt;Year&gt;2002&lt;/Year&gt;&lt;RecNum&gt;42&lt;/RecNum&gt;&lt;DisplayText&gt;Koenig and Likhachev (2002)&lt;/DisplayText&gt;&lt;record&gt;&lt;rec-number&gt;42&lt;/rec-number&gt;&lt;foreign-keys&gt;&lt;key app="EN" db-id="dxs5p5de0w55t0erd255s0tbrzsd22z0ts0d" timestamp="1770975065"&gt;42&lt;/key&gt;&lt;/foreign-keys&gt;&lt;ref-type name="Book"&gt;6&lt;/ref-type&gt;&lt;contributors&gt;&lt;authors&gt;&lt;author&gt;Koenig, Sven&lt;/author&gt;&lt;author&gt;Likhachev, Maxim&lt;/author&gt;&lt;/authors&gt;&lt;/contributors&gt;&lt;titles&gt;&lt;title&gt;D*Lite&lt;/title&gt;&lt;alt-title&gt;Proceedings of the National Conference on Artificial Intelligence&lt;/alt-title&gt;&lt;/titles&gt;&lt;pages&gt;476-483&lt;/pages&gt;&lt;dates&gt;&lt;year&gt;2002&lt;/year&gt;&lt;/dates&gt;&lt;urls&gt;&lt;/urls&gt;&lt;/record&gt;&lt;/Cite&gt;&lt;/EndNote&gt;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Koenig and Likhachev (2002)</w:t>
        </w:r>
        <w:r w:rsidR="007E65F5" w:rsidRPr="00EA0C6E">
          <w:rPr>
            <w:rStyle w:val="Hyperlink"/>
            <w:rFonts w:cs="Times New Roman"/>
          </w:rPr>
          <w:fldChar w:fldCharType="end"/>
        </w:r>
      </w:hyperlink>
      <w:r w:rsidR="007E2CED" w:rsidRPr="00EA0C6E">
        <w:rPr>
          <w:rFonts w:cs="Times New Roman"/>
        </w:rPr>
        <w:t>, ενώ</w:t>
      </w:r>
      <w:r w:rsidR="00F447FC" w:rsidRPr="00EA0C6E">
        <w:rPr>
          <w:rFonts w:cs="Times New Roman"/>
        </w:rPr>
        <w:t xml:space="preserve"> στο του Παραρτήματος παρουσιάζεται και διαγραμματικά.</w:t>
      </w:r>
      <w:r w:rsidR="007E2CED" w:rsidRPr="00EA0C6E">
        <w:rPr>
          <w:rFonts w:cs="Times New Roman"/>
        </w:rPr>
        <w:t xml:space="preserve"> </w:t>
      </w:r>
      <w:r w:rsidR="00F447FC" w:rsidRPr="00EA0C6E">
        <w:rPr>
          <w:rFonts w:cs="Times New Roman"/>
        </w:rPr>
        <w:t>Σ</w:t>
      </w:r>
      <w:r w:rsidR="007E2CED" w:rsidRPr="00EA0C6E">
        <w:rPr>
          <w:rFonts w:cs="Times New Roman"/>
        </w:rPr>
        <w:t xml:space="preserve">το </w:t>
      </w:r>
      <w:r w:rsidR="007E2CED" w:rsidRPr="00EA0C6E">
        <w:rPr>
          <w:rFonts w:cs="Times New Roman"/>
        </w:rPr>
        <w:fldChar w:fldCharType="begin"/>
      </w:r>
      <w:r w:rsidR="007E2CED" w:rsidRPr="00EA0C6E">
        <w:rPr>
          <w:rFonts w:cs="Times New Roman"/>
        </w:rPr>
        <w:instrText xml:space="preserve"> REF _Ref227165502 \h </w:instrText>
      </w:r>
      <w:r w:rsidR="00590BB7" w:rsidRPr="00EA0C6E">
        <w:rPr>
          <w:rFonts w:cs="Times New Roman"/>
        </w:rPr>
        <w:instrText xml:space="preserve"> \* MERGEFORMAT </w:instrText>
      </w:r>
      <w:r w:rsidR="007E2CED" w:rsidRPr="00EA0C6E">
        <w:rPr>
          <w:rFonts w:cs="Times New Roman"/>
        </w:rPr>
      </w:r>
      <w:r w:rsidR="007E2CED" w:rsidRPr="00EA0C6E">
        <w:rPr>
          <w:rFonts w:cs="Times New Roman"/>
        </w:rPr>
        <w:fldChar w:fldCharType="separate"/>
      </w:r>
      <w:r w:rsidR="00EA0C6E" w:rsidRPr="00EA0C6E">
        <w:rPr>
          <w:rFonts w:cs="Times New Roman"/>
        </w:rPr>
        <w:t xml:space="preserve">Σχήμα </w:t>
      </w:r>
      <w:r w:rsidR="00EA0C6E" w:rsidRPr="00EA0C6E">
        <w:rPr>
          <w:rFonts w:cs="Times New Roman"/>
          <w:noProof/>
        </w:rPr>
        <w:t>3</w:t>
      </w:r>
      <w:r w:rsidR="007E2CED" w:rsidRPr="00EA0C6E">
        <w:rPr>
          <w:rFonts w:cs="Times New Roman"/>
        </w:rPr>
        <w:fldChar w:fldCharType="end"/>
      </w:r>
      <w:r w:rsidR="007E2CED" w:rsidRPr="00EA0C6E">
        <w:rPr>
          <w:rFonts w:cs="Times New Roman"/>
        </w:rPr>
        <w:t xml:space="preserve"> παρουσιάζεται μια ενδεικτική υλοποίησή του.</w:t>
      </w:r>
    </w:p>
    <w:p w14:paraId="34AE9DD5" w14:textId="38A703DC" w:rsidR="006E0A32" w:rsidRPr="00EA0C6E" w:rsidRDefault="006E0A32" w:rsidP="006E0A32">
      <w:pPr>
        <w:rPr>
          <w:rFonts w:cs="Times New Roman"/>
        </w:rPr>
      </w:pPr>
      <w:r w:rsidRPr="00EA0C6E">
        <w:rPr>
          <w:rFonts w:cs="Times New Roman"/>
        </w:rPr>
        <w:t>Ο αλγόριθμος διατηρεί δύο εκτιμήσεις απόστασης για κάθε κόμβο (</w:t>
      </w:r>
      <w:r w:rsidRPr="00EA0C6E">
        <w:rPr>
          <w:rFonts w:cs="Times New Roman"/>
          <w:lang w:val="en-US"/>
        </w:rPr>
        <w:t>vertex</w:t>
      </w:r>
      <w:r w:rsidRPr="00EA0C6E">
        <w:rPr>
          <w:rFonts w:cs="Times New Roman"/>
        </w:rPr>
        <w:t>) :</w:t>
      </w:r>
    </w:p>
    <w:p w14:paraId="29E9C827" w14:textId="04EB6F48" w:rsidR="006E0A32" w:rsidRPr="00EA0C6E" w:rsidRDefault="009A7C9C" w:rsidP="006E0A32">
      <w:pPr>
        <w:numPr>
          <w:ilvl w:val="0"/>
          <w:numId w:val="30"/>
        </w:numPr>
        <w:rPr>
          <w:rFonts w:cs="Times New Roman"/>
        </w:rPr>
      </w:pPr>
      <m:oMath>
        <m:r>
          <m:rPr>
            <m:sty m:val="p"/>
          </m:rPr>
          <w:rPr>
            <w:rFonts w:ascii="Cambria Math" w:hAnsi="Cambria Math" w:cs="Times New Roman"/>
          </w:rPr>
          <m:t>g(</m:t>
        </m:r>
        <m:r>
          <m:rPr>
            <m:sty m:val="p"/>
          </m:rPr>
          <w:rPr>
            <w:rFonts w:ascii="Cambria Math" w:hAnsi="Cambria Math" w:cs="Times New Roman"/>
            <w:lang w:val="en-US"/>
          </w:rPr>
          <m:t>s</m:t>
        </m:r>
        <m:r>
          <m:rPr>
            <m:sty m:val="p"/>
          </m:rPr>
          <w:rPr>
            <w:rFonts w:ascii="Cambria Math" w:hAnsi="Cambria Math" w:cs="Times New Roman"/>
          </w:rPr>
          <m:t>)</m:t>
        </m:r>
      </m:oMath>
      <w:r w:rsidR="006E0A32" w:rsidRPr="00EA0C6E">
        <w:rPr>
          <w:rFonts w:cs="Times New Roman"/>
        </w:rPr>
        <w:t xml:space="preserve"> : Η τρέχουσα εκτίμηση της απόστασης από τον στόχο.</w:t>
      </w:r>
    </w:p>
    <w:p w14:paraId="08B0367F" w14:textId="7748350D" w:rsidR="006E0A32" w:rsidRPr="00EA0C6E" w:rsidRDefault="009A7C9C" w:rsidP="006E0A32">
      <w:pPr>
        <w:numPr>
          <w:ilvl w:val="0"/>
          <w:numId w:val="30"/>
        </w:numPr>
        <w:rPr>
          <w:rFonts w:cs="Times New Roman"/>
        </w:rPr>
      </w:pPr>
      <m:oMath>
        <m:r>
          <m:rPr>
            <m:sty m:val="p"/>
          </m:rPr>
          <w:rPr>
            <w:rFonts w:ascii="Cambria Math" w:hAnsi="Cambria Math" w:cs="Times New Roman"/>
          </w:rPr>
          <m:t>rh</m:t>
        </m:r>
        <m:r>
          <m:rPr>
            <m:sty m:val="p"/>
          </m:rPr>
          <w:rPr>
            <w:rFonts w:ascii="Cambria Math" w:hAnsi="Cambria Math" w:cs="Times New Roman"/>
            <w:lang w:val="en-US"/>
          </w:rPr>
          <m:t>s</m:t>
        </m:r>
        <m:r>
          <m:rPr>
            <m:sty m:val="p"/>
          </m:rPr>
          <w:rPr>
            <w:rFonts w:ascii="Cambria Math" w:hAnsi="Cambria Math" w:cs="Times New Roman"/>
          </w:rPr>
          <m:t>(s)</m:t>
        </m:r>
      </m:oMath>
      <w:r w:rsidR="006E0A32" w:rsidRPr="00EA0C6E">
        <w:rPr>
          <w:rFonts w:cs="Times New Roman"/>
        </w:rPr>
        <w:t xml:space="preserve"> : Μια τιμή πρόβλεψης ενός βήματος (</w:t>
      </w:r>
      <w:r w:rsidR="006E0A32" w:rsidRPr="00EA0C6E">
        <w:rPr>
          <w:rFonts w:cs="Times New Roman"/>
          <w:lang w:val="en-US"/>
        </w:rPr>
        <w:t>one</w:t>
      </w:r>
      <w:r w:rsidR="006E0A32" w:rsidRPr="00EA0C6E">
        <w:rPr>
          <w:rFonts w:cs="Times New Roman"/>
        </w:rPr>
        <w:t>-</w:t>
      </w:r>
      <w:r w:rsidR="006E0A32" w:rsidRPr="00EA0C6E">
        <w:rPr>
          <w:rFonts w:cs="Times New Roman"/>
          <w:lang w:val="en-US"/>
        </w:rPr>
        <w:t>step</w:t>
      </w:r>
      <w:r w:rsidR="006E0A32" w:rsidRPr="00EA0C6E">
        <w:rPr>
          <w:rFonts w:cs="Times New Roman"/>
        </w:rPr>
        <w:t xml:space="preserve"> </w:t>
      </w:r>
      <w:r w:rsidR="006E0A32" w:rsidRPr="00EA0C6E">
        <w:rPr>
          <w:rFonts w:cs="Times New Roman"/>
          <w:lang w:val="en-US"/>
        </w:rPr>
        <w:t>lookahead</w:t>
      </w:r>
      <w:r w:rsidR="006E0A32" w:rsidRPr="00EA0C6E">
        <w:rPr>
          <w:rFonts w:cs="Times New Roman"/>
        </w:rPr>
        <w:t>) που βασίζεται στις τιμές των διαδόχων</w:t>
      </w:r>
      <w:r w:rsidR="009474A2" w:rsidRPr="00EA0C6E">
        <w:rPr>
          <w:rFonts w:cs="Times New Roman"/>
        </w:rPr>
        <w:t xml:space="preserve"> (</w:t>
      </w:r>
      <w:r w:rsidR="009474A2" w:rsidRPr="00EA0C6E">
        <w:rPr>
          <w:rFonts w:cs="Times New Roman"/>
          <w:lang w:val="en-US"/>
        </w:rPr>
        <w:t>successors</w:t>
      </w:r>
      <w:r w:rsidR="009474A2" w:rsidRPr="00EA0C6E">
        <w:rPr>
          <w:rFonts w:cs="Times New Roman"/>
        </w:rPr>
        <w:t>)</w:t>
      </w:r>
      <w:r w:rsidR="006E0A32" w:rsidRPr="00EA0C6E">
        <w:rPr>
          <w:rFonts w:cs="Times New Roman"/>
        </w:rPr>
        <w:t xml:space="preserve"> του κόμβου και στα κόστη των ακμών</w:t>
      </w:r>
      <w:r w:rsidR="009474A2" w:rsidRPr="00EA0C6E">
        <w:rPr>
          <w:rFonts w:cs="Times New Roman"/>
        </w:rPr>
        <w:t xml:space="preserve"> από κόμβο σε κόμβο</w:t>
      </w:r>
      <w:r w:rsidR="006E0A32" w:rsidRPr="00EA0C6E">
        <w:rPr>
          <w:rFonts w:cs="Times New Roman"/>
        </w:rPr>
        <w:t>.</w:t>
      </w:r>
    </w:p>
    <w:p w14:paraId="6FAA3B22" w14:textId="770F1152" w:rsidR="00945FE7" w:rsidRPr="00EA0C6E" w:rsidRDefault="006314E8" w:rsidP="00945FE7">
      <w:pPr>
        <w:rPr>
          <w:rFonts w:cs="Times New Roman"/>
        </w:rPr>
      </w:pPr>
      <w:r w:rsidRPr="00EA0C6E">
        <w:rPr>
          <w:rFonts w:cs="Times New Roman"/>
        </w:rPr>
        <w:t xml:space="preserve">Σχετικά με την συνέπεια, ομοίως με τον </w:t>
      </w:r>
      <w:r w:rsidRPr="00EA0C6E">
        <w:rPr>
          <w:rFonts w:cs="Times New Roman"/>
          <w:lang w:val="en-US"/>
        </w:rPr>
        <w:t>LPA</w:t>
      </w:r>
      <w:r w:rsidRPr="00EA0C6E">
        <w:rPr>
          <w:rFonts w:cs="Times New Roman"/>
        </w:rPr>
        <w:t>*:</w:t>
      </w:r>
    </w:p>
    <w:p w14:paraId="5DDCA245" w14:textId="53899594" w:rsidR="006E0A32" w:rsidRPr="00EA0C6E" w:rsidRDefault="006E0A32" w:rsidP="006E0A32">
      <w:pPr>
        <w:numPr>
          <w:ilvl w:val="0"/>
          <w:numId w:val="31"/>
        </w:numPr>
        <w:rPr>
          <w:rFonts w:cs="Times New Roman"/>
        </w:rPr>
      </w:pPr>
      <w:r w:rsidRPr="00EA0C6E">
        <w:rPr>
          <w:rFonts w:cs="Times New Roman"/>
        </w:rPr>
        <w:t xml:space="preserve">Ένας κόμβος είναι τοπικά συνεπής όταν </w:t>
      </w:r>
      <w:r w:rsidR="009474A2" w:rsidRPr="00EA0C6E">
        <w:rPr>
          <w:rFonts w:cs="Times New Roman"/>
        </w:rPr>
        <w:t xml:space="preserve">ισχύει η ισότητα </w:t>
      </w:r>
      <m:oMath>
        <m:r>
          <m:rPr>
            <m:sty m:val="p"/>
          </m:rPr>
          <w:rPr>
            <w:rFonts w:ascii="Cambria Math" w:hAnsi="Cambria Math" w:cs="Times New Roman"/>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=rh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Pr="00EA0C6E">
        <w:rPr>
          <w:rFonts w:cs="Times New Roman"/>
        </w:rPr>
        <w:t>.</w:t>
      </w:r>
    </w:p>
    <w:p w14:paraId="744A0D9A" w14:textId="1C4F0773" w:rsidR="006E0A32" w:rsidRPr="00EA0C6E" w:rsidRDefault="006E0A32" w:rsidP="006E0A32">
      <w:pPr>
        <w:numPr>
          <w:ilvl w:val="0"/>
          <w:numId w:val="31"/>
        </w:numPr>
        <w:rPr>
          <w:rFonts w:cs="Times New Roman"/>
        </w:rPr>
      </w:pPr>
      <w:r w:rsidRPr="00EA0C6E">
        <w:rPr>
          <w:rFonts w:cs="Times New Roman"/>
        </w:rPr>
        <w:t>Εάν</w:t>
      </w:r>
      <w:r w:rsidR="009474A2" w:rsidRPr="00EA0C6E">
        <w:rPr>
          <w:rFonts w:cs="Times New Roman"/>
        </w:rPr>
        <w:t xml:space="preserve"> ισχύει</w:t>
      </w:r>
      <w:r w:rsidRPr="00EA0C6E">
        <w:rPr>
          <w:rFonts w:cs="Times New Roman"/>
        </w:rPr>
        <w:t xml:space="preserve"> </w:t>
      </w:r>
      <m:oMath>
        <m:r>
          <m:rPr>
            <m:sty m:val="p"/>
          </m:rPr>
          <w:rPr>
            <w:rFonts w:ascii="Cambria Math" w:hAnsi="Cambria Math" w:cs="Times New Roman"/>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≠rh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Pr="00EA0C6E">
        <w:rPr>
          <w:rFonts w:cs="Times New Roman"/>
        </w:rPr>
        <w:t>, ο κόμβος θεωρείται τοπικά ασυνεπής και εισάγεται σε μια ουρά προτεραιότητας (</w:t>
      </w:r>
      <w:r w:rsidRPr="00EA0C6E">
        <w:rPr>
          <w:rFonts w:cs="Times New Roman"/>
          <w:lang w:val="en-US"/>
        </w:rPr>
        <w:t>priority</w:t>
      </w:r>
      <w:r w:rsidRPr="00EA0C6E">
        <w:rPr>
          <w:rFonts w:cs="Times New Roman"/>
        </w:rPr>
        <w:t xml:space="preserve"> </w:t>
      </w:r>
      <w:r w:rsidRPr="00EA0C6E">
        <w:rPr>
          <w:rFonts w:cs="Times New Roman"/>
          <w:lang w:val="en-US"/>
        </w:rPr>
        <w:t>queue</w:t>
      </w:r>
      <w:r w:rsidRPr="00EA0C6E">
        <w:rPr>
          <w:rFonts w:cs="Times New Roman"/>
        </w:rPr>
        <w:t>) για επεξεργασία.</w:t>
      </w:r>
    </w:p>
    <w:p w14:paraId="57F8B34C" w14:textId="5B7C17FC" w:rsidR="006E0A32" w:rsidRPr="00EA0C6E" w:rsidRDefault="006E0A32" w:rsidP="006E0A32">
      <w:pPr>
        <w:numPr>
          <w:ilvl w:val="0"/>
          <w:numId w:val="31"/>
        </w:numPr>
        <w:rPr>
          <w:rFonts w:cs="Times New Roman"/>
        </w:rPr>
      </w:pPr>
      <w:r w:rsidRPr="00EA0C6E">
        <w:rPr>
          <w:rFonts w:cs="Times New Roman"/>
        </w:rPr>
        <w:t>Αν</w:t>
      </w:r>
      <w:r w:rsidR="009474A2" w:rsidRPr="00EA0C6E">
        <w:rPr>
          <w:rFonts w:cs="Times New Roman"/>
        </w:rPr>
        <w:t xml:space="preserve"> ισχύει</w:t>
      </w:r>
      <w:r w:rsidRPr="00EA0C6E">
        <w:rPr>
          <w:rFonts w:cs="Times New Roman"/>
        </w:rPr>
        <w:t xml:space="preserve"> </w:t>
      </w:r>
      <m:oMath>
        <m:r>
          <m:rPr>
            <m:sty m:val="p"/>
          </m:rPr>
          <w:rPr>
            <w:rFonts w:ascii="Cambria Math" w:hAnsi="Cambria Math" w:cs="Times New Roman"/>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&gt;rh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Pr="00EA0C6E">
        <w:rPr>
          <w:rFonts w:cs="Times New Roman"/>
        </w:rPr>
        <w:t>, ο κόμβος ονομάζεται τοπικά υπερσυνεπής (</w:t>
      </w:r>
      <w:r w:rsidRPr="00EA0C6E">
        <w:rPr>
          <w:rFonts w:cs="Times New Roman"/>
          <w:lang w:val="en-US"/>
        </w:rPr>
        <w:t>locally</w:t>
      </w:r>
      <w:r w:rsidRPr="00EA0C6E">
        <w:rPr>
          <w:rFonts w:cs="Times New Roman"/>
        </w:rPr>
        <w:t xml:space="preserve"> </w:t>
      </w:r>
      <w:r w:rsidRPr="00EA0C6E">
        <w:rPr>
          <w:rFonts w:cs="Times New Roman"/>
          <w:lang w:val="en-US"/>
        </w:rPr>
        <w:t>overconsistent</w:t>
      </w:r>
      <w:r w:rsidRPr="00EA0C6E">
        <w:rPr>
          <w:rFonts w:cs="Times New Roman"/>
        </w:rPr>
        <w:t>), ενώ αν</w:t>
      </w:r>
      <w:r w:rsidR="009474A2" w:rsidRPr="00EA0C6E">
        <w:rPr>
          <w:rFonts w:cs="Times New Roman"/>
        </w:rPr>
        <w:t xml:space="preserve"> ισχύει</w:t>
      </w:r>
      <w:r w:rsidRPr="00EA0C6E">
        <w:rPr>
          <w:rFonts w:cs="Times New Roman"/>
        </w:rPr>
        <w:t xml:space="preserve"> </w:t>
      </w:r>
      <m:oMath>
        <m:r>
          <m:rPr>
            <m:sty m:val="p"/>
          </m:rPr>
          <w:rPr>
            <w:rFonts w:ascii="Cambria Math" w:hAnsi="Cambria Math" w:cs="Times New Roman"/>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&lt;rh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Pr="00EA0C6E">
        <w:rPr>
          <w:rFonts w:cs="Times New Roman"/>
        </w:rPr>
        <w:t>, ονομάζεται τοπικά υποσυνεπής (</w:t>
      </w:r>
      <w:r w:rsidRPr="00EA0C6E">
        <w:rPr>
          <w:rFonts w:cs="Times New Roman"/>
          <w:lang w:val="en-US"/>
        </w:rPr>
        <w:t>locally</w:t>
      </w:r>
      <w:r w:rsidRPr="00EA0C6E">
        <w:rPr>
          <w:rFonts w:cs="Times New Roman"/>
        </w:rPr>
        <w:t xml:space="preserve"> </w:t>
      </w:r>
      <w:r w:rsidRPr="00EA0C6E">
        <w:rPr>
          <w:rFonts w:cs="Times New Roman"/>
          <w:lang w:val="en-US"/>
        </w:rPr>
        <w:t>underconsistent</w:t>
      </w:r>
      <w:r w:rsidRPr="00EA0C6E">
        <w:rPr>
          <w:rFonts w:cs="Times New Roman"/>
        </w:rPr>
        <w:t>).</w:t>
      </w:r>
    </w:p>
    <w:p w14:paraId="79F08969" w14:textId="77777777" w:rsidR="009474A2" w:rsidRPr="00EA0C6E" w:rsidRDefault="009474A2" w:rsidP="006E0A32">
      <w:pPr>
        <w:rPr>
          <w:rFonts w:cs="Times New Roman"/>
          <w:b/>
          <w:bCs/>
        </w:rPr>
      </w:pPr>
    </w:p>
    <w:p w14:paraId="281806E5" w14:textId="5DA66D13" w:rsidR="004C4FC6" w:rsidRPr="00EA0C6E" w:rsidRDefault="006E0A32" w:rsidP="006E0A32">
      <w:pPr>
        <w:rPr>
          <w:rFonts w:cs="Times New Roman"/>
        </w:rPr>
      </w:pPr>
      <w:r w:rsidRPr="00EA0C6E">
        <w:rPr>
          <w:rFonts w:cs="Times New Roman"/>
        </w:rPr>
        <w:t>Μια κρίσιμη διαφορά του D*</w:t>
      </w:r>
      <w:r w:rsidR="006314E8" w:rsidRPr="00EA0C6E">
        <w:rPr>
          <w:rFonts w:cs="Times New Roman"/>
          <w:lang w:val="en-US"/>
        </w:rPr>
        <w:t>l</w:t>
      </w:r>
      <w:r w:rsidRPr="00EA0C6E">
        <w:rPr>
          <w:rFonts w:cs="Times New Roman"/>
        </w:rPr>
        <w:t xml:space="preserve">ite από τον LPA* είναι ότι η αναζήτηση εκτελείται από τον στόχο (goal) προς την αφετηρία (start). Αυτό γίνεται για να μπορούν οι τιμές να παραμένουν έγκυρες ως προς τον στόχο καθώς </w:t>
      </w:r>
      <w:r w:rsidR="009474A2" w:rsidRPr="00EA0C6E">
        <w:rPr>
          <w:rFonts w:cs="Times New Roman"/>
        </w:rPr>
        <w:t>ο παρατηρητής</w:t>
      </w:r>
      <w:r w:rsidRPr="00EA0C6E">
        <w:rPr>
          <w:rFonts w:cs="Times New Roman"/>
        </w:rPr>
        <w:t xml:space="preserve"> κινείται. Όταν </w:t>
      </w:r>
      <w:r w:rsidR="009474A2" w:rsidRPr="00EA0C6E">
        <w:rPr>
          <w:rFonts w:cs="Times New Roman"/>
        </w:rPr>
        <w:t>ο παρατηρητής</w:t>
      </w:r>
      <w:r w:rsidRPr="00EA0C6E">
        <w:rPr>
          <w:rFonts w:cs="Times New Roman"/>
        </w:rPr>
        <w:t xml:space="preserve"> ανιχνεύει αλλαγή στο κόστος μιας ακμής, ο </w:t>
      </w:r>
      <w:r w:rsidR="009474A2" w:rsidRPr="00EA0C6E">
        <w:rPr>
          <w:rFonts w:cs="Times New Roman"/>
        </w:rPr>
        <w:t>αλγόριθμος</w:t>
      </w:r>
      <w:r w:rsidRPr="00EA0C6E">
        <w:rPr>
          <w:rFonts w:cs="Times New Roman"/>
        </w:rPr>
        <w:t xml:space="preserve"> ενημερώνει τις τιμές και επανασχεδιάζει τη διαδρομή προς την τρέχουσα θέση του.</w:t>
      </w:r>
    </w:p>
    <w:p w14:paraId="6C9A3690" w14:textId="36D4B639" w:rsidR="006E0A32" w:rsidRPr="00EA0C6E" w:rsidRDefault="006E0A32" w:rsidP="006E0A32">
      <w:pPr>
        <w:rPr>
          <w:rFonts w:cs="Times New Roman"/>
        </w:rPr>
      </w:pPr>
      <w:r w:rsidRPr="00EA0C6E">
        <w:rPr>
          <w:rFonts w:cs="Times New Roman"/>
        </w:rPr>
        <w:t xml:space="preserve">Η προτεραιότητα (κλειδί) ενός κόμβου στην ουρά ορίζεται </w:t>
      </w:r>
      <w:r w:rsidR="00CC341B" w:rsidRPr="00EA0C6E">
        <w:rPr>
          <w:rFonts w:cs="Times New Roman"/>
        </w:rPr>
        <w:t xml:space="preserve">πάλι από τα «κλειδιά» </w:t>
      </w:r>
      <m:oMath>
        <m:sSub>
          <m:sSubPr>
            <m:ctrlPr>
              <w:rPr>
                <w:rFonts w:ascii="Cambria Math" w:hAnsi="Cambria Math" w:cs="Times New Roman"/>
                <w:lang w:val="en-US"/>
              </w:rPr>
            </m:ctrlPr>
          </m:sSubPr>
          <m:e>
            <m:r>
              <m:rPr>
                <m:sty m:val="p"/>
              </m:rPr>
              <w:rPr>
                <w:rFonts w:ascii="Cambria Math" w:hAnsi="Cambria Math" w:cs="Times New Roman"/>
              </w:rPr>
              <m:t>k</m:t>
            </m:r>
            <m:ctrlPr>
              <w:rPr>
                <w:rFonts w:ascii="Cambria Math" w:hAnsi="Cambria Math" w:cs="Times New Roman"/>
              </w:rPr>
            </m:ctrlPr>
          </m:e>
          <m:sub>
            <m:r>
              <m:rPr>
                <m:sty m:val="p"/>
              </m:rPr>
              <w:rPr>
                <w:rFonts w:ascii="Cambria Math" w:hAnsi="Cambria Math" w:cs="Times New Roman"/>
              </w:rPr>
              <m:t>1</m:t>
            </m:r>
          </m:sub>
        </m:sSub>
      </m:oMath>
      <w:r w:rsidR="00CC341B" w:rsidRPr="00EA0C6E">
        <w:rPr>
          <w:rFonts w:cs="Times New Roman"/>
        </w:rPr>
        <w:t xml:space="preserve"> και </w:t>
      </w:r>
      <m:oMath>
        <m:sSub>
          <m:sSubPr>
            <m:ctrlPr>
              <w:rPr>
                <w:rFonts w:ascii="Cambria Math" w:hAnsi="Cambria Math" w:cs="Times New Roman"/>
                <w:lang w:val="en-US"/>
              </w:rPr>
            </m:ctrlPr>
          </m:sSubPr>
          <m:e>
            <m:r>
              <m:rPr>
                <m:sty m:val="p"/>
              </m:rPr>
              <w:rPr>
                <w:rFonts w:ascii="Cambria Math" w:hAnsi="Cambria Math" w:cs="Times New Roman"/>
              </w:rPr>
              <m:t>k</m:t>
            </m:r>
            <m:ctrlPr>
              <w:rPr>
                <w:rFonts w:ascii="Cambria Math" w:hAnsi="Cambria Math" w:cs="Times New Roman"/>
              </w:rPr>
            </m:ctrlPr>
          </m:e>
          <m:sub>
            <m:r>
              <m:rPr>
                <m:sty m:val="p"/>
              </m:rPr>
              <w:rPr>
                <w:rFonts w:ascii="Cambria Math" w:hAnsi="Cambria Math" w:cs="Times New Roman"/>
              </w:rPr>
              <m:t>2</m:t>
            </m:r>
          </m:sub>
        </m:sSub>
      </m:oMath>
      <w:r w:rsidRPr="00EA0C6E">
        <w:rPr>
          <w:rFonts w:cs="Times New Roman"/>
        </w:rPr>
        <w:t xml:space="preserve">, </w:t>
      </w:r>
      <w:r w:rsidR="00FF2503" w:rsidRPr="00EA0C6E">
        <w:rPr>
          <w:rFonts w:cs="Times New Roman"/>
        </w:rPr>
        <w:t>παρόμοια</w:t>
      </w:r>
      <w:r w:rsidR="00CC341B" w:rsidRPr="00EA0C6E">
        <w:rPr>
          <w:rFonts w:cs="Times New Roman"/>
        </w:rPr>
        <w:t xml:space="preserve"> με τον </w:t>
      </w:r>
      <w:r w:rsidR="00CC341B" w:rsidRPr="00EA0C6E">
        <w:rPr>
          <w:rFonts w:cs="Times New Roman"/>
          <w:lang w:val="en-US"/>
        </w:rPr>
        <w:t>LPA</w:t>
      </w:r>
      <w:r w:rsidR="00CC341B" w:rsidRPr="00EA0C6E">
        <w:rPr>
          <w:rFonts w:cs="Times New Roman"/>
        </w:rPr>
        <w:t>*</w:t>
      </w:r>
      <w:r w:rsidRPr="00EA0C6E">
        <w:rPr>
          <w:rFonts w:cs="Times New Roman"/>
        </w:rPr>
        <w:t>:</w:t>
      </w:r>
    </w:p>
    <w:p w14:paraId="065A6268" w14:textId="3EFE6B34" w:rsidR="00F53726" w:rsidRPr="00EA0C6E" w:rsidRDefault="00F53726" w:rsidP="00F53726">
      <w:pPr>
        <w:pStyle w:val="Caption"/>
        <w:keepNext/>
        <w:rPr>
          <w:rFonts w:cs="Times New Roman"/>
          <w:color w:val="FFFFFF" w:themeColor="background1"/>
          <w:sz w:val="2"/>
          <w:szCs w:val="2"/>
        </w:rPr>
      </w:pPr>
      <w:r w:rsidRPr="00EA0C6E">
        <w:rPr>
          <w:rFonts w:cs="Times New Roman"/>
          <w:color w:val="FFFFFF" w:themeColor="background1"/>
          <w:sz w:val="2"/>
          <w:szCs w:val="2"/>
        </w:rPr>
        <w:t xml:space="preserve">Εξίσωση </w:t>
      </w:r>
      <w:r w:rsidRPr="00EA0C6E">
        <w:rPr>
          <w:rFonts w:cs="Times New Roman"/>
          <w:color w:val="FFFFFF" w:themeColor="background1"/>
          <w:sz w:val="2"/>
          <w:szCs w:val="2"/>
        </w:rPr>
        <w:fldChar w:fldCharType="begin"/>
      </w:r>
      <w:r w:rsidRPr="00EA0C6E">
        <w:rPr>
          <w:rFonts w:cs="Times New Roman"/>
          <w:color w:val="FFFFFF" w:themeColor="background1"/>
          <w:sz w:val="2"/>
          <w:szCs w:val="2"/>
        </w:rPr>
        <w:instrText xml:space="preserve"> SEQ Εξίσωση \* ARABIC </w:instrText>
      </w:r>
      <w:r w:rsidRPr="00EA0C6E">
        <w:rPr>
          <w:rFonts w:cs="Times New Roman"/>
          <w:color w:val="FFFFFF" w:themeColor="background1"/>
          <w:sz w:val="2"/>
          <w:szCs w:val="2"/>
        </w:rPr>
        <w:fldChar w:fldCharType="separate"/>
      </w:r>
      <w:r w:rsidR="00EA0C6E" w:rsidRPr="00EA0C6E">
        <w:rPr>
          <w:rFonts w:cs="Times New Roman"/>
          <w:noProof/>
          <w:color w:val="FFFFFF" w:themeColor="background1"/>
          <w:sz w:val="2"/>
          <w:szCs w:val="2"/>
        </w:rPr>
        <w:t>5</w:t>
      </w:r>
      <w:r w:rsidRPr="00EA0C6E">
        <w:rPr>
          <w:rFonts w:cs="Times New Roman"/>
          <w:color w:val="FFFFFF" w:themeColor="background1"/>
          <w:sz w:val="2"/>
          <w:szCs w:val="2"/>
        </w:rPr>
        <w:fldChar w:fldCharType="end"/>
      </w:r>
    </w:p>
    <w:p w14:paraId="728F4B69" w14:textId="2DB5C4BC" w:rsidR="00DE7E0D" w:rsidRPr="00EA0C6E" w:rsidRDefault="00000000" w:rsidP="00257B19">
      <w:pPr>
        <w:ind w:left="720"/>
        <w:rPr>
          <w:rFonts w:cs="Times New Roman"/>
        </w:rPr>
      </w:pPr>
      <m:oMathPara>
        <m:oMath>
          <m:eqArr>
            <m:eqArrPr>
              <m:maxDist m:val="1"/>
              <m:ctrlPr>
                <w:rPr>
                  <w:rFonts w:ascii="Cambria Math" w:hAnsi="Cambria Math" w:cs="Times New Roman"/>
                  <w:lang w:val="en-US"/>
                </w:rPr>
              </m:ctrlPr>
            </m:eqArr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lang w:val="en-US"/>
                    </w:rPr>
                    <m:t>s</m:t>
                  </m:r>
                  <m:ctrlPr>
                    <w:rPr>
                      <w:rFonts w:ascii="Cambria Math" w:hAnsi="Cambria Math" w:cs="Times New Roman"/>
                      <w:lang w:val="en-US"/>
                    </w:rPr>
                  </m:ctrlPr>
                </m:e>
              </m:d>
              <m:r>
                <m:rPr>
                  <m:sty m:val="p"/>
                </m:rPr>
                <w:rPr>
                  <w:rFonts w:ascii="Cambria Math" w:hAnsi="Cambria Math" w:cs="Times New Roman"/>
                </w:rPr>
                <m:t>=</m:t>
              </m:r>
              <m:func>
                <m:funcPr>
                  <m:ctrlPr>
                    <w:rPr>
                      <w:rFonts w:ascii="Cambria Math" w:hAnsi="Cambria Math" w:cs="Times New Roman"/>
                      <w:lang w:val="en-US"/>
                    </w:rPr>
                  </m:ctrlPr>
                </m:funcPr>
                <m:fName>
                  <m:r>
                    <m:rPr>
                      <m:sty m:val="p"/>
                    </m:rPr>
                    <w:rPr>
                      <w:rFonts w:ascii="Cambria Math" w:hAnsi="Cambria Math" w:cs="Times New Roman"/>
                      <w:lang w:val="en-US"/>
                    </w:rPr>
                    <m:t>min</m:t>
                  </m:r>
                </m:fName>
                <m:e>
                  <m:d>
                    <m:dPr>
                      <m:ctrlPr>
                        <w:rPr>
                          <w:rFonts w:ascii="Cambria Math" w:hAnsi="Cambria Math" w:cs="Times New Roman"/>
                          <w:lang w:val="en-US"/>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d>
                        <m:dPr>
                          <m:ctrlPr>
                            <w:rPr>
                              <w:rFonts w:ascii="Cambria Math" w:hAnsi="Cambria Math" w:cs="Times New Roman"/>
                              <w:lang w:val="en-US"/>
                            </w:rPr>
                          </m:ctrlPr>
                        </m:dPr>
                        <m:e>
                          <m:r>
                            <m:rPr>
                              <m:sty m:val="p"/>
                            </m:rPr>
                            <w:rPr>
                              <w:rFonts w:ascii="Cambria Math" w:hAnsi="Cambria Math" w:cs="Times New Roman"/>
                              <w:lang w:val="en-US"/>
                            </w:rPr>
                            <m:t>s</m:t>
                          </m:r>
                        </m:e>
                      </m:d>
                    </m:e>
                  </m:d>
                </m:e>
              </m:func>
              <m:r>
                <m:rPr>
                  <m:sty m:val="p"/>
                </m:rP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lang w:val="en-US"/>
                    </w:rPr>
                    <m:t>s</m:t>
                  </m:r>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e>
              </m:d>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m</m:t>
                  </m:r>
                </m:sub>
              </m:sSub>
              <m:r>
                <m:rPr>
                  <m:sty m:val="p"/>
                </m:rPr>
                <w:rPr>
                  <w:rFonts w:ascii="Cambria Math" w:hAnsi="Cambria Math" w:cs="Times New Roman"/>
                  <w:lang w:val="en-US"/>
                </w:rPr>
                <m:t xml:space="preserve"> </m:t>
              </m:r>
              <m:r>
                <m:rPr>
                  <m:sty m:val="p"/>
                </m:rPr>
                <w:rPr>
                  <w:rFonts w:ascii="Cambria Math" w:hAnsi="Cambria Math" w:cs="Times New Roman"/>
                </w:rPr>
                <m:t>#</m:t>
              </m:r>
              <m:d>
                <m:dPr>
                  <m:ctrlPr>
                    <w:rPr>
                      <w:rFonts w:ascii="Cambria Math" w:hAnsi="Cambria Math" w:cs="Times New Roman"/>
                      <w:lang w:val="en-US"/>
                    </w:rPr>
                  </m:ctrlPr>
                </m:dPr>
                <m:e>
                  <m:r>
                    <m:rPr>
                      <m:sty m:val="p"/>
                    </m:rPr>
                    <w:rPr>
                      <w:rFonts w:ascii="Cambria Math" w:hAnsi="Cambria Math" w:cs="Times New Roman"/>
                      <w:lang w:val="en-US"/>
                    </w:rPr>
                    <m:t>5</m:t>
                  </m:r>
                </m:e>
              </m:d>
              <m:ctrlPr>
                <w:rPr>
                  <w:rFonts w:ascii="Cambria Math" w:hAnsi="Cambria Math" w:cs="Times New Roman"/>
                </w:rPr>
              </m:ctrlPr>
            </m:e>
          </m:eqArr>
        </m:oMath>
      </m:oMathPara>
    </w:p>
    <w:p w14:paraId="70C78245" w14:textId="5ABDA8AF" w:rsidR="00F53726" w:rsidRPr="00EA0C6E" w:rsidRDefault="00F53726" w:rsidP="00F53726">
      <w:pPr>
        <w:pStyle w:val="Caption"/>
        <w:keepNext/>
        <w:rPr>
          <w:rFonts w:cs="Times New Roman"/>
          <w:color w:val="FFFFFF" w:themeColor="background1"/>
          <w:sz w:val="2"/>
          <w:szCs w:val="2"/>
        </w:rPr>
      </w:pPr>
      <w:r w:rsidRPr="00EA0C6E">
        <w:rPr>
          <w:rFonts w:cs="Times New Roman"/>
          <w:color w:val="FFFFFF" w:themeColor="background1"/>
          <w:sz w:val="2"/>
          <w:szCs w:val="2"/>
        </w:rPr>
        <w:t xml:space="preserve">Εξίσωση </w:t>
      </w:r>
      <w:r w:rsidRPr="00EA0C6E">
        <w:rPr>
          <w:rFonts w:cs="Times New Roman"/>
          <w:color w:val="FFFFFF" w:themeColor="background1"/>
          <w:sz w:val="2"/>
          <w:szCs w:val="2"/>
        </w:rPr>
        <w:fldChar w:fldCharType="begin"/>
      </w:r>
      <w:r w:rsidRPr="00EA0C6E">
        <w:rPr>
          <w:rFonts w:cs="Times New Roman"/>
          <w:color w:val="FFFFFF" w:themeColor="background1"/>
          <w:sz w:val="2"/>
          <w:szCs w:val="2"/>
        </w:rPr>
        <w:instrText xml:space="preserve"> SEQ Εξίσωση \* ARABIC </w:instrText>
      </w:r>
      <w:r w:rsidRPr="00EA0C6E">
        <w:rPr>
          <w:rFonts w:cs="Times New Roman"/>
          <w:color w:val="FFFFFF" w:themeColor="background1"/>
          <w:sz w:val="2"/>
          <w:szCs w:val="2"/>
        </w:rPr>
        <w:fldChar w:fldCharType="separate"/>
      </w:r>
      <w:r w:rsidR="00EA0C6E" w:rsidRPr="00EA0C6E">
        <w:rPr>
          <w:rFonts w:cs="Times New Roman"/>
          <w:noProof/>
          <w:color w:val="FFFFFF" w:themeColor="background1"/>
          <w:sz w:val="2"/>
          <w:szCs w:val="2"/>
        </w:rPr>
        <w:t>6</w:t>
      </w:r>
      <w:r w:rsidRPr="00EA0C6E">
        <w:rPr>
          <w:rFonts w:cs="Times New Roman"/>
          <w:color w:val="FFFFFF" w:themeColor="background1"/>
          <w:sz w:val="2"/>
          <w:szCs w:val="2"/>
        </w:rPr>
        <w:fldChar w:fldCharType="end"/>
      </w:r>
    </w:p>
    <w:p w14:paraId="5FA71F15" w14:textId="1168AD41" w:rsidR="00DE7E0D" w:rsidRPr="00EA0C6E" w:rsidRDefault="00000000" w:rsidP="00DE7E0D">
      <w:pPr>
        <w:ind w:left="720"/>
        <w:rPr>
          <w:rFonts w:cs="Times New Roman"/>
          <w:lang w:val="en-US"/>
        </w:rPr>
      </w:pPr>
      <m:oMathPara>
        <m:oMath>
          <m:eqArr>
            <m:eqArrPr>
              <m:maxDist m:val="1"/>
              <m:ctrlPr>
                <w:rPr>
                  <w:rFonts w:ascii="Cambria Math" w:hAnsi="Cambria Math" w:cs="Times New Roman"/>
                  <w:lang w:val="en-US"/>
                </w:rPr>
              </m:ctrlPr>
            </m:eqArr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lang w:val="en-US"/>
                    </w:rPr>
                    <m:t>s</m:t>
                  </m:r>
                  <m:ctrlPr>
                    <w:rPr>
                      <w:rFonts w:ascii="Cambria Math" w:hAnsi="Cambria Math" w:cs="Times New Roman"/>
                      <w:lang w:val="en-US"/>
                    </w:rPr>
                  </m:ctrlPr>
                </m:e>
              </m:d>
              <m:r>
                <m:rPr>
                  <m:sty m:val="p"/>
                </m:rPr>
                <w:rPr>
                  <w:rFonts w:ascii="Cambria Math" w:hAnsi="Cambria Math" w:cs="Times New Roman"/>
                </w:rPr>
                <m:t>=</m:t>
              </m:r>
              <m:func>
                <m:funcPr>
                  <m:ctrlPr>
                    <w:rPr>
                      <w:rFonts w:ascii="Cambria Math" w:hAnsi="Cambria Math" w:cs="Times New Roman"/>
                      <w:lang w:val="en-US"/>
                    </w:rPr>
                  </m:ctrlPr>
                </m:funcPr>
                <m:fName>
                  <m:r>
                    <m:rPr>
                      <m:sty m:val="p"/>
                    </m:rPr>
                    <w:rPr>
                      <w:rFonts w:ascii="Cambria Math" w:hAnsi="Cambria Math" w:cs="Times New Roman"/>
                      <w:lang w:val="en-US"/>
                    </w:rPr>
                    <m:t>min</m:t>
                  </m:r>
                </m:fName>
                <m:e>
                  <m:d>
                    <m:dPr>
                      <m:ctrlPr>
                        <w:rPr>
                          <w:rFonts w:ascii="Cambria Math" w:hAnsi="Cambria Math" w:cs="Times New Roman"/>
                          <w:lang w:val="en-US"/>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d>
                        <m:dPr>
                          <m:ctrlPr>
                            <w:rPr>
                              <w:rFonts w:ascii="Cambria Math" w:hAnsi="Cambria Math" w:cs="Times New Roman"/>
                              <w:lang w:val="en-US"/>
                            </w:rPr>
                          </m:ctrlPr>
                        </m:dPr>
                        <m:e>
                          <m:r>
                            <m:rPr>
                              <m:sty m:val="p"/>
                            </m:rPr>
                            <w:rPr>
                              <w:rFonts w:ascii="Cambria Math" w:hAnsi="Cambria Math" w:cs="Times New Roman"/>
                              <w:lang w:val="en-US"/>
                            </w:rPr>
                            <m:t>s</m:t>
                          </m:r>
                        </m:e>
                      </m:d>
                    </m:e>
                  </m:d>
                </m:e>
              </m:func>
              <m:r>
                <m:rPr>
                  <m:sty m:val="p"/>
                </m:rPr>
                <w:rPr>
                  <w:rFonts w:ascii="Cambria Math" w:hAnsi="Cambria Math" w:cs="Times New Roman"/>
                  <w:lang w:val="en-US"/>
                </w:rPr>
                <m:t xml:space="preserve"> </m:t>
              </m:r>
              <m:r>
                <m:rPr>
                  <m:sty m:val="p"/>
                </m:rPr>
                <w:rPr>
                  <w:rFonts w:ascii="Cambria Math" w:hAnsi="Cambria Math" w:cs="Times New Roman"/>
                </w:rPr>
                <m:t>#</m:t>
              </m:r>
              <m:d>
                <m:dPr>
                  <m:ctrlPr>
                    <w:rPr>
                      <w:rFonts w:ascii="Cambria Math" w:hAnsi="Cambria Math" w:cs="Times New Roman"/>
                      <w:lang w:val="en-US"/>
                    </w:rPr>
                  </m:ctrlPr>
                </m:dPr>
                <m:e>
                  <m:r>
                    <m:rPr>
                      <m:sty m:val="p"/>
                    </m:rPr>
                    <w:rPr>
                      <w:rFonts w:ascii="Cambria Math" w:hAnsi="Cambria Math" w:cs="Times New Roman"/>
                      <w:lang w:val="en-US"/>
                    </w:rPr>
                    <m:t>6</m:t>
                  </m:r>
                </m:e>
              </m:d>
              <m:ctrlPr>
                <w:rPr>
                  <w:rFonts w:ascii="Cambria Math" w:hAnsi="Cambria Math" w:cs="Times New Roman"/>
                </w:rPr>
              </m:ctrlPr>
            </m:e>
          </m:eqArr>
        </m:oMath>
      </m:oMathPara>
    </w:p>
    <w:p w14:paraId="0521D640" w14:textId="77777777" w:rsidR="006F5D08" w:rsidRPr="00EA0C6E" w:rsidRDefault="006F5D08" w:rsidP="006E0A32">
      <w:pPr>
        <w:rPr>
          <w:rFonts w:cs="Times New Roman"/>
        </w:rPr>
      </w:pPr>
    </w:p>
    <w:p w14:paraId="356DD15D" w14:textId="54B363DE" w:rsidR="00E8150D" w:rsidRPr="00EA0C6E" w:rsidRDefault="006E0A32" w:rsidP="006E0A32">
      <w:pPr>
        <w:rPr>
          <w:rFonts w:cs="Times New Roman"/>
        </w:rPr>
      </w:pPr>
      <w:r w:rsidRPr="00EA0C6E">
        <w:rPr>
          <w:rFonts w:cs="Times New Roman"/>
        </w:rPr>
        <w:t xml:space="preserve">Καθώς </w:t>
      </w:r>
      <w:r w:rsidR="00754272" w:rsidRPr="00EA0C6E">
        <w:rPr>
          <w:rFonts w:cs="Times New Roman"/>
        </w:rPr>
        <w:t>ο παρατηρητής</w:t>
      </w:r>
      <w:r w:rsidRPr="00EA0C6E">
        <w:rPr>
          <w:rFonts w:cs="Times New Roman"/>
        </w:rPr>
        <w:t xml:space="preserve"> κινείται, οι ευρ</w:t>
      </w:r>
      <w:r w:rsidR="00D42622" w:rsidRPr="00EA0C6E">
        <w:rPr>
          <w:rFonts w:cs="Times New Roman"/>
        </w:rPr>
        <w:t>ισ</w:t>
      </w:r>
      <w:r w:rsidRPr="00EA0C6E">
        <w:rPr>
          <w:rFonts w:cs="Times New Roman"/>
        </w:rPr>
        <w:t>τικές αποστάσεις προς τη νέα του θέση αλλάζουν. Αντί να αναδιατάσσει ολόκληρη την ουρά</w:t>
      </w:r>
      <w:r w:rsidR="004B02DB" w:rsidRPr="00EA0C6E">
        <w:rPr>
          <w:rFonts w:cs="Times New Roman"/>
        </w:rPr>
        <w:t>, το οποίο</w:t>
      </w:r>
      <w:r w:rsidRPr="00EA0C6E">
        <w:rPr>
          <w:rFonts w:cs="Times New Roman"/>
        </w:rPr>
        <w:t xml:space="preserve"> θα ήταν υπολογιστικά ακριβό</w:t>
      </w:r>
      <w:r w:rsidR="004B02DB" w:rsidRPr="00EA0C6E">
        <w:rPr>
          <w:rFonts w:cs="Times New Roman"/>
        </w:rPr>
        <w:t>,</w:t>
      </w:r>
      <w:r w:rsidRPr="00EA0C6E">
        <w:rPr>
          <w:rFonts w:cs="Times New Roman"/>
        </w:rPr>
        <w:t xml:space="preserve"> ο D*</w:t>
      </w:r>
      <w:r w:rsidR="004B02DB" w:rsidRPr="00EA0C6E">
        <w:rPr>
          <w:rFonts w:cs="Times New Roman"/>
          <w:lang w:val="en-US"/>
        </w:rPr>
        <w:t>l</w:t>
      </w:r>
      <w:r w:rsidRPr="00EA0C6E">
        <w:rPr>
          <w:rFonts w:cs="Times New Roman"/>
        </w:rPr>
        <w:t>ite χρησιμοποιεί τη μεταβλητή</w:t>
      </w:r>
      <w:r w:rsidR="004B02DB" w:rsidRPr="00EA0C6E">
        <w:rPr>
          <w:rFonts w:cs="Times New Roman"/>
        </w:rPr>
        <w:t xml:space="preserve"> </w:t>
      </w:r>
      <m:oMath>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m</m:t>
            </m:r>
          </m:sub>
        </m:sSub>
      </m:oMath>
      <w:r w:rsidRPr="00EA0C6E">
        <w:rPr>
          <w:rFonts w:cs="Times New Roman"/>
        </w:rPr>
        <w:t xml:space="preserve"> (key modifier). Αυτή η μεταβλητή συσσωρεύει τις αλλαγές στην ευρ</w:t>
      </w:r>
      <w:r w:rsidR="001728D2" w:rsidRPr="00EA0C6E">
        <w:rPr>
          <w:rFonts w:cs="Times New Roman"/>
        </w:rPr>
        <w:t>ισ</w:t>
      </w:r>
      <w:r w:rsidRPr="00EA0C6E">
        <w:rPr>
          <w:rFonts w:cs="Times New Roman"/>
        </w:rPr>
        <w:t xml:space="preserve">τική τιμή λόγω της κίνησης του </w:t>
      </w:r>
      <w:r w:rsidR="001728D2" w:rsidRPr="00EA0C6E">
        <w:rPr>
          <w:rFonts w:cs="Times New Roman"/>
        </w:rPr>
        <w:t>παρατηρητή</w:t>
      </w:r>
      <w:r w:rsidRPr="00EA0C6E">
        <w:rPr>
          <w:rFonts w:cs="Times New Roman"/>
        </w:rPr>
        <w:t>, επιτρέποντας στην ουρά να διατηρεί τη σωστή προτεραιότητα χωρίς πλήρη αναδιάταξη.</w:t>
      </w:r>
    </w:p>
    <w:p w14:paraId="44CD6615" w14:textId="04BADCE5" w:rsidR="006E0A32" w:rsidRPr="00EA0C6E" w:rsidRDefault="0095150A" w:rsidP="006E0A32">
      <w:pPr>
        <w:rPr>
          <w:rFonts w:cs="Times New Roman"/>
        </w:rPr>
      </w:pPr>
      <w:r w:rsidRPr="00EA0C6E">
        <w:rPr>
          <w:rFonts w:cs="Times New Roman"/>
        </w:rPr>
        <w:t xml:space="preserve">Οι κύριες συναρτήσεις του αλγορίθμου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είναι τρεις</w:t>
      </w:r>
      <w:r w:rsidR="006E0A32" w:rsidRPr="00EA0C6E">
        <w:rPr>
          <w:rFonts w:cs="Times New Roman"/>
        </w:rPr>
        <w:t>:</w:t>
      </w:r>
    </w:p>
    <w:p w14:paraId="16D21291" w14:textId="7A36B436" w:rsidR="006E0A32" w:rsidRPr="00EA0C6E" w:rsidRDefault="006E0A32" w:rsidP="006E0A32">
      <w:pPr>
        <w:numPr>
          <w:ilvl w:val="0"/>
          <w:numId w:val="33"/>
        </w:numPr>
        <w:rPr>
          <w:rFonts w:cs="Times New Roman"/>
        </w:rPr>
      </w:pPr>
      <w:r w:rsidRPr="00EA0C6E">
        <w:rPr>
          <w:rFonts w:cs="Times New Roman"/>
          <w:b/>
          <w:bCs/>
        </w:rPr>
        <w:t>Initialize()</w:t>
      </w:r>
      <w:r w:rsidRPr="00EA0C6E">
        <w:rPr>
          <w:rFonts w:cs="Times New Roman"/>
        </w:rPr>
        <w:t>: Αρχικοποιεί τις τιμές</w:t>
      </w:r>
      <w:r w:rsidR="0095150A" w:rsidRPr="00EA0C6E">
        <w:rPr>
          <w:rFonts w:cs="Times New Roman"/>
        </w:rPr>
        <w:t xml:space="preserve"> </w:t>
      </w:r>
      <m:oMath>
        <m:r>
          <m:rPr>
            <m:sty m:val="p"/>
          </m:rPr>
          <w:rPr>
            <w:rFonts w:ascii="Cambria Math" w:hAnsi="Cambria Math" w:cs="Times New Roman"/>
          </w:rPr>
          <m:t>g(s)</m:t>
        </m:r>
      </m:oMath>
      <w:r w:rsidRPr="00EA0C6E">
        <w:rPr>
          <w:rFonts w:cs="Times New Roman"/>
        </w:rPr>
        <w:t xml:space="preserve"> και</w:t>
      </w:r>
      <w:r w:rsidR="0095150A" w:rsidRPr="00EA0C6E">
        <w:rPr>
          <w:rFonts w:cs="Times New Roman"/>
        </w:rPr>
        <w:t xml:space="preserve"> </w:t>
      </w:r>
      <m:oMath>
        <m:r>
          <m:rPr>
            <m:sty m:val="p"/>
          </m:rPr>
          <w:rPr>
            <w:rFonts w:ascii="Cambria Math" w:hAnsi="Cambria Math" w:cs="Times New Roman"/>
          </w:rPr>
          <m:t>rh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s</m:t>
        </m:r>
        <m:r>
          <m:rPr>
            <m:sty m:val="p"/>
          </m:rPr>
          <w:rPr>
            <w:rFonts w:ascii="Cambria Math" w:hAnsi="Cambria Math" w:cs="Times New Roman"/>
          </w:rPr>
          <m:t>)</m:t>
        </m:r>
      </m:oMath>
      <w:r w:rsidRPr="00EA0C6E">
        <w:rPr>
          <w:rFonts w:cs="Times New Roman"/>
        </w:rPr>
        <w:t xml:space="preserve"> στο άπειρο, θέτει το </w:t>
      </w:r>
      <m:oMath>
        <m:r>
          <m:rPr>
            <m:sty m:val="p"/>
          </m:rPr>
          <w:rPr>
            <w:rFonts w:ascii="Cambria Math" w:hAnsi="Cambria Math" w:cs="Times New Roman"/>
          </w:rPr>
          <m:t>rh</m:t>
        </m:r>
        <m:r>
          <m:rPr>
            <m:sty m:val="p"/>
          </m:rPr>
          <w:rPr>
            <w:rFonts w:ascii="Cambria Math" w:hAnsi="Cambria Math" w:cs="Times New Roman"/>
            <w:lang w:val="en-US"/>
          </w:rPr>
          <m:t>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g</m:t>
                </m:r>
                <m:r>
                  <m:rPr>
                    <m:sty m:val="p"/>
                  </m:rPr>
                  <w:rPr>
                    <w:rFonts w:ascii="Cambria Math" w:hAnsi="Cambria Math" w:cs="Times New Roman"/>
                    <w:lang w:val="en-US"/>
                  </w:rPr>
                  <m:t>oal</m:t>
                </m:r>
              </m:sub>
            </m:sSub>
          </m:e>
        </m:d>
        <m:r>
          <m:rPr>
            <m:sty m:val="p"/>
          </m:rPr>
          <w:rPr>
            <w:rFonts w:ascii="Cambria Math" w:hAnsi="Cambria Math" w:cs="Times New Roman"/>
          </w:rPr>
          <m:t>=0</m:t>
        </m:r>
      </m:oMath>
      <w:r w:rsidR="0095150A" w:rsidRPr="00EA0C6E">
        <w:rPr>
          <w:rFonts w:cs="Times New Roman"/>
        </w:rPr>
        <w:t xml:space="preserve"> </w:t>
      </w:r>
      <w:r w:rsidRPr="00EA0C6E">
        <w:rPr>
          <w:rFonts w:cs="Times New Roman"/>
        </w:rPr>
        <w:t>και εισάγει τον στόχο στην ουρά</w:t>
      </w:r>
      <w:r w:rsidR="0095150A" w:rsidRPr="00EA0C6E">
        <w:rPr>
          <w:rFonts w:cs="Times New Roman"/>
        </w:rPr>
        <w:t xml:space="preserve"> προτεραιότητας </w:t>
      </w:r>
      <m:oMath>
        <m:r>
          <m:rPr>
            <m:sty m:val="p"/>
          </m:rPr>
          <w:rPr>
            <w:rFonts w:ascii="Cambria Math" w:hAnsi="Cambria Math" w:cs="Times New Roman"/>
            <w:lang w:val="en-US"/>
          </w:rPr>
          <m:t>U</m:t>
        </m:r>
      </m:oMath>
      <w:r w:rsidRPr="00EA0C6E">
        <w:rPr>
          <w:rFonts w:cs="Times New Roman"/>
        </w:rPr>
        <w:t>.</w:t>
      </w:r>
    </w:p>
    <w:p w14:paraId="141EFD79" w14:textId="560DD64C" w:rsidR="006E0A32" w:rsidRPr="00EA0C6E" w:rsidRDefault="006E0A32" w:rsidP="006E0A32">
      <w:pPr>
        <w:numPr>
          <w:ilvl w:val="0"/>
          <w:numId w:val="33"/>
        </w:numPr>
        <w:rPr>
          <w:rFonts w:cs="Times New Roman"/>
        </w:rPr>
      </w:pPr>
      <w:r w:rsidRPr="00EA0C6E">
        <w:rPr>
          <w:rFonts w:cs="Times New Roman"/>
          <w:b/>
          <w:bCs/>
        </w:rPr>
        <w:t>ComputeShortestPath()</w:t>
      </w:r>
      <w:r w:rsidRPr="00EA0C6E">
        <w:rPr>
          <w:rFonts w:cs="Times New Roman"/>
        </w:rPr>
        <w:t>: Επεκτείνει</w:t>
      </w:r>
      <w:r w:rsidR="000621C1" w:rsidRPr="00EA0C6E">
        <w:rPr>
          <w:rFonts w:cs="Times New Roman"/>
        </w:rPr>
        <w:t xml:space="preserve"> τους</w:t>
      </w:r>
      <w:r w:rsidRPr="00EA0C6E">
        <w:rPr>
          <w:rFonts w:cs="Times New Roman"/>
        </w:rPr>
        <w:t xml:space="preserve"> κόμβους από την ουρά μέχρι η τρέχουσα θέση του </w:t>
      </w:r>
      <w:r w:rsidR="00932162" w:rsidRPr="00EA0C6E">
        <w:rPr>
          <w:rFonts w:cs="Times New Roman"/>
        </w:rPr>
        <w:t>παρατηρητή</w:t>
      </w:r>
      <w:r w:rsidRPr="00EA0C6E">
        <w:rPr>
          <w:rFonts w:cs="Times New Roman"/>
        </w:rPr>
        <w:t xml:space="preserve"> να γίνει τοπικά συνεπής και η προτεραιότητά της να μην είναι μεγαλύτερη από τις </w:t>
      </w:r>
      <w:r w:rsidRPr="00EA0C6E">
        <w:rPr>
          <w:rFonts w:cs="Times New Roman"/>
        </w:rPr>
        <w:lastRenderedPageBreak/>
        <w:t>υπόλοιπες στην ουρά.</w:t>
      </w:r>
    </w:p>
    <w:p w14:paraId="4FCA0AFC" w14:textId="4B9ECF5E" w:rsidR="000621C1" w:rsidRPr="00EA0C6E" w:rsidRDefault="006E0A32" w:rsidP="000621C1">
      <w:pPr>
        <w:numPr>
          <w:ilvl w:val="0"/>
          <w:numId w:val="33"/>
        </w:numPr>
        <w:rPr>
          <w:rFonts w:cs="Times New Roman"/>
        </w:rPr>
      </w:pPr>
      <w:r w:rsidRPr="00EA0C6E">
        <w:rPr>
          <w:rFonts w:cs="Times New Roman"/>
          <w:b/>
          <w:bCs/>
        </w:rPr>
        <w:t>Main Loop</w:t>
      </w:r>
      <w:r w:rsidRPr="00EA0C6E">
        <w:rPr>
          <w:rFonts w:cs="Times New Roman"/>
        </w:rPr>
        <w:t xml:space="preserve">: </w:t>
      </w:r>
      <w:r w:rsidR="00932162" w:rsidRPr="00EA0C6E">
        <w:rPr>
          <w:rFonts w:cs="Times New Roman"/>
        </w:rPr>
        <w:t xml:space="preserve">Ο παρατηρητής </w:t>
      </w:r>
      <w:r w:rsidRPr="00EA0C6E">
        <w:rPr>
          <w:rFonts w:cs="Times New Roman"/>
        </w:rPr>
        <w:t>κινείται "άπληστα" (greedily) προς τον στόχο. Αν ανιχνεύσει αλλαγή</w:t>
      </w:r>
      <w:r w:rsidR="000621C1" w:rsidRPr="00EA0C6E">
        <w:rPr>
          <w:rFonts w:cs="Times New Roman"/>
        </w:rPr>
        <w:t xml:space="preserve">, όπως την εμφάνιση ενός εμποδίου που δεν υπήρχε προγενέστερα, </w:t>
      </w:r>
      <w:r w:rsidRPr="00EA0C6E">
        <w:rPr>
          <w:rFonts w:cs="Times New Roman"/>
        </w:rPr>
        <w:t>ενημερώνει το κόστος της ακμής, προσθέτει τη διαφορά στο</w:t>
      </w:r>
      <w:r w:rsidR="000621C1" w:rsidRPr="00EA0C6E">
        <w:rPr>
          <w:rFonts w:cs="Times New Roman"/>
        </w:rPr>
        <w:t xml:space="preserve"> </w:t>
      </w:r>
      <m:oMath>
        <m:sSub>
          <m:sSubPr>
            <m:ctrlPr>
              <w:rPr>
                <w:rFonts w:ascii="Cambria Math" w:hAnsi="Cambria Math" w:cs="Times New Roman"/>
                <w:lang w:val="en-US"/>
              </w:rPr>
            </m:ctrlPr>
          </m:sSubPr>
          <m:e>
            <m:r>
              <m:rPr>
                <m:sty m:val="p"/>
              </m:rPr>
              <w:rPr>
                <w:rFonts w:ascii="Cambria Math" w:hAnsi="Cambria Math" w:cs="Times New Roman"/>
              </w:rPr>
              <m:t>k</m:t>
            </m:r>
            <m:ctrlPr>
              <w:rPr>
                <w:rFonts w:ascii="Cambria Math" w:hAnsi="Cambria Math" w:cs="Times New Roman"/>
              </w:rPr>
            </m:ctrlPr>
          </m:e>
          <m:sub>
            <m:r>
              <m:rPr>
                <m:sty m:val="p"/>
              </m:rPr>
              <w:rPr>
                <w:rFonts w:ascii="Cambria Math" w:hAnsi="Cambria Math" w:cs="Times New Roman"/>
                <w:lang w:val="en-US"/>
              </w:rPr>
              <m:t>m</m:t>
            </m:r>
          </m:sub>
        </m:sSub>
      </m:oMath>
      <w:r w:rsidRPr="00EA0C6E">
        <w:rPr>
          <w:rFonts w:cs="Times New Roman"/>
        </w:rPr>
        <w:t xml:space="preserve"> και καλεί ξανά την ComputeShortestPath() για να βρει τη νέα βέλτιστη πορεία.</w:t>
      </w:r>
    </w:p>
    <w:p w14:paraId="46E4010C" w14:textId="1B071394" w:rsidR="00683EA4" w:rsidRPr="00EA0C6E" w:rsidRDefault="00683EA4" w:rsidP="00683EA4">
      <w:pPr>
        <w:rPr>
          <w:rFonts w:cs="Times New Roman"/>
        </w:rPr>
      </w:pPr>
      <w:r w:rsidRPr="00EA0C6E">
        <w:rPr>
          <w:rFonts w:cs="Times New Roman"/>
        </w:rPr>
        <w:t xml:space="preserve">Οι βοηθητικές συναρτήσεις του αλγορίθμου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είναι:</w:t>
      </w:r>
    </w:p>
    <w:p w14:paraId="2CF30DCB" w14:textId="22BC6EA9" w:rsidR="00683EA4" w:rsidRPr="00EA0C6E" w:rsidRDefault="00683EA4" w:rsidP="00683EA4">
      <w:pPr>
        <w:pStyle w:val="ListParagraph"/>
        <w:numPr>
          <w:ilvl w:val="0"/>
          <w:numId w:val="35"/>
        </w:numPr>
        <w:rPr>
          <w:rFonts w:ascii="Times New Roman" w:hAnsi="Times New Roman" w:cs="Times New Roman"/>
        </w:rPr>
      </w:pPr>
      <w:r w:rsidRPr="00EA0C6E">
        <w:rPr>
          <w:rFonts w:ascii="Times New Roman" w:hAnsi="Times New Roman" w:cs="Times New Roman"/>
          <w:b/>
          <w:bCs/>
          <w:lang w:val="en-US"/>
        </w:rPr>
        <w:t>CalculateKey</w:t>
      </w:r>
      <m:oMath>
        <m:r>
          <m:rPr>
            <m:sty m:val="b"/>
          </m:rPr>
          <w:rPr>
            <w:rFonts w:ascii="Cambria Math" w:hAnsi="Cambria Math" w:cs="Times New Roman"/>
          </w:rPr>
          <m:t>(s)</m:t>
        </m:r>
      </m:oMath>
      <w:r w:rsidRPr="00EA0C6E">
        <w:rPr>
          <w:rFonts w:ascii="Times New Roman" w:hAnsi="Times New Roman" w:cs="Times New Roman"/>
        </w:rPr>
        <w:t xml:space="preserve">: Υπολογίζει τις τιμές των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oMath>
      <w:r w:rsidRPr="00EA0C6E">
        <w:rPr>
          <w:rFonts w:ascii="Times New Roman" w:hAnsi="Times New Roman" w:cs="Times New Roman"/>
        </w:rPr>
        <w:t xml:space="preserve"> και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oMath>
      <w:r w:rsidRPr="00EA0C6E">
        <w:rPr>
          <w:rFonts w:ascii="Times New Roman" w:hAnsi="Times New Roman" w:cs="Times New Roman"/>
        </w:rPr>
        <w:t xml:space="preserve"> των προς εξέταση κόμβων.</w:t>
      </w:r>
    </w:p>
    <w:p w14:paraId="79E65D1E" w14:textId="7C81E824" w:rsidR="00683EA4" w:rsidRPr="00EA0C6E" w:rsidRDefault="00683EA4" w:rsidP="00683EA4">
      <w:pPr>
        <w:pStyle w:val="ListParagraph"/>
        <w:numPr>
          <w:ilvl w:val="0"/>
          <w:numId w:val="35"/>
        </w:numPr>
        <w:rPr>
          <w:rFonts w:ascii="Times New Roman" w:hAnsi="Times New Roman" w:cs="Times New Roman"/>
        </w:rPr>
      </w:pPr>
      <w:r w:rsidRPr="00EA0C6E">
        <w:rPr>
          <w:rFonts w:ascii="Times New Roman" w:hAnsi="Times New Roman" w:cs="Times New Roman"/>
          <w:b/>
          <w:bCs/>
          <w:lang w:val="en-US"/>
        </w:rPr>
        <w:t>UpdateVertex</w:t>
      </w:r>
      <m:oMath>
        <m:r>
          <m:rPr>
            <m:sty m:val="b"/>
          </m:rPr>
          <w:rPr>
            <w:rFonts w:ascii="Cambria Math" w:hAnsi="Cambria Math" w:cs="Times New Roman"/>
          </w:rPr>
          <m:t>(</m:t>
        </m:r>
        <m:r>
          <m:rPr>
            <m:sty m:val="b"/>
          </m:rPr>
          <w:rPr>
            <w:rFonts w:ascii="Cambria Math" w:hAnsi="Cambria Math" w:cs="Times New Roman"/>
            <w:lang w:val="en-US"/>
          </w:rPr>
          <m:t>u</m:t>
        </m:r>
        <m:r>
          <m:rPr>
            <m:sty m:val="b"/>
          </m:rPr>
          <w:rPr>
            <w:rFonts w:ascii="Cambria Math" w:hAnsi="Cambria Math" w:cs="Times New Roman"/>
          </w:rPr>
          <m:t>)</m:t>
        </m:r>
      </m:oMath>
      <w:r w:rsidRPr="00EA0C6E">
        <w:rPr>
          <w:rFonts w:ascii="Times New Roman" w:hAnsi="Times New Roman" w:cs="Times New Roman"/>
        </w:rPr>
        <w:t xml:space="preserve">: Υπολογίζει τις νέες τιμές </w:t>
      </w:r>
      <m:oMath>
        <m:r>
          <m:rPr>
            <m:sty m:val="p"/>
          </m:rPr>
          <w:rPr>
            <w:rFonts w:ascii="Cambria Math" w:hAnsi="Cambria Math" w:cs="Times New Roman"/>
          </w:rPr>
          <m:t>rh</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u</m:t>
        </m:r>
        <m:r>
          <m:rPr>
            <m:sty m:val="p"/>
          </m:rPr>
          <w:rPr>
            <w:rFonts w:ascii="Cambria Math" w:hAnsi="Cambria Math" w:cs="Times New Roman"/>
          </w:rPr>
          <m:t>)</m:t>
        </m:r>
      </m:oMath>
      <w:r w:rsidRPr="00EA0C6E">
        <w:rPr>
          <w:rFonts w:ascii="Times New Roman" w:hAnsi="Times New Roman" w:cs="Times New Roman"/>
        </w:rPr>
        <w:t xml:space="preserve"> των κόμβων με αλλαγμένες ακμές </w:t>
      </w:r>
      <m:oMath>
        <m:r>
          <m:rPr>
            <m:sty m:val="p"/>
          </m:rPr>
          <w:rPr>
            <w:rFonts w:ascii="Cambria Math" w:hAnsi="Cambria Math" w:cs="Times New Roman"/>
            <w:lang w:val="en-US"/>
          </w:rPr>
          <m:t>u</m:t>
        </m:r>
      </m:oMath>
      <w:r w:rsidRPr="00EA0C6E">
        <w:rPr>
          <w:rFonts w:ascii="Times New Roman" w:hAnsi="Times New Roman" w:cs="Times New Roman"/>
        </w:rPr>
        <w:t xml:space="preserve"> και επανεισάγει τους κόμβους στην ουρά προτεραιότητας </w:t>
      </w:r>
      <m:oMath>
        <m:r>
          <m:rPr>
            <m:sty m:val="p"/>
          </m:rPr>
          <w:rPr>
            <w:rFonts w:ascii="Cambria Math" w:hAnsi="Cambria Math" w:cs="Times New Roman"/>
          </w:rPr>
          <m:t>U</m:t>
        </m:r>
      </m:oMath>
      <w:r w:rsidRPr="00EA0C6E">
        <w:rPr>
          <w:rFonts w:ascii="Times New Roman" w:hAnsi="Times New Roman" w:cs="Times New Roman"/>
        </w:rPr>
        <w:t xml:space="preserve"> αφότου ενημερωθούν τα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oMath>
      <w:r w:rsidRPr="00EA0C6E">
        <w:rPr>
          <w:rFonts w:ascii="Times New Roman" w:hAnsi="Times New Roman" w:cs="Times New Roman"/>
        </w:rPr>
        <w:t xml:space="preserve"> και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oMath>
      <w:r w:rsidRPr="00EA0C6E">
        <w:rPr>
          <w:rFonts w:ascii="Times New Roman" w:hAnsi="Times New Roman" w:cs="Times New Roman"/>
        </w:rPr>
        <w:t>.</w:t>
      </w:r>
    </w:p>
    <w:p w14:paraId="5E9DE3E6" w14:textId="77777777" w:rsidR="000621C1" w:rsidRPr="00EA0C6E" w:rsidRDefault="000621C1" w:rsidP="000621C1">
      <w:pPr>
        <w:rPr>
          <w:rFonts w:cs="Times New Roman"/>
        </w:rPr>
      </w:pPr>
    </w:p>
    <w:p w14:paraId="1A7052D0" w14:textId="216D7533" w:rsidR="003C26F9" w:rsidRPr="00EA0C6E" w:rsidRDefault="006E0A32" w:rsidP="000621C1">
      <w:pPr>
        <w:rPr>
          <w:rFonts w:cs="Times New Roman"/>
        </w:rPr>
      </w:pPr>
      <w:r w:rsidRPr="00EA0C6E">
        <w:rPr>
          <w:rFonts w:cs="Times New Roman"/>
        </w:rPr>
        <w:t>Ο D</w:t>
      </w:r>
      <w:r w:rsidR="000621C1" w:rsidRPr="00EA0C6E">
        <w:rPr>
          <w:rFonts w:cs="Times New Roman"/>
        </w:rPr>
        <w:t>*</w:t>
      </w:r>
      <w:r w:rsidR="000621C1" w:rsidRPr="00EA0C6E">
        <w:rPr>
          <w:rFonts w:cs="Times New Roman"/>
          <w:lang w:val="en-US"/>
        </w:rPr>
        <w:t>l</w:t>
      </w:r>
      <w:r w:rsidRPr="00EA0C6E">
        <w:rPr>
          <w:rFonts w:cs="Times New Roman"/>
        </w:rPr>
        <w:t xml:space="preserve">ite είναι </w:t>
      </w:r>
      <w:r w:rsidR="009F1FBC" w:rsidRPr="00EA0C6E">
        <w:rPr>
          <w:rFonts w:cs="Times New Roman"/>
        </w:rPr>
        <w:t>στη χειρότερη</w:t>
      </w:r>
      <w:r w:rsidRPr="00EA0C6E">
        <w:rPr>
          <w:rFonts w:cs="Times New Roman"/>
        </w:rPr>
        <w:t xml:space="preserve"> εξίσου αποδοτικός με τον </w:t>
      </w:r>
      <w:r w:rsidR="000621C1" w:rsidRPr="00EA0C6E">
        <w:rPr>
          <w:rFonts w:cs="Times New Roman"/>
        </w:rPr>
        <w:t xml:space="preserve">αλγόριθμο </w:t>
      </w:r>
      <w:r w:rsidRPr="00EA0C6E">
        <w:rPr>
          <w:rFonts w:cs="Times New Roman"/>
        </w:rPr>
        <w:t>D*, αλλά απαιτεί πολύ λιγότερες γραμμές κώδικα και απλούστερες δομές δεδομένων.</w:t>
      </w:r>
      <w:r w:rsidR="000621C1" w:rsidRPr="00EA0C6E">
        <w:rPr>
          <w:rFonts w:cs="Times New Roman"/>
        </w:rPr>
        <w:t xml:space="preserve"> </w:t>
      </w:r>
      <w:commentRangeStart w:id="93"/>
      <w:commentRangeStart w:id="94"/>
      <w:commentRangeStart w:id="95"/>
      <w:r w:rsidRPr="00EA0C6E">
        <w:rPr>
          <w:rFonts w:cs="Times New Roman"/>
        </w:rPr>
        <w:t>Σε μεγάλους χάρτες, ο D</w:t>
      </w:r>
      <w:r w:rsidR="000621C1" w:rsidRPr="00EA0C6E">
        <w:rPr>
          <w:rFonts w:cs="Times New Roman"/>
        </w:rPr>
        <w:t>*</w:t>
      </w:r>
      <w:r w:rsidR="000621C1" w:rsidRPr="00EA0C6E">
        <w:rPr>
          <w:rFonts w:cs="Times New Roman"/>
          <w:lang w:val="en-US"/>
        </w:rPr>
        <w:t>l</w:t>
      </w:r>
      <w:r w:rsidRPr="00EA0C6E">
        <w:rPr>
          <w:rFonts w:cs="Times New Roman"/>
        </w:rPr>
        <w:t>ite μπορεί να είναι ταχύτερος κατά μία τάξη μεγέθους ή και περισσότερο σε σχέση με την επανειλημμένη εκτέλεση του A*, καθώς επεξεργάζεται μόνο τους κόμβους που επηρεάστηκαν πραγματικά από τις αλλαγές στο περιβάλλον</w:t>
      </w:r>
      <w:r w:rsidR="002E5AC0" w:rsidRPr="00EA0C6E">
        <w:rPr>
          <w:rFonts w:cs="Times New Roman"/>
        </w:rPr>
        <w:t xml:space="preserve"> </w:t>
      </w:r>
      <w:r w:rsidR="002E5AC0" w:rsidRPr="00EA0C6E">
        <w:rPr>
          <w:rFonts w:cs="Times New Roman"/>
        </w:rPr>
        <w:fldChar w:fldCharType="begin"/>
      </w:r>
      <w:r w:rsidR="002E5AC0" w:rsidRPr="00EA0C6E">
        <w:rPr>
          <w:rFonts w:cs="Times New Roman"/>
        </w:rPr>
        <w:instrText xml:space="preserve"> ADDIN EN.CITE &lt;EndNote&gt;&lt;Cite&gt;&lt;Author&gt;Koenig&lt;/Author&gt;&lt;Year&gt;2002&lt;/Year&gt;&lt;RecNum&gt;42&lt;/RecNum&gt;&lt;DisplayText&gt;(Koenig and Likhachev, 2002)&lt;/DisplayText&gt;&lt;record&gt;&lt;rec-number&gt;42&lt;/rec-number&gt;&lt;foreign-keys&gt;&lt;key app="EN" db-id="dxs5p5de0w55t0erd255s0tbrzsd22z0ts0d" timestamp="1770975065"&gt;42&lt;/key&gt;&lt;/foreign-keys&gt;&lt;ref-type name="Book"&gt;6&lt;/ref-type&gt;&lt;contributors&gt;&lt;authors&gt;&lt;author&gt;Koenig, Sven&lt;/author&gt;&lt;author&gt;Likhachev, Maxim&lt;/author&gt;&lt;/authors&gt;&lt;/contributors&gt;&lt;titles&gt;&lt;title&gt;D*Lite&lt;/title&gt;&lt;alt-title&gt;Proceedings of the National Conference on Artificial Intelligence&lt;/alt-title&gt;&lt;/titles&gt;&lt;pages&gt;476-483&lt;/pages&gt;&lt;dates&gt;&lt;year&gt;2002&lt;/year&gt;&lt;/dates&gt;&lt;urls&gt;&lt;/urls&gt;&lt;/record&gt;&lt;/Cite&gt;&lt;/EndNote&gt;</w:instrText>
      </w:r>
      <w:r w:rsidR="002E5AC0" w:rsidRPr="00EA0C6E">
        <w:rPr>
          <w:rFonts w:cs="Times New Roman"/>
        </w:rPr>
        <w:fldChar w:fldCharType="separate"/>
      </w:r>
      <w:r w:rsidR="002E5AC0" w:rsidRPr="00EA0C6E">
        <w:rPr>
          <w:rFonts w:cs="Times New Roman"/>
          <w:noProof/>
        </w:rPr>
        <w:t>(</w:t>
      </w:r>
      <w:hyperlink w:anchor="_ENREF_43" w:tooltip="Koenig, 2002 #42" w:history="1">
        <w:r w:rsidR="007E65F5" w:rsidRPr="00EA0C6E">
          <w:rPr>
            <w:rStyle w:val="Hyperlink"/>
            <w:rFonts w:cs="Times New Roman"/>
          </w:rPr>
          <w:t>Koenig and Likhachev, 2002</w:t>
        </w:r>
      </w:hyperlink>
      <w:r w:rsidR="002E5AC0" w:rsidRPr="00EA0C6E">
        <w:rPr>
          <w:rFonts w:cs="Times New Roman"/>
          <w:noProof/>
        </w:rPr>
        <w:t>)</w:t>
      </w:r>
      <w:r w:rsidR="002E5AC0" w:rsidRPr="00EA0C6E">
        <w:rPr>
          <w:rFonts w:cs="Times New Roman"/>
        </w:rPr>
        <w:fldChar w:fldCharType="end"/>
      </w:r>
      <w:r w:rsidRPr="00EA0C6E">
        <w:rPr>
          <w:rFonts w:cs="Times New Roman"/>
        </w:rPr>
        <w:t>.</w:t>
      </w:r>
      <w:commentRangeEnd w:id="93"/>
      <w:r w:rsidR="005A60ED" w:rsidRPr="00EA0C6E">
        <w:rPr>
          <w:rStyle w:val="CommentReference"/>
          <w:rFonts w:cs="Times New Roman"/>
          <w:sz w:val="24"/>
          <w:szCs w:val="22"/>
        </w:rPr>
        <w:commentReference w:id="93"/>
      </w:r>
      <w:commentRangeEnd w:id="94"/>
      <w:r w:rsidR="0006665C" w:rsidRPr="00EA0C6E">
        <w:rPr>
          <w:rStyle w:val="CommentReference"/>
          <w:rFonts w:cs="Times New Roman"/>
          <w:sz w:val="24"/>
          <w:szCs w:val="22"/>
        </w:rPr>
        <w:commentReference w:id="94"/>
      </w:r>
      <w:commentRangeEnd w:id="95"/>
      <w:r w:rsidR="00E842E8" w:rsidRPr="00EA0C6E">
        <w:rPr>
          <w:rStyle w:val="CommentReference"/>
          <w:rFonts w:cs="Times New Roman"/>
          <w:sz w:val="24"/>
          <w:szCs w:val="22"/>
        </w:rPr>
        <w:commentReference w:id="95"/>
      </w:r>
    </w:p>
    <w:p w14:paraId="1A570FF3" w14:textId="77777777" w:rsidR="00997440" w:rsidRPr="00EA0C6E" w:rsidRDefault="00997440" w:rsidP="000621C1">
      <w:pPr>
        <w:rPr>
          <w:rFonts w:cs="Times New Roman"/>
        </w:rPr>
      </w:pPr>
    </w:p>
    <w:p w14:paraId="31411DEF" w14:textId="77777777" w:rsidR="00BD0C86" w:rsidRPr="00EA0C6E" w:rsidRDefault="00BD0C86" w:rsidP="00BD0C86">
      <w:pPr>
        <w:keepNext/>
        <w:jc w:val="center"/>
        <w:rPr>
          <w:rFonts w:cs="Times New Roman"/>
        </w:rPr>
      </w:pPr>
      <w:r w:rsidRPr="00EA0C6E">
        <w:rPr>
          <w:rFonts w:cs="Times New Roman"/>
          <w:noProof/>
        </w:rPr>
        <w:lastRenderedPageBreak/>
        <w:drawing>
          <wp:inline distT="0" distB="0" distL="0" distR="0" wp14:anchorId="7E23E910" wp14:editId="1EF5CC1B">
            <wp:extent cx="3632958" cy="7547212"/>
            <wp:effectExtent l="0" t="0" r="5715" b="0"/>
            <wp:docPr id="6259898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8984" name="Εικόνα 625989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47351" cy="7577113"/>
                    </a:xfrm>
                    <a:prstGeom prst="rect">
                      <a:avLst/>
                    </a:prstGeom>
                  </pic:spPr>
                </pic:pic>
              </a:graphicData>
            </a:graphic>
          </wp:inline>
        </w:drawing>
      </w:r>
    </w:p>
    <w:p w14:paraId="19F58AC9" w14:textId="1DEF522D" w:rsidR="003C26F9" w:rsidRPr="00EA0C6E" w:rsidRDefault="00BD0C86" w:rsidP="004F6321">
      <w:pPr>
        <w:pStyle w:val="Caption"/>
        <w:jc w:val="center"/>
        <w:rPr>
          <w:rFonts w:cs="Times New Roman"/>
        </w:rPr>
      </w:pPr>
      <w:bookmarkStart w:id="96" w:name="_Ref227165502"/>
      <w:bookmarkStart w:id="97" w:name="_Toc227411816"/>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3</w:t>
      </w:r>
      <w:r w:rsidRPr="00EA0C6E">
        <w:rPr>
          <w:rFonts w:cs="Times New Roman"/>
        </w:rPr>
        <w:fldChar w:fldCharType="end"/>
      </w:r>
      <w:bookmarkEnd w:id="96"/>
      <w:r w:rsidRPr="00EA0C6E">
        <w:rPr>
          <w:rFonts w:cs="Times New Roman"/>
        </w:rPr>
        <w:t xml:space="preserve">. Σχηματική αναπαράσταση της εκτέλεσης του αλγορίθμου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Από αριστερά προς τα δεξιά, και από πάνω προς τα κάτω παρουσιάζεται πώς γίνεται επαναπροσδιορισμός της βέλτιστης διαδρομής (κόκκινες τελίτσες) όποτε παρατηρείται αλλαγή/εμφάνιση νέου εμποδίου στον χώρο</w:t>
      </w:r>
      <w:r w:rsidR="00451D62" w:rsidRPr="00EA0C6E">
        <w:rPr>
          <w:rFonts w:cs="Times New Roman"/>
        </w:rPr>
        <w:t xml:space="preserve"> </w:t>
      </w:r>
      <w:r w:rsidR="00451D62" w:rsidRPr="00EA0C6E">
        <w:rPr>
          <w:rFonts w:cs="Times New Roman"/>
        </w:rPr>
        <w:fldChar w:fldCharType="begin"/>
      </w:r>
      <w:r w:rsidR="00451D62" w:rsidRPr="00EA0C6E">
        <w:rPr>
          <w:rFonts w:cs="Times New Roman"/>
        </w:rPr>
        <w:instrText xml:space="preserve"> ADDIN EN.CITE &lt;EndNote&gt;&lt;Cite&gt;&lt;Author&gt;Rakstad&lt;/Author&gt;&lt;Year&gt;2026&lt;/Year&gt;&lt;RecNum&gt;91&lt;/RecNum&gt;&lt;DisplayText&gt;(Rakstad, 2026)&lt;/DisplayText&gt;&lt;record&gt;&lt;rec-number&gt;91&lt;/rec-number&gt;&lt;foreign-keys&gt;&lt;key app="EN" db-id="dxs5p5de0w55t0erd255s0tbrzsd22z0ts0d" timestamp="1775841188"&gt;91&lt;/key&gt;&lt;/foreign-keys&gt;&lt;ref-type name="Computer Program"&gt;9&lt;/ref-type&gt;&lt;contributors&gt;&lt;authors&gt;&lt;author&gt;Rakstad, Kristoffer Solberg&lt;/author&gt;&lt;/authors&gt;&lt;/contributors&gt;&lt;titles&gt;&lt;title&gt;Dstar-lite-pathplanner: D* Lite incremental path planning in Python&lt;/title&gt;&lt;/titles&gt;&lt;dates&gt;&lt;year&gt;2026&lt;/year&gt;&lt;/dates&gt;&lt;publisher&gt;GitHub&lt;/publisher&gt;&lt;urls&gt;&lt;related-urls&gt;&lt;url&gt;https://github.com/Sollimann/Dstar-lite-pathplanner&lt;/url&gt;&lt;/related-urls&gt;&lt;/urls&gt;&lt;/record&gt;&lt;/Cite&gt;&lt;/EndNote&gt;</w:instrText>
      </w:r>
      <w:r w:rsidR="00451D62" w:rsidRPr="00EA0C6E">
        <w:rPr>
          <w:rFonts w:cs="Times New Roman"/>
        </w:rPr>
        <w:fldChar w:fldCharType="separate"/>
      </w:r>
      <w:r w:rsidR="00451D62" w:rsidRPr="00EA0C6E">
        <w:rPr>
          <w:rFonts w:cs="Times New Roman"/>
          <w:noProof/>
        </w:rPr>
        <w:t>(</w:t>
      </w:r>
      <w:hyperlink w:anchor="_ENREF_59" w:tooltip="Rakstad, 2026 #91" w:history="1">
        <w:r w:rsidR="007E65F5" w:rsidRPr="00EA0C6E">
          <w:rPr>
            <w:rStyle w:val="Hyperlink"/>
            <w:rFonts w:cs="Times New Roman"/>
          </w:rPr>
          <w:t>Rakstad, 2026</w:t>
        </w:r>
      </w:hyperlink>
      <w:r w:rsidR="00451D62" w:rsidRPr="00EA0C6E">
        <w:rPr>
          <w:rFonts w:cs="Times New Roman"/>
          <w:noProof/>
        </w:rPr>
        <w:t>)</w:t>
      </w:r>
      <w:r w:rsidR="00451D62" w:rsidRPr="00EA0C6E">
        <w:rPr>
          <w:rFonts w:cs="Times New Roman"/>
        </w:rPr>
        <w:fldChar w:fldCharType="end"/>
      </w:r>
      <w:r w:rsidR="00E307E8" w:rsidRPr="00EA0C6E">
        <w:rPr>
          <w:rFonts w:cs="Times New Roman"/>
        </w:rPr>
        <w:t>.</w:t>
      </w:r>
      <w:bookmarkEnd w:id="97"/>
    </w:p>
    <w:p w14:paraId="52823AC6" w14:textId="77777777" w:rsidR="00997440" w:rsidRPr="00EA0C6E" w:rsidRDefault="00997440" w:rsidP="005C1AB7">
      <w:pPr>
        <w:pStyle w:val="Heading3"/>
      </w:pPr>
      <w:bookmarkStart w:id="98" w:name="_Toc227411775"/>
      <w:r w:rsidRPr="00EA0C6E">
        <w:t>Σύνοψη προσέγγισης</w:t>
      </w:r>
      <w:bookmarkEnd w:id="98"/>
    </w:p>
    <w:p w14:paraId="7ED9164D" w14:textId="1DBDBD83" w:rsidR="00997440" w:rsidRPr="00EA0C6E" w:rsidRDefault="00997440" w:rsidP="00997440">
      <w:pPr>
        <w:rPr>
          <w:rFonts w:cs="Times New Roman"/>
        </w:rPr>
      </w:pPr>
      <w:commentRangeStart w:id="99"/>
      <w:commentRangeStart w:id="100"/>
      <w:r w:rsidRPr="00EA0C6E">
        <w:rPr>
          <w:rFonts w:cs="Times New Roman"/>
        </w:rPr>
        <w:t xml:space="preserve">Για τον προσδιορισμό της </w:t>
      </w:r>
      <w:commentRangeEnd w:id="99"/>
      <w:r w:rsidR="005A60ED" w:rsidRPr="00EA0C6E">
        <w:rPr>
          <w:rStyle w:val="CommentReference"/>
          <w:rFonts w:cs="Times New Roman"/>
          <w:sz w:val="24"/>
          <w:szCs w:val="22"/>
        </w:rPr>
        <w:commentReference w:id="99"/>
      </w:r>
      <w:commentRangeEnd w:id="100"/>
      <w:r w:rsidR="00A33A0D" w:rsidRPr="00EA0C6E">
        <w:rPr>
          <w:rStyle w:val="CommentReference"/>
          <w:rFonts w:cs="Times New Roman"/>
          <w:sz w:val="24"/>
          <w:szCs w:val="22"/>
        </w:rPr>
        <w:commentReference w:id="100"/>
      </w:r>
      <w:r w:rsidRPr="00EA0C6E">
        <w:rPr>
          <w:rFonts w:cs="Times New Roman"/>
        </w:rPr>
        <w:t xml:space="preserve">βέλτιστης διαδρομής στην παρούσα εργασία επιλέχθηκε αρχικά να χρησιμοποιηθεί ο αλγόριθμος </w:t>
      </w:r>
      <w:r w:rsidRPr="00EA0C6E">
        <w:rPr>
          <w:rFonts w:cs="Times New Roman"/>
          <w:lang w:val="en-US"/>
        </w:rPr>
        <w:t>A</w:t>
      </w:r>
      <w:r w:rsidRPr="00EA0C6E">
        <w:rPr>
          <w:rFonts w:cs="Times New Roman"/>
        </w:rPr>
        <w:t xml:space="preserve">*. Η </w:t>
      </w:r>
      <w:hyperlink w:anchor="_ENREF_32" w:tooltip="Issa, 2024 #6"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Issa (2024)</w:t>
        </w:r>
        <w:r w:rsidR="007E65F5" w:rsidRPr="00EA0C6E">
          <w:rPr>
            <w:rStyle w:val="Hyperlink"/>
            <w:rFonts w:cs="Times New Roman"/>
          </w:rPr>
          <w:fldChar w:fldCharType="end"/>
        </w:r>
      </w:hyperlink>
      <w:r w:rsidRPr="00EA0C6E">
        <w:rPr>
          <w:rFonts w:cs="Times New Roman"/>
        </w:rPr>
        <w:t xml:space="preserve"> χρησιμοποίησε τον </w:t>
      </w:r>
      <w:r w:rsidRPr="00EA0C6E">
        <w:rPr>
          <w:rFonts w:cs="Times New Roman"/>
          <w:lang w:val="en-US"/>
        </w:rPr>
        <w:t>A</w:t>
      </w:r>
      <w:r w:rsidRPr="00EA0C6E">
        <w:rPr>
          <w:rFonts w:cs="Times New Roman"/>
        </w:rPr>
        <w:t xml:space="preserve">* για την </w:t>
      </w:r>
      <w:r w:rsidRPr="00EA0C6E">
        <w:rPr>
          <w:rFonts w:cs="Times New Roman"/>
          <w:lang w:val="en-US"/>
        </w:rPr>
        <w:t>ABM</w:t>
      </w:r>
      <w:r w:rsidRPr="00EA0C6E">
        <w:rPr>
          <w:rFonts w:cs="Times New Roman"/>
        </w:rPr>
        <w:t xml:space="preserve"> μοντελοποίηση των εκκενωθέντων, όταν αυτοί εκτίθενται σε διασπορά υδρόθειου με στατικό </w:t>
      </w:r>
      <w:r w:rsidRPr="00EA0C6E">
        <w:rPr>
          <w:rFonts w:cs="Times New Roman"/>
          <w:lang w:val="en-US"/>
        </w:rPr>
        <w:t>pathfinder</w:t>
      </w:r>
      <w:r w:rsidRPr="00EA0C6E">
        <w:rPr>
          <w:rFonts w:cs="Times New Roman"/>
        </w:rPr>
        <w:t xml:space="preserve">, στον οποίο δεν </w:t>
      </w:r>
      <w:r w:rsidRPr="00EA0C6E">
        <w:rPr>
          <w:rFonts w:cs="Times New Roman"/>
        </w:rPr>
        <w:lastRenderedPageBreak/>
        <w:t xml:space="preserve">λαμβάνεται υπόψιν η παρουσία του νέφους κατά την εύρεση της διαδρομής. Η παρούσα εργασία εφαρμόζει τον </w:t>
      </w:r>
      <w:r w:rsidRPr="00EA0C6E">
        <w:rPr>
          <w:rFonts w:cs="Times New Roman"/>
          <w:lang w:val="en-US"/>
        </w:rPr>
        <w:t>A</w:t>
      </w:r>
      <w:r w:rsidRPr="00EA0C6E">
        <w:rPr>
          <w:rFonts w:cs="Times New Roman"/>
        </w:rPr>
        <w:t xml:space="preserve">* για τον προσδιορισμό της βέλτιστης διαδρομής αποφεύγοντας το τοξικό νέφος, τόσο σε στατικό περιβάλλον όσο και σε δυναμικό. Παρά το γεγονός ότι ο αλγόριθμος </w:t>
      </w:r>
      <w:r w:rsidRPr="00EA0C6E">
        <w:rPr>
          <w:rFonts w:cs="Times New Roman"/>
          <w:lang w:val="en-US"/>
        </w:rPr>
        <w:t>A</w:t>
      </w:r>
      <w:r w:rsidRPr="00EA0C6E">
        <w:rPr>
          <w:rFonts w:cs="Times New Roman"/>
        </w:rPr>
        <w:t xml:space="preserve">* είναι από τους πιο διαδεδομένους αλγορίθμους πλοήγησης σε στατικά περιβάλλοντα </w:t>
      </w:r>
      <w:r w:rsidRPr="00EA0C6E">
        <w:rPr>
          <w:rFonts w:cs="Times New Roman"/>
        </w:rPr>
        <w:fldChar w:fldCharType="begin">
          <w:fldData xml:space="preserve">PEVuZE5vdGU+PENpdGU+PEF1dGhvcj5EZWJlYmUgS2ViZWRlPC9BdXRob3I+PFllYXI+MjAyNTwv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</w:fldData>
        </w:fldChar>
      </w:r>
      <w:r w:rsidRPr="00EA0C6E">
        <w:rPr>
          <w:rFonts w:cs="Times New Roman"/>
        </w:rPr>
        <w:instrText xml:space="preserve"> ADDIN EN.CITE </w:instrText>
      </w:r>
      <w:r w:rsidRPr="00EA0C6E">
        <w:rPr>
          <w:rFonts w:cs="Times New Roman"/>
        </w:rPr>
        <w:fldChar w:fldCharType="begin">
          <w:fldData xml:space="preserve">PEVuZE5vdGU+PENpdGU+PEF1dGhvcj5EZWJlYmUgS2ViZWRlPC9BdXRob3I+PFllYXI+MjAyNTwv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</w:fldData>
        </w:fldChar>
      </w:r>
      <w:r w:rsidRPr="00EA0C6E">
        <w:rPr>
          <w:rFonts w:cs="Times New Roman"/>
        </w:rPr>
        <w:instrText xml:space="preserve"> ADDIN EN.CITE.DATA </w:instrText>
      </w:r>
      <w:r w:rsidRPr="00EA0C6E">
        <w:rPr>
          <w:rFonts w:cs="Times New Roman"/>
        </w:rPr>
      </w:r>
      <w:r w:rsidRPr="00EA0C6E">
        <w:rPr>
          <w:rFonts w:cs="Times New Roman"/>
        </w:rPr>
        <w:fldChar w:fldCharType="end"/>
      </w:r>
      <w:r w:rsidRPr="00EA0C6E">
        <w:rPr>
          <w:rFonts w:cs="Times New Roman"/>
        </w:rPr>
      </w:r>
      <w:r w:rsidRPr="00EA0C6E">
        <w:rPr>
          <w:rFonts w:cs="Times New Roman"/>
        </w:rPr>
        <w:fldChar w:fldCharType="separate"/>
      </w:r>
      <w:r w:rsidRPr="00EA0C6E">
        <w:rPr>
          <w:rFonts w:cs="Times New Roman"/>
          <w:noProof/>
        </w:rPr>
        <w:t>(</w:t>
      </w:r>
      <w:hyperlink w:anchor="_ENREF_14" w:tooltip="Debebe Kebede, 2025 #30" w:history="1">
        <w:r w:rsidR="007E65F5" w:rsidRPr="00EA0C6E">
          <w:rPr>
            <w:rStyle w:val="Hyperlink"/>
            <w:rFonts w:cs="Times New Roman"/>
          </w:rPr>
          <w:t>Debebe Kebede and Friedrich, 2025</w:t>
        </w:r>
      </w:hyperlink>
      <w:r w:rsidRPr="00EA0C6E">
        <w:rPr>
          <w:rFonts w:cs="Times New Roman"/>
          <w:noProof/>
        </w:rPr>
        <w:t xml:space="preserve">, </w:t>
      </w:r>
      <w:hyperlink w:anchor="_ENREF_19" w:tooltip="Foead, 2021 #48" w:history="1">
        <w:r w:rsidR="007E65F5" w:rsidRPr="00EA0C6E">
          <w:rPr>
            <w:rStyle w:val="Hyperlink"/>
            <w:rFonts w:cs="Times New Roman"/>
          </w:rPr>
          <w:t>Foead et al., 2021</w:t>
        </w:r>
      </w:hyperlink>
      <w:r w:rsidRPr="00EA0C6E">
        <w:rPr>
          <w:rFonts w:cs="Times New Roman"/>
          <w:noProof/>
        </w:rPr>
        <w:t xml:space="preserve">, </w:t>
      </w:r>
      <w:hyperlink w:anchor="_ENREF_41" w:tooltip="Kim, 2026 #27" w:history="1">
        <w:r w:rsidR="007E65F5" w:rsidRPr="00EA0C6E">
          <w:rPr>
            <w:rStyle w:val="Hyperlink"/>
            <w:rFonts w:cs="Times New Roman"/>
          </w:rPr>
          <w:t>Kim et al., 2026</w:t>
        </w:r>
      </w:hyperlink>
      <w:r w:rsidRPr="00EA0C6E">
        <w:rPr>
          <w:rFonts w:cs="Times New Roman"/>
          <w:noProof/>
        </w:rPr>
        <w:t xml:space="preserve">, </w:t>
      </w:r>
      <w:hyperlink w:anchor="_ENREF_47" w:tooltip="Lawande, 2022 #24" w:history="1">
        <w:r w:rsidR="007E65F5" w:rsidRPr="00EA0C6E">
          <w:rPr>
            <w:rStyle w:val="Hyperlink"/>
            <w:rFonts w:cs="Times New Roman"/>
          </w:rPr>
          <w:t>Lawande et al., 2022</w:t>
        </w:r>
      </w:hyperlink>
      <w:r w:rsidRPr="00EA0C6E">
        <w:rPr>
          <w:rFonts w:cs="Times New Roman"/>
          <w:noProof/>
        </w:rPr>
        <w:t>)</w:t>
      </w:r>
      <w:r w:rsidRPr="00EA0C6E">
        <w:rPr>
          <w:rFonts w:cs="Times New Roman"/>
        </w:rPr>
        <w:fldChar w:fldCharType="end"/>
      </w:r>
      <w:r w:rsidRPr="00EA0C6E">
        <w:rPr>
          <w:rFonts w:cs="Times New Roman"/>
        </w:rPr>
        <w:t xml:space="preserve">, με τις κατάλληλες μετατροπές δύναται να διαχειριστεί και δυναμικές συνθήκες, χωρίς ωστόσο να είναι η ιδανικότερη επιλογή, καθώς χρειάζεται να εκτελεσθεί εξολοκλήρου από την αρχή </w:t>
      </w:r>
      <w:r w:rsidRPr="00EA0C6E">
        <w:rPr>
          <w:rFonts w:cs="Times New Roman"/>
        </w:rPr>
        <w:fldChar w:fldCharType="begin">
          <w:fldData xml:space="preserve">PEVuZE5vdGU+PENpdGU+PEF1dGhvcj5EZWJlYmUgS2ViZWRlPC9BdXRob3I+PFllYXI+MjAyNTwv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</w:fldData>
        </w:fldChar>
      </w:r>
      <w:r w:rsidRPr="00EA0C6E">
        <w:rPr>
          <w:rFonts w:cs="Times New Roman"/>
        </w:rPr>
        <w:instrText xml:space="preserve"> ADDIN EN.CITE </w:instrText>
      </w:r>
      <w:r w:rsidRPr="00EA0C6E">
        <w:rPr>
          <w:rFonts w:cs="Times New Roman"/>
        </w:rPr>
        <w:fldChar w:fldCharType="begin">
          <w:fldData xml:space="preserve">PEVuZE5vdGU+PENpdGU+PEF1dGhvcj5EZWJlYmUgS2ViZWRlPC9BdXRob3I+PFllYXI+MjAyNTwv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</w:fldData>
        </w:fldChar>
      </w:r>
      <w:r w:rsidRPr="00EA0C6E">
        <w:rPr>
          <w:rFonts w:cs="Times New Roman"/>
        </w:rPr>
        <w:instrText xml:space="preserve"> ADDIN EN.CITE.DATA </w:instrText>
      </w:r>
      <w:r w:rsidRPr="00EA0C6E">
        <w:rPr>
          <w:rFonts w:cs="Times New Roman"/>
        </w:rPr>
      </w:r>
      <w:r w:rsidRPr="00EA0C6E">
        <w:rPr>
          <w:rFonts w:cs="Times New Roman"/>
        </w:rPr>
        <w:fldChar w:fldCharType="end"/>
      </w:r>
      <w:r w:rsidRPr="00EA0C6E">
        <w:rPr>
          <w:rFonts w:cs="Times New Roman"/>
        </w:rPr>
      </w:r>
      <w:r w:rsidRPr="00EA0C6E">
        <w:rPr>
          <w:rFonts w:cs="Times New Roman"/>
        </w:rPr>
        <w:fldChar w:fldCharType="separate"/>
      </w:r>
      <w:r w:rsidRPr="00EA0C6E">
        <w:rPr>
          <w:rFonts w:cs="Times New Roman"/>
          <w:noProof/>
        </w:rPr>
        <w:t>(</w:t>
      </w:r>
      <w:hyperlink w:anchor="_ENREF_14" w:tooltip="Debebe Kebede, 2025 #30" w:history="1">
        <w:r w:rsidR="007E65F5" w:rsidRPr="00EA0C6E">
          <w:rPr>
            <w:rStyle w:val="Hyperlink"/>
            <w:rFonts w:cs="Times New Roman"/>
          </w:rPr>
          <w:t>Debebe Kebede and Friedrich, 2025</w:t>
        </w:r>
      </w:hyperlink>
      <w:r w:rsidRPr="00EA0C6E">
        <w:rPr>
          <w:rFonts w:cs="Times New Roman"/>
          <w:noProof/>
        </w:rPr>
        <w:t>)</w:t>
      </w:r>
      <w:r w:rsidRPr="00EA0C6E">
        <w:rPr>
          <w:rFonts w:cs="Times New Roman"/>
        </w:rPr>
        <w:fldChar w:fldCharType="end"/>
      </w:r>
      <w:r w:rsidRPr="00EA0C6E">
        <w:rPr>
          <w:rFonts w:cs="Times New Roman"/>
        </w:rPr>
        <w:t xml:space="preserve"> καθιστώντας τον υπολογιστικά ακριβό.</w:t>
      </w:r>
      <w:r w:rsidR="0009675D" w:rsidRPr="00EA0C6E">
        <w:rPr>
          <w:rFonts w:cs="Times New Roman"/>
        </w:rPr>
        <w:t xml:space="preserve"> </w:t>
      </w:r>
      <w:r w:rsidRPr="00EA0C6E">
        <w:rPr>
          <w:rFonts w:cs="Times New Roman"/>
        </w:rPr>
        <w:t xml:space="preserve">Παράλληλα με τον αλγόριθμο </w:t>
      </w:r>
      <w:r w:rsidRPr="00EA0C6E">
        <w:rPr>
          <w:rFonts w:cs="Times New Roman"/>
          <w:lang w:val="en-US"/>
        </w:rPr>
        <w:t>A</w:t>
      </w:r>
      <w:r w:rsidRPr="00EA0C6E">
        <w:rPr>
          <w:rFonts w:cs="Times New Roman"/>
        </w:rPr>
        <w:t xml:space="preserve">* επιλέγεται να χρησιμοποιηθεί και ο αλγόριθμος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w:t>
      </w:r>
    </w:p>
    <w:p w14:paraId="74FE1540" w14:textId="77777777" w:rsidR="00997440" w:rsidRPr="00EA0C6E" w:rsidRDefault="00997440" w:rsidP="00997440">
      <w:pPr>
        <w:rPr>
          <w:rFonts w:cs="Times New Roman"/>
        </w:rPr>
      </w:pPr>
    </w:p>
    <w:p w14:paraId="3E6C6357" w14:textId="2199AF18" w:rsidR="001E3A3F" w:rsidRPr="00EA0C6E" w:rsidRDefault="001E3A3F" w:rsidP="0042747D">
      <w:pPr>
        <w:pStyle w:val="Heading2"/>
      </w:pPr>
      <w:bookmarkStart w:id="101" w:name="_Ref227229424"/>
      <w:bookmarkStart w:id="102" w:name="_Toc227411776"/>
      <w:r w:rsidRPr="00EA0C6E">
        <w:t>Περιβάλλον</w:t>
      </w:r>
      <w:r w:rsidR="00402382" w:rsidRPr="00EA0C6E">
        <w:t>τα</w:t>
      </w:r>
      <w:r w:rsidRPr="00EA0C6E">
        <w:t xml:space="preserve"> προσομοίωσης</w:t>
      </w:r>
      <w:r w:rsidR="00402382" w:rsidRPr="00EA0C6E">
        <w:t xml:space="preserve"> και </w:t>
      </w:r>
      <w:r w:rsidR="00402382" w:rsidRPr="00EA0C6E">
        <w:rPr>
          <w:lang w:val="en-US"/>
        </w:rPr>
        <w:t>Julia</w:t>
      </w:r>
      <w:bookmarkEnd w:id="101"/>
      <w:bookmarkEnd w:id="102"/>
    </w:p>
    <w:p w14:paraId="33DD84ED" w14:textId="061B7BF5" w:rsidR="00637EAC" w:rsidRPr="00EA0C6E" w:rsidRDefault="005D3181" w:rsidP="001E3A3F">
      <w:pPr>
        <w:rPr>
          <w:rFonts w:cs="Times New Roman"/>
        </w:rPr>
      </w:pPr>
      <w:r w:rsidRPr="00EA0C6E">
        <w:rPr>
          <w:rFonts w:cs="Times New Roman"/>
        </w:rPr>
        <w:t>Για τον σχεδιασμό της εκκένωσης χρησιμοποιούνται πολλές εξειδικευμένες πλατφόρμες προσομοίωσης, αλλά και γλώσσες προγραμματισμού</w:t>
      </w:r>
      <w:r w:rsidR="005426D9" w:rsidRPr="00EA0C6E">
        <w:rPr>
          <w:rFonts w:cs="Times New Roman"/>
        </w:rPr>
        <w:t>.</w:t>
      </w:r>
      <w:r w:rsidR="00F845B4" w:rsidRPr="00EA0C6E">
        <w:rPr>
          <w:rFonts w:cs="Times New Roman"/>
        </w:rPr>
        <w:t xml:space="preserve"> </w:t>
      </w:r>
      <w:r w:rsidR="00DE64C3" w:rsidRPr="00EA0C6E">
        <w:rPr>
          <w:rFonts w:cs="Times New Roman"/>
        </w:rPr>
        <w:t xml:space="preserve">Υπάρχει μια πληθώρα εμπορικών και ακαδημαϊκών </w:t>
      </w:r>
      <w:r w:rsidR="00AA267B" w:rsidRPr="00EA0C6E">
        <w:rPr>
          <w:rFonts w:cs="Times New Roman"/>
        </w:rPr>
        <w:t>λογισμικών</w:t>
      </w:r>
      <w:r w:rsidR="00DE64C3" w:rsidRPr="00EA0C6E">
        <w:rPr>
          <w:rFonts w:cs="Times New Roman"/>
        </w:rPr>
        <w:t xml:space="preserve"> </w:t>
      </w:r>
      <w:r w:rsidR="00AA267B" w:rsidRPr="00EA0C6E">
        <w:rPr>
          <w:rFonts w:cs="Times New Roman"/>
        </w:rPr>
        <w:t>που χρησιμοποιούνται για τον σχεδιασμό εκκένωσης</w:t>
      </w:r>
      <w:r w:rsidR="006145B8" w:rsidRPr="00EA0C6E">
        <w:rPr>
          <w:rFonts w:cs="Times New Roman"/>
        </w:rPr>
        <w:t>,</w:t>
      </w:r>
      <w:r w:rsidR="00AA267B" w:rsidRPr="00EA0C6E">
        <w:rPr>
          <w:rFonts w:cs="Times New Roman"/>
        </w:rPr>
        <w:t xml:space="preserve"> λόγω των έτοιμων βιβλιοθηκών που διαθέτουν.</w:t>
      </w:r>
      <w:r w:rsidR="006145B8" w:rsidRPr="00EA0C6E">
        <w:rPr>
          <w:rFonts w:cs="Times New Roman"/>
        </w:rPr>
        <w:t xml:space="preserve"> Από τα πιο διαδεδομένα είναι το </w:t>
      </w:r>
      <w:r w:rsidR="006145B8" w:rsidRPr="00EA0C6E">
        <w:rPr>
          <w:rFonts w:cs="Times New Roman"/>
          <w:lang w:val="en-US"/>
        </w:rPr>
        <w:t>NetLogo</w:t>
      </w:r>
      <w:r w:rsidR="006145B8" w:rsidRPr="00EA0C6E">
        <w:rPr>
          <w:rFonts w:cs="Times New Roman"/>
        </w:rPr>
        <w:t xml:space="preserve">, το </w:t>
      </w:r>
      <w:r w:rsidR="006145B8" w:rsidRPr="00EA0C6E">
        <w:rPr>
          <w:rFonts w:cs="Times New Roman"/>
          <w:lang w:val="en-US"/>
        </w:rPr>
        <w:t>AnyLogic</w:t>
      </w:r>
      <w:r w:rsidR="006145B8" w:rsidRPr="00EA0C6E">
        <w:rPr>
          <w:rFonts w:cs="Times New Roman"/>
        </w:rPr>
        <w:t xml:space="preserve">, το </w:t>
      </w:r>
      <w:r w:rsidR="006145B8" w:rsidRPr="00EA0C6E">
        <w:rPr>
          <w:rFonts w:cs="Times New Roman"/>
          <w:lang w:val="en-US"/>
        </w:rPr>
        <w:t>Pathfinder</w:t>
      </w:r>
      <w:r w:rsidR="006145B8" w:rsidRPr="00EA0C6E">
        <w:rPr>
          <w:rFonts w:cs="Times New Roman"/>
        </w:rPr>
        <w:t xml:space="preserve">, το </w:t>
      </w:r>
      <w:r w:rsidR="006145B8" w:rsidRPr="00EA0C6E">
        <w:rPr>
          <w:rFonts w:cs="Times New Roman"/>
          <w:lang w:val="en-US"/>
        </w:rPr>
        <w:t>FDS</w:t>
      </w:r>
      <w:r w:rsidR="006145B8" w:rsidRPr="00EA0C6E">
        <w:rPr>
          <w:rFonts w:cs="Times New Roman"/>
        </w:rPr>
        <w:t>+</w:t>
      </w:r>
      <w:r w:rsidR="006145B8" w:rsidRPr="00EA0C6E">
        <w:rPr>
          <w:rFonts w:cs="Times New Roman"/>
          <w:lang w:val="en-US"/>
        </w:rPr>
        <w:t>Evac</w:t>
      </w:r>
      <w:r w:rsidR="006145B8" w:rsidRPr="00EA0C6E">
        <w:rPr>
          <w:rFonts w:cs="Times New Roman"/>
        </w:rPr>
        <w:t xml:space="preserve">, τα </w:t>
      </w:r>
      <w:r w:rsidR="006145B8" w:rsidRPr="00EA0C6E">
        <w:rPr>
          <w:rFonts w:cs="Times New Roman"/>
          <w:lang w:val="en-US"/>
        </w:rPr>
        <w:t>BuildingEXODUS</w:t>
      </w:r>
      <w:r w:rsidR="006145B8" w:rsidRPr="00EA0C6E">
        <w:rPr>
          <w:rFonts w:cs="Times New Roman"/>
        </w:rPr>
        <w:t xml:space="preserve"> και </w:t>
      </w:r>
      <w:r w:rsidR="006145B8" w:rsidRPr="00EA0C6E">
        <w:rPr>
          <w:rFonts w:cs="Times New Roman"/>
          <w:lang w:val="en-US"/>
        </w:rPr>
        <w:t>SIMULEX</w:t>
      </w:r>
      <w:r w:rsidR="006145B8" w:rsidRPr="00EA0C6E">
        <w:rPr>
          <w:rFonts w:cs="Times New Roman"/>
        </w:rPr>
        <w:t xml:space="preserve">, καθώς και τα </w:t>
      </w:r>
      <w:r w:rsidR="006145B8" w:rsidRPr="00EA0C6E">
        <w:rPr>
          <w:rFonts w:cs="Times New Roman"/>
          <w:lang w:val="en-US"/>
        </w:rPr>
        <w:t>GAMA</w:t>
      </w:r>
      <w:r w:rsidR="006145B8" w:rsidRPr="00EA0C6E">
        <w:rPr>
          <w:rFonts w:cs="Times New Roman"/>
        </w:rPr>
        <w:t xml:space="preserve"> και </w:t>
      </w:r>
      <w:r w:rsidR="006145B8" w:rsidRPr="00EA0C6E">
        <w:rPr>
          <w:rFonts w:cs="Times New Roman"/>
          <w:lang w:val="en-US"/>
        </w:rPr>
        <w:t>MASON</w:t>
      </w:r>
      <w:r w:rsidR="005426D9" w:rsidRPr="00EA0C6E">
        <w:rPr>
          <w:rFonts w:cs="Times New Roman"/>
          <w:noProof/>
        </w:rPr>
        <w:t xml:space="preserve"> </w:t>
      </w:r>
      <w:r w:rsidR="005426D9" w:rsidRPr="00EA0C6E">
        <w:rPr>
          <w:rFonts w:cs="Times New Roman"/>
          <w:noProof/>
        </w:rPr>
        <w:fldChar w:fldCharType="begin">
          <w:fldData xml:space="preserve">PEVuZE5vdGU+PENpdGU+PEF1dGhvcj5MaXU8L0F1dGhvcj48WWVhcj4yMDIzPC9ZZWFyPjxSZWNO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</w:fldData>
        </w:fldChar>
      </w:r>
      <w:r w:rsidR="00546AB1" w:rsidRPr="00EA0C6E">
        <w:rPr>
          <w:rFonts w:cs="Times New Roman"/>
          <w:noProof/>
        </w:rPr>
        <w:instrText xml:space="preserve"> ADDIN EN.CITE </w:instrText>
      </w:r>
      <w:r w:rsidR="00546AB1" w:rsidRPr="00EA0C6E">
        <w:rPr>
          <w:rFonts w:cs="Times New Roman"/>
          <w:noProof/>
        </w:rPr>
        <w:fldChar w:fldCharType="begin">
          <w:fldData xml:space="preserve">PEVuZE5vdGU+PENpdGU+PEF1dGhvcj5MaXU8L0F1dGhvcj48WWVhcj4yMDIzPC9ZZWFyPjxSZWNO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</w:fldData>
        </w:fldChar>
      </w:r>
      <w:r w:rsidR="00546AB1" w:rsidRPr="00EA0C6E">
        <w:rPr>
          <w:rFonts w:cs="Times New Roman"/>
          <w:noProof/>
        </w:rPr>
        <w:instrText xml:space="preserve"> ADDIN EN.CITE.DATA </w:instrText>
      </w:r>
      <w:r w:rsidR="00546AB1" w:rsidRPr="00EA0C6E">
        <w:rPr>
          <w:rFonts w:cs="Times New Roman"/>
          <w:noProof/>
        </w:rPr>
      </w:r>
      <w:r w:rsidR="00546AB1" w:rsidRPr="00EA0C6E">
        <w:rPr>
          <w:rFonts w:cs="Times New Roman"/>
          <w:noProof/>
        </w:rPr>
        <w:fldChar w:fldCharType="end"/>
      </w:r>
      <w:r w:rsidR="005426D9" w:rsidRPr="00EA0C6E">
        <w:rPr>
          <w:rFonts w:cs="Times New Roman"/>
          <w:noProof/>
        </w:rPr>
      </w:r>
      <w:r w:rsidR="005426D9" w:rsidRPr="00EA0C6E">
        <w:rPr>
          <w:rFonts w:cs="Times New Roman"/>
          <w:noProof/>
        </w:rPr>
        <w:fldChar w:fldCharType="separate"/>
      </w:r>
      <w:r w:rsidR="00546AB1" w:rsidRPr="00EA0C6E">
        <w:rPr>
          <w:rFonts w:cs="Times New Roman"/>
          <w:noProof/>
        </w:rPr>
        <w:t>(</w:t>
      </w:r>
      <w:hyperlink w:anchor="_ENREF_50" w:tooltip="Liu, 2023 #38" w:history="1">
        <w:r w:rsidR="007E65F5" w:rsidRPr="00EA0C6E">
          <w:rPr>
            <w:rStyle w:val="Hyperlink"/>
            <w:rFonts w:cs="Times New Roman"/>
          </w:rPr>
          <w:t>Liu et al., 2023</w:t>
        </w:r>
      </w:hyperlink>
      <w:r w:rsidR="00546AB1" w:rsidRPr="00EA0C6E">
        <w:rPr>
          <w:rFonts w:cs="Times New Roman"/>
          <w:noProof/>
        </w:rPr>
        <w:t xml:space="preserve">, </w:t>
      </w:r>
      <w:hyperlink w:anchor="_ENREF_60" w:tooltip="Richards, 2020 #82" w:history="1">
        <w:r w:rsidR="007E65F5" w:rsidRPr="00EA0C6E">
          <w:rPr>
            <w:rStyle w:val="Hyperlink"/>
            <w:rFonts w:cs="Times New Roman"/>
          </w:rPr>
          <w:t>Richards, 2020</w:t>
        </w:r>
      </w:hyperlink>
      <w:r w:rsidR="00546AB1" w:rsidRPr="00EA0C6E">
        <w:rPr>
          <w:rFonts w:cs="Times New Roman"/>
          <w:noProof/>
        </w:rPr>
        <w:t xml:space="preserve">, </w:t>
      </w:r>
      <w:hyperlink w:anchor="_ENREF_63" w:tooltip="Senanayake, 2024 #16" w:history="1">
        <w:r w:rsidR="007E65F5" w:rsidRPr="00EA0C6E">
          <w:rPr>
            <w:rStyle w:val="Hyperlink"/>
            <w:rFonts w:cs="Times New Roman"/>
          </w:rPr>
          <w:t>Senanayake et al., 2024</w:t>
        </w:r>
      </w:hyperlink>
      <w:r w:rsidR="00546AB1" w:rsidRPr="00EA0C6E">
        <w:rPr>
          <w:rFonts w:cs="Times New Roman"/>
          <w:noProof/>
        </w:rPr>
        <w:t xml:space="preserve">, </w:t>
      </w:r>
      <w:hyperlink w:anchor="_ENREF_65" w:tooltip="Shaikh, 2020 #14" w:history="1">
        <w:r w:rsidR="007E65F5" w:rsidRPr="00EA0C6E">
          <w:rPr>
            <w:rStyle w:val="Hyperlink"/>
            <w:rFonts w:cs="Times New Roman"/>
          </w:rPr>
          <w:t>Shaikh et al., 2020</w:t>
        </w:r>
      </w:hyperlink>
      <w:r w:rsidR="00546AB1" w:rsidRPr="00EA0C6E">
        <w:rPr>
          <w:rFonts w:cs="Times New Roman"/>
          <w:noProof/>
        </w:rPr>
        <w:t xml:space="preserve">, </w:t>
      </w:r>
      <w:hyperlink w:anchor="_ENREF_70" w:tooltip="Sun, 2025 #17" w:history="1">
        <w:r w:rsidR="007E65F5" w:rsidRPr="00EA0C6E">
          <w:rPr>
            <w:rStyle w:val="Hyperlink"/>
            <w:rFonts w:cs="Times New Roman"/>
          </w:rPr>
          <w:t>Sun et al., 2025</w:t>
        </w:r>
      </w:hyperlink>
      <w:r w:rsidR="00546AB1" w:rsidRPr="00EA0C6E">
        <w:rPr>
          <w:rFonts w:cs="Times New Roman"/>
          <w:noProof/>
        </w:rPr>
        <w:t xml:space="preserve">, </w:t>
      </w:r>
      <w:hyperlink w:anchor="_ENREF_79" w:tooltip="Vermuyten, 2016 #51" w:history="1">
        <w:r w:rsidR="007E65F5" w:rsidRPr="00EA0C6E">
          <w:rPr>
            <w:rStyle w:val="Hyperlink"/>
            <w:rFonts w:cs="Times New Roman"/>
          </w:rPr>
          <w:t>Vermuyten et al., 2016</w:t>
        </w:r>
      </w:hyperlink>
      <w:r w:rsidR="00546AB1" w:rsidRPr="00EA0C6E">
        <w:rPr>
          <w:rFonts w:cs="Times New Roman"/>
          <w:noProof/>
        </w:rPr>
        <w:t>)</w:t>
      </w:r>
      <w:r w:rsidR="005426D9" w:rsidRPr="00EA0C6E">
        <w:rPr>
          <w:rFonts w:cs="Times New Roman"/>
          <w:noProof/>
        </w:rPr>
        <w:fldChar w:fldCharType="end"/>
      </w:r>
      <w:r w:rsidR="006145B8" w:rsidRPr="00EA0C6E">
        <w:rPr>
          <w:rFonts w:cs="Times New Roman"/>
        </w:rPr>
        <w:t xml:space="preserve">. Το </w:t>
      </w:r>
      <w:r w:rsidR="006145B8" w:rsidRPr="00EA0C6E">
        <w:rPr>
          <w:rFonts w:cs="Times New Roman"/>
          <w:lang w:val="en-US"/>
        </w:rPr>
        <w:t>NetLogo</w:t>
      </w:r>
      <w:r w:rsidR="006145B8" w:rsidRPr="00EA0C6E">
        <w:rPr>
          <w:rFonts w:cs="Times New Roman"/>
        </w:rPr>
        <w:t xml:space="preserve"> θεωρείται ένα από τα πιο συχνά αναφερόμενα εργαλεία προσομοίωσης</w:t>
      </w:r>
      <w:r w:rsidR="00905072" w:rsidRPr="00EA0C6E">
        <w:rPr>
          <w:rFonts w:cs="Times New Roman"/>
        </w:rPr>
        <w:t xml:space="preserve"> (13.8% των αναφορών), καθώς είναι φιλικό προς τον χρήστη και ιδανικό για </w:t>
      </w:r>
      <w:r w:rsidR="00905072" w:rsidRPr="00EA0C6E">
        <w:rPr>
          <w:rFonts w:cs="Times New Roman"/>
          <w:lang w:val="en-US"/>
        </w:rPr>
        <w:t>ABM</w:t>
      </w:r>
      <w:r w:rsidR="005426D9" w:rsidRPr="00EA0C6E">
        <w:rPr>
          <w:rFonts w:cs="Times New Roman"/>
        </w:rPr>
        <w:t>.</w:t>
      </w:r>
      <w:r w:rsidR="006145B8" w:rsidRPr="00EA0C6E">
        <w:rPr>
          <w:rFonts w:cs="Times New Roman"/>
        </w:rPr>
        <w:t xml:space="preserve"> Το </w:t>
      </w:r>
      <w:r w:rsidR="006145B8" w:rsidRPr="00EA0C6E">
        <w:rPr>
          <w:rFonts w:cs="Times New Roman"/>
          <w:lang w:val="en-US"/>
        </w:rPr>
        <w:t>AnyLogic</w:t>
      </w:r>
      <w:r w:rsidR="006145B8" w:rsidRPr="00EA0C6E">
        <w:rPr>
          <w:rFonts w:cs="Times New Roman"/>
        </w:rPr>
        <w:t xml:space="preserve"> είναι</w:t>
      </w:r>
      <w:r w:rsidR="00905072" w:rsidRPr="00EA0C6E">
        <w:rPr>
          <w:rFonts w:cs="Times New Roman"/>
        </w:rPr>
        <w:t xml:space="preserve"> εξίσου δημοφιλές (7.5%) καθώς επιτρέπει τη χρήση πολλαπλών μεθοδολογιών</w:t>
      </w:r>
      <w:r w:rsidR="005426D9" w:rsidRPr="00EA0C6E">
        <w:rPr>
          <w:rFonts w:cs="Times New Roman"/>
        </w:rPr>
        <w:t xml:space="preserve">. </w:t>
      </w:r>
      <w:r w:rsidR="00905072" w:rsidRPr="00EA0C6E">
        <w:rPr>
          <w:rFonts w:cs="Times New Roman"/>
          <w:lang w:val="en-US"/>
        </w:rPr>
        <w:t>Pathfinder</w:t>
      </w:r>
      <w:r w:rsidR="00905072" w:rsidRPr="00EA0C6E">
        <w:rPr>
          <w:rFonts w:cs="Times New Roman"/>
        </w:rPr>
        <w:t xml:space="preserve"> είναι ένα εξειδικευμένο λογισμικό για την εκκένωση και την κίνηση ανθρώπων, που χρησιμοποιεί αλγορίθμους όπως τον </w:t>
      </w:r>
      <w:r w:rsidR="00905072" w:rsidRPr="00EA0C6E">
        <w:rPr>
          <w:rFonts w:cs="Times New Roman"/>
          <w:lang w:val="en-US"/>
        </w:rPr>
        <w:t>A</w:t>
      </w:r>
      <w:r w:rsidR="00905072" w:rsidRPr="00EA0C6E">
        <w:rPr>
          <w:rFonts w:cs="Times New Roman"/>
        </w:rPr>
        <w:t xml:space="preserve">* και συνδυάζει φυσικούς περιορισμούς. Το </w:t>
      </w:r>
      <w:r w:rsidR="00905072" w:rsidRPr="00EA0C6E">
        <w:rPr>
          <w:rFonts w:cs="Times New Roman"/>
          <w:lang w:val="en-US"/>
        </w:rPr>
        <w:t>FDS</w:t>
      </w:r>
      <w:r w:rsidR="00905072" w:rsidRPr="00EA0C6E">
        <w:rPr>
          <w:rFonts w:cs="Times New Roman"/>
        </w:rPr>
        <w:t>+</w:t>
      </w:r>
      <w:r w:rsidR="00905072" w:rsidRPr="00EA0C6E">
        <w:rPr>
          <w:rFonts w:cs="Times New Roman"/>
          <w:lang w:val="en-US"/>
        </w:rPr>
        <w:t>Evac</w:t>
      </w:r>
      <w:r w:rsidR="00905072" w:rsidRPr="00EA0C6E">
        <w:rPr>
          <w:rFonts w:cs="Times New Roman"/>
        </w:rPr>
        <w:t xml:space="preserve"> χρησιμοποιείται ευρέως για την προσομοίωση εκκενώσεων σε περιβάλλοντα με φωτιά και καπνό. Τα </w:t>
      </w:r>
      <w:r w:rsidR="00905072" w:rsidRPr="00EA0C6E">
        <w:rPr>
          <w:rFonts w:cs="Times New Roman"/>
          <w:lang w:val="en-US"/>
        </w:rPr>
        <w:t>BuildingEXODUS</w:t>
      </w:r>
      <w:r w:rsidR="00905072" w:rsidRPr="00EA0C6E">
        <w:rPr>
          <w:rFonts w:cs="Times New Roman"/>
        </w:rPr>
        <w:t xml:space="preserve"> και </w:t>
      </w:r>
      <w:r w:rsidR="00905072" w:rsidRPr="00EA0C6E">
        <w:rPr>
          <w:rFonts w:cs="Times New Roman"/>
          <w:lang w:val="en-US"/>
        </w:rPr>
        <w:t>SIMULEX</w:t>
      </w:r>
      <w:r w:rsidR="00905072" w:rsidRPr="00EA0C6E">
        <w:rPr>
          <w:rFonts w:cs="Times New Roman"/>
        </w:rPr>
        <w:t xml:space="preserve"> είναι παλιότερα, αλλά ακόμη </w:t>
      </w:r>
      <w:r w:rsidR="00637EAC" w:rsidRPr="00EA0C6E">
        <w:rPr>
          <w:rFonts w:cs="Times New Roman"/>
        </w:rPr>
        <w:t xml:space="preserve">χρήσιμα εργαλεία για την προσομοίωση εκκένωσης σύνθετων κτιρίων και μέσων μεταφοράς. Τα </w:t>
      </w:r>
      <w:r w:rsidR="00637EAC" w:rsidRPr="00EA0C6E">
        <w:rPr>
          <w:rFonts w:cs="Times New Roman"/>
          <w:lang w:val="en-US"/>
        </w:rPr>
        <w:t>GAMA</w:t>
      </w:r>
      <w:r w:rsidR="00637EAC" w:rsidRPr="00EA0C6E">
        <w:rPr>
          <w:rFonts w:cs="Times New Roman"/>
        </w:rPr>
        <w:t xml:space="preserve"> και </w:t>
      </w:r>
      <w:r w:rsidR="00637EAC" w:rsidRPr="00EA0C6E">
        <w:rPr>
          <w:rFonts w:cs="Times New Roman"/>
          <w:lang w:val="en-US"/>
        </w:rPr>
        <w:t>MASON</w:t>
      </w:r>
      <w:r w:rsidR="00637EAC" w:rsidRPr="00EA0C6E">
        <w:rPr>
          <w:rFonts w:cs="Times New Roman"/>
        </w:rPr>
        <w:t xml:space="preserve"> είναι ακαδημαϊκές πλατφόρμες για χωρικά ρητές προσομοιώσεις βασισμένες σε «πράκτορες».</w:t>
      </w:r>
    </w:p>
    <w:p w14:paraId="74DDB2F6" w14:textId="67B150F9" w:rsidR="005D3181" w:rsidRPr="00EA0C6E" w:rsidRDefault="00637EAC" w:rsidP="001E3A3F">
      <w:pPr>
        <w:rPr>
          <w:rFonts w:cs="Times New Roman"/>
        </w:rPr>
      </w:pPr>
      <w:r w:rsidRPr="00EA0C6E">
        <w:rPr>
          <w:rFonts w:cs="Times New Roman"/>
        </w:rPr>
        <w:t>Πέραν της χρήσης των ανωτέρω λογισμικών, προσομοιώσεις για το σχεδιασμό εκκένωσης μπορούν να πραγματοποιηθούν και στα περιβάλλοντα διαφόρων γλωσσών προγραμματισμού.</w:t>
      </w:r>
      <w:r w:rsidR="005426D9" w:rsidRPr="00EA0C6E">
        <w:rPr>
          <w:rFonts w:cs="Times New Roman"/>
        </w:rPr>
        <w:t xml:space="preserve"> Οι πιο συχνές γλώσσες που χρησιμοποιούνται είναι η </w:t>
      </w:r>
      <w:r w:rsidR="005426D9" w:rsidRPr="00EA0C6E">
        <w:rPr>
          <w:rFonts w:cs="Times New Roman"/>
          <w:lang w:val="en-US"/>
        </w:rPr>
        <w:t>Python</w:t>
      </w:r>
      <w:r w:rsidR="005426D9" w:rsidRPr="00EA0C6E">
        <w:rPr>
          <w:rFonts w:cs="Times New Roman"/>
        </w:rPr>
        <w:t xml:space="preserve">, η </w:t>
      </w:r>
      <w:r w:rsidR="005426D9" w:rsidRPr="00EA0C6E">
        <w:rPr>
          <w:rFonts w:cs="Times New Roman"/>
          <w:lang w:val="en-US"/>
        </w:rPr>
        <w:t>Java</w:t>
      </w:r>
      <w:r w:rsidR="005426D9" w:rsidRPr="00EA0C6E">
        <w:rPr>
          <w:rFonts w:cs="Times New Roman"/>
        </w:rPr>
        <w:t xml:space="preserve">, η </w:t>
      </w:r>
      <w:r w:rsidR="005426D9" w:rsidRPr="00EA0C6E">
        <w:rPr>
          <w:rFonts w:cs="Times New Roman"/>
          <w:lang w:val="en-US"/>
        </w:rPr>
        <w:t>C</w:t>
      </w:r>
      <w:r w:rsidR="005426D9" w:rsidRPr="00EA0C6E">
        <w:rPr>
          <w:rFonts w:cs="Times New Roman"/>
        </w:rPr>
        <w:t xml:space="preserve">++ και το </w:t>
      </w:r>
      <w:r w:rsidR="005426D9" w:rsidRPr="00EA0C6E">
        <w:rPr>
          <w:rFonts w:cs="Times New Roman"/>
          <w:lang w:val="en-US"/>
        </w:rPr>
        <w:t>MATLAB</w:t>
      </w:r>
      <w:r w:rsidR="005426D9" w:rsidRPr="00EA0C6E">
        <w:rPr>
          <w:rFonts w:cs="Times New Roman"/>
        </w:rPr>
        <w:t xml:space="preserve"> </w:t>
      </w:r>
      <w:r w:rsidR="005426D9" w:rsidRPr="00EA0C6E">
        <w:rPr>
          <w:rFonts w:cs="Times New Roman"/>
        </w:rPr>
        <w:fldChar w:fldCharType="begin">
          <w:fldData xml:space="preserve">PEVuZE5vdGU+PENpdGU+PEF1dGhvcj5SaWNoYXJkczwvQXV0aG9yPjxZZWFyPjIwMjA8L1llYXI+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</w:fldData>
        </w:fldChar>
      </w:r>
      <w:r w:rsidR="00546AB1" w:rsidRPr="00EA0C6E">
        <w:rPr>
          <w:rFonts w:cs="Times New Roman"/>
        </w:rPr>
        <w:instrText xml:space="preserve"> ADDIN EN.CITE </w:instrText>
      </w:r>
      <w:r w:rsidR="00546AB1" w:rsidRPr="00EA0C6E">
        <w:rPr>
          <w:rFonts w:cs="Times New Roman"/>
        </w:rPr>
        <w:fldChar w:fldCharType="begin">
          <w:fldData xml:space="preserve">PEVuZE5vdGU+PENpdGU+PEF1dGhvcj5SaWNoYXJkczwvQXV0aG9yPjxZZWFyPjIwMjA8L1llYXI+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</w:fldData>
        </w:fldChar>
      </w:r>
      <w:r w:rsidR="00546AB1" w:rsidRPr="00EA0C6E">
        <w:rPr>
          <w:rFonts w:cs="Times New Roman"/>
        </w:rPr>
        <w:instrText xml:space="preserve"> ADDIN EN.CITE.DATA </w:instrText>
      </w:r>
      <w:r w:rsidR="00546AB1" w:rsidRPr="00EA0C6E">
        <w:rPr>
          <w:rFonts w:cs="Times New Roman"/>
        </w:rPr>
      </w:r>
      <w:r w:rsidR="00546AB1" w:rsidRPr="00EA0C6E">
        <w:rPr>
          <w:rFonts w:cs="Times New Roman"/>
        </w:rPr>
        <w:fldChar w:fldCharType="end"/>
      </w:r>
      <w:r w:rsidR="005426D9" w:rsidRPr="00EA0C6E">
        <w:rPr>
          <w:rFonts w:cs="Times New Roman"/>
        </w:rPr>
      </w:r>
      <w:r w:rsidR="005426D9" w:rsidRPr="00EA0C6E">
        <w:rPr>
          <w:rFonts w:cs="Times New Roman"/>
        </w:rPr>
        <w:fldChar w:fldCharType="separate"/>
      </w:r>
      <w:r w:rsidR="00546AB1" w:rsidRPr="00EA0C6E">
        <w:rPr>
          <w:rFonts w:cs="Times New Roman"/>
          <w:noProof/>
        </w:rPr>
        <w:t>(</w:t>
      </w:r>
      <w:hyperlink w:anchor="_ENREF_60" w:tooltip="Richards, 2020 #82" w:history="1">
        <w:r w:rsidR="007E65F5" w:rsidRPr="00EA0C6E">
          <w:rPr>
            <w:rStyle w:val="Hyperlink"/>
            <w:rFonts w:cs="Times New Roman"/>
          </w:rPr>
          <w:t>Richards, 2020</w:t>
        </w:r>
      </w:hyperlink>
      <w:r w:rsidR="00546AB1" w:rsidRPr="00EA0C6E">
        <w:rPr>
          <w:rFonts w:cs="Times New Roman"/>
          <w:noProof/>
        </w:rPr>
        <w:t xml:space="preserve">, </w:t>
      </w:r>
      <w:hyperlink w:anchor="_ENREF_41" w:tooltip="Kim, 2026 #27" w:history="1">
        <w:r w:rsidR="007E65F5" w:rsidRPr="00EA0C6E">
          <w:rPr>
            <w:rStyle w:val="Hyperlink"/>
            <w:rFonts w:cs="Times New Roman"/>
          </w:rPr>
          <w:t>Kim et al., 2026</w:t>
        </w:r>
      </w:hyperlink>
      <w:r w:rsidR="00546AB1" w:rsidRPr="00EA0C6E">
        <w:rPr>
          <w:rFonts w:cs="Times New Roman"/>
          <w:noProof/>
        </w:rPr>
        <w:t xml:space="preserve">, </w:t>
      </w:r>
      <w:hyperlink w:anchor="_ENREF_14" w:tooltip="Debebe Kebede, 2025 #30" w:history="1">
        <w:r w:rsidR="007E65F5" w:rsidRPr="00EA0C6E">
          <w:rPr>
            <w:rStyle w:val="Hyperlink"/>
            <w:rFonts w:cs="Times New Roman"/>
          </w:rPr>
          <w:t>Debebe Kebede and Friedrich, 2025</w:t>
        </w:r>
      </w:hyperlink>
      <w:r w:rsidR="00546AB1" w:rsidRPr="00EA0C6E">
        <w:rPr>
          <w:rFonts w:cs="Times New Roman"/>
          <w:noProof/>
        </w:rPr>
        <w:t xml:space="preserve">, </w:t>
      </w:r>
      <w:hyperlink w:anchor="_ENREF_48" w:tooltip="Lee, 2023 #41" w:history="1">
        <w:r w:rsidR="007E65F5" w:rsidRPr="00EA0C6E">
          <w:rPr>
            <w:rStyle w:val="Hyperlink"/>
            <w:rFonts w:cs="Times New Roman"/>
          </w:rPr>
          <w:t>Lee and Tsai, 2023</w:t>
        </w:r>
      </w:hyperlink>
      <w:r w:rsidR="00546AB1" w:rsidRPr="00EA0C6E">
        <w:rPr>
          <w:rFonts w:cs="Times New Roman"/>
          <w:noProof/>
        </w:rPr>
        <w:t xml:space="preserve">, </w:t>
      </w:r>
      <w:hyperlink w:anchor="_ENREF_63" w:tooltip="Senanayake, 2024 #16" w:history="1">
        <w:r w:rsidR="007E65F5" w:rsidRPr="00EA0C6E">
          <w:rPr>
            <w:rStyle w:val="Hyperlink"/>
            <w:rFonts w:cs="Times New Roman"/>
          </w:rPr>
          <w:t>Senanayake et al., 2024</w:t>
        </w:r>
      </w:hyperlink>
      <w:r w:rsidR="00546AB1" w:rsidRPr="00EA0C6E">
        <w:rPr>
          <w:rFonts w:cs="Times New Roman"/>
          <w:noProof/>
        </w:rPr>
        <w:t xml:space="preserve">, </w:t>
      </w:r>
      <w:hyperlink w:anchor="_ENREF_65" w:tooltip="Shaikh, 2020 #14" w:history="1">
        <w:r w:rsidR="007E65F5" w:rsidRPr="00EA0C6E">
          <w:rPr>
            <w:rStyle w:val="Hyperlink"/>
            <w:rFonts w:cs="Times New Roman"/>
          </w:rPr>
          <w:t>Shaikh et al., 2020</w:t>
        </w:r>
      </w:hyperlink>
      <w:r w:rsidR="00546AB1" w:rsidRPr="00EA0C6E">
        <w:rPr>
          <w:rFonts w:cs="Times New Roman"/>
          <w:noProof/>
        </w:rPr>
        <w:t xml:space="preserve">, </w:t>
      </w:r>
      <w:hyperlink w:anchor="_ENREF_1" w:tooltip="Aldahlawi, 2024 #13" w:history="1">
        <w:r w:rsidR="007E65F5" w:rsidRPr="00EA0C6E">
          <w:rPr>
            <w:rStyle w:val="Hyperlink"/>
            <w:rFonts w:cs="Times New Roman"/>
          </w:rPr>
          <w:t>Aldahlawi et al., 2024</w:t>
        </w:r>
      </w:hyperlink>
      <w:r w:rsidR="00546AB1" w:rsidRPr="00EA0C6E">
        <w:rPr>
          <w:rFonts w:cs="Times New Roman"/>
          <w:noProof/>
        </w:rPr>
        <w:t>)</w:t>
      </w:r>
      <w:r w:rsidR="005426D9" w:rsidRPr="00EA0C6E">
        <w:rPr>
          <w:rFonts w:cs="Times New Roman"/>
        </w:rPr>
        <w:fldChar w:fldCharType="end"/>
      </w:r>
      <w:r w:rsidR="005426D9" w:rsidRPr="00EA0C6E">
        <w:rPr>
          <w:rFonts w:cs="Times New Roman"/>
        </w:rPr>
        <w:t>.</w:t>
      </w:r>
      <w:r w:rsidR="00546AB1" w:rsidRPr="00EA0C6E">
        <w:rPr>
          <w:rFonts w:cs="Times New Roman"/>
        </w:rPr>
        <w:t xml:space="preserve"> Η </w:t>
      </w:r>
      <w:r w:rsidR="005426D9" w:rsidRPr="00EA0C6E">
        <w:rPr>
          <w:rFonts w:cs="Times New Roman"/>
        </w:rPr>
        <w:t>Python</w:t>
      </w:r>
      <w:r w:rsidR="00546AB1" w:rsidRPr="00EA0C6E">
        <w:rPr>
          <w:rFonts w:cs="Times New Roman"/>
        </w:rPr>
        <w:t xml:space="preserve"> είναι</w:t>
      </w:r>
      <w:r w:rsidR="005426D9" w:rsidRPr="00EA0C6E">
        <w:rPr>
          <w:rFonts w:cs="Times New Roman"/>
        </w:rPr>
        <w:t xml:space="preserve"> </w:t>
      </w:r>
      <w:r w:rsidR="00546AB1" w:rsidRPr="00EA0C6E">
        <w:rPr>
          <w:rFonts w:cs="Times New Roman"/>
        </w:rPr>
        <w:t>π</w:t>
      </w:r>
      <w:r w:rsidR="005426D9" w:rsidRPr="00EA0C6E">
        <w:rPr>
          <w:rFonts w:cs="Times New Roman"/>
        </w:rPr>
        <w:t xml:space="preserve">ολύ διαδεδομένη </w:t>
      </w:r>
      <w:r w:rsidR="00546AB1" w:rsidRPr="00EA0C6E">
        <w:rPr>
          <w:rFonts w:cs="Times New Roman"/>
        </w:rPr>
        <w:t>χάριν</w:t>
      </w:r>
      <w:r w:rsidR="005426D9" w:rsidRPr="00EA0C6E">
        <w:rPr>
          <w:rFonts w:cs="Times New Roman"/>
        </w:rPr>
        <w:t xml:space="preserve"> </w:t>
      </w:r>
      <w:r w:rsidR="00546AB1" w:rsidRPr="00EA0C6E">
        <w:rPr>
          <w:rFonts w:cs="Times New Roman"/>
        </w:rPr>
        <w:t>σ</w:t>
      </w:r>
      <w:r w:rsidR="005426D9" w:rsidRPr="00EA0C6E">
        <w:rPr>
          <w:rFonts w:cs="Times New Roman"/>
        </w:rPr>
        <w:t>την ευκολία της και τη χρήση βιβλιοθηκών</w:t>
      </w:r>
      <w:r w:rsidR="00546AB1" w:rsidRPr="00EA0C6E">
        <w:rPr>
          <w:rFonts w:cs="Times New Roman"/>
        </w:rPr>
        <w:t>,</w:t>
      </w:r>
      <w:r w:rsidR="005426D9" w:rsidRPr="00EA0C6E">
        <w:rPr>
          <w:rFonts w:cs="Times New Roman"/>
        </w:rPr>
        <w:t xml:space="preserve"> όπως η Cromosim ή η Pygame για οπτικοποίηση.</w:t>
      </w:r>
      <w:r w:rsidR="00546AB1" w:rsidRPr="00EA0C6E">
        <w:rPr>
          <w:rFonts w:cs="Times New Roman"/>
        </w:rPr>
        <w:t xml:space="preserve"> Η </w:t>
      </w:r>
      <w:r w:rsidR="005426D9" w:rsidRPr="00EA0C6E">
        <w:rPr>
          <w:rFonts w:cs="Times New Roman"/>
        </w:rPr>
        <w:t>Java</w:t>
      </w:r>
      <w:r w:rsidR="00546AB1" w:rsidRPr="00EA0C6E">
        <w:rPr>
          <w:rFonts w:cs="Times New Roman"/>
        </w:rPr>
        <w:t xml:space="preserve"> χ</w:t>
      </w:r>
      <w:r w:rsidR="005426D9" w:rsidRPr="00EA0C6E">
        <w:rPr>
          <w:rFonts w:cs="Times New Roman"/>
        </w:rPr>
        <w:t>ρησιμοποιείται ως βάση για πολλά εργαλεία (AnyLogic, MASON, Vadere) αλλά και για αυτόνομες εφαρμογές.</w:t>
      </w:r>
      <w:r w:rsidR="00546AB1" w:rsidRPr="00EA0C6E">
        <w:rPr>
          <w:rFonts w:cs="Times New Roman"/>
        </w:rPr>
        <w:t xml:space="preserve"> Η </w:t>
      </w:r>
      <w:r w:rsidR="005426D9" w:rsidRPr="00EA0C6E">
        <w:rPr>
          <w:rFonts w:cs="Times New Roman"/>
        </w:rPr>
        <w:t xml:space="preserve">C++ </w:t>
      </w:r>
      <w:r w:rsidR="00546AB1" w:rsidRPr="00EA0C6E">
        <w:rPr>
          <w:rFonts w:cs="Times New Roman"/>
        </w:rPr>
        <w:t>ε</w:t>
      </w:r>
      <w:r w:rsidR="005426D9" w:rsidRPr="00EA0C6E">
        <w:rPr>
          <w:rFonts w:cs="Times New Roman"/>
        </w:rPr>
        <w:t>πιλέγεται για προσομοιώσεις μεγάλης κλίμακας που απαιτούν υψηλή υπολογιστική ισχύ και παράλληλη επεξεργασία (π.χ. Repast, JuPedSim).</w:t>
      </w:r>
      <w:r w:rsidR="00546AB1" w:rsidRPr="00EA0C6E">
        <w:rPr>
          <w:rFonts w:cs="Times New Roman"/>
        </w:rPr>
        <w:t xml:space="preserve"> </w:t>
      </w:r>
      <w:r w:rsidR="005B24D6" w:rsidRPr="00EA0C6E">
        <w:rPr>
          <w:rFonts w:cs="Times New Roman"/>
        </w:rPr>
        <w:t>Το</w:t>
      </w:r>
      <w:r w:rsidR="00546AB1" w:rsidRPr="00EA0C6E">
        <w:rPr>
          <w:rFonts w:cs="Times New Roman"/>
        </w:rPr>
        <w:t xml:space="preserve"> </w:t>
      </w:r>
      <w:r w:rsidR="005426D9" w:rsidRPr="00EA0C6E">
        <w:rPr>
          <w:rFonts w:cs="Times New Roman"/>
        </w:rPr>
        <w:t>MATLAB</w:t>
      </w:r>
      <w:r w:rsidR="00546AB1" w:rsidRPr="00EA0C6E">
        <w:rPr>
          <w:rFonts w:cs="Times New Roman"/>
        </w:rPr>
        <w:t xml:space="preserve"> χ</w:t>
      </w:r>
      <w:r w:rsidR="005426D9" w:rsidRPr="00EA0C6E">
        <w:rPr>
          <w:rFonts w:cs="Times New Roman"/>
        </w:rPr>
        <w:t>ρησιμοποιείται συχνά για την επίλυση διαφορικών εξισώσεων σε μοντέλα κοινωνικών δυνάμεων (Social Force Models)</w:t>
      </w:r>
      <w:r w:rsidR="005B24D6" w:rsidRPr="00EA0C6E">
        <w:rPr>
          <w:rFonts w:cs="Times New Roman"/>
        </w:rPr>
        <w:t>. Τέλος, η Julia αναφέρεται ρητά στις πηγές μέσω του πλαισίου Agents.jl. Παρουσιάζεται ως ένας ισχυρός ανταγωνιστής άλλων βιβλιοθηκών (όπως η Mesa της Python), παρέχοντας τη δομή για γρήγορη υλοποίηση μοντέλων ABM, συλλογή δεδομένων και οπτικοποίηση κατανομής πρακτόρων σε πλέγματα ή γραφήματα</w:t>
      </w:r>
    </w:p>
    <w:p w14:paraId="07AFE264" w14:textId="2500B848" w:rsidR="006C7A7D" w:rsidRPr="00EA0C6E" w:rsidRDefault="001E3A3F" w:rsidP="001E3A3F">
      <w:pPr>
        <w:rPr>
          <w:rFonts w:cs="Times New Roman"/>
        </w:rPr>
      </w:pPr>
      <w:r w:rsidRPr="00EA0C6E">
        <w:rPr>
          <w:rFonts w:cs="Times New Roman"/>
        </w:rPr>
        <w:t>Το περιβάλλον</w:t>
      </w:r>
      <w:r w:rsidR="005D3181" w:rsidRPr="00EA0C6E">
        <w:rPr>
          <w:rFonts w:cs="Times New Roman"/>
        </w:rPr>
        <w:t xml:space="preserve"> όπου επιλέχθηκε να</w:t>
      </w:r>
      <w:r w:rsidRPr="00EA0C6E">
        <w:rPr>
          <w:rFonts w:cs="Times New Roman"/>
        </w:rPr>
        <w:t xml:space="preserve"> στ</w:t>
      </w:r>
      <w:r w:rsidR="005D3181" w:rsidRPr="00EA0C6E">
        <w:rPr>
          <w:rFonts w:cs="Times New Roman"/>
        </w:rPr>
        <w:t>η</w:t>
      </w:r>
      <w:r w:rsidRPr="00EA0C6E">
        <w:rPr>
          <w:rFonts w:cs="Times New Roman"/>
        </w:rPr>
        <w:t>θ</w:t>
      </w:r>
      <w:r w:rsidR="005D3181" w:rsidRPr="00EA0C6E">
        <w:rPr>
          <w:rFonts w:cs="Times New Roman"/>
        </w:rPr>
        <w:t>εί</w:t>
      </w:r>
      <w:r w:rsidRPr="00EA0C6E">
        <w:rPr>
          <w:rFonts w:cs="Times New Roman"/>
        </w:rPr>
        <w:t xml:space="preserve"> η προσομοίωση είναι η γλώσσα προγραμματισμού </w:t>
      </w:r>
      <w:r w:rsidRPr="00EA0C6E">
        <w:rPr>
          <w:rFonts w:cs="Times New Roman"/>
          <w:lang w:val="en-US"/>
        </w:rPr>
        <w:t>Julia</w:t>
      </w:r>
      <w:r w:rsidRPr="00EA0C6E">
        <w:rPr>
          <w:rFonts w:cs="Times New Roman"/>
        </w:rPr>
        <w:t xml:space="preserve"> (</w:t>
      </w:r>
      <w:r w:rsidRPr="00EA0C6E">
        <w:rPr>
          <w:rFonts w:cs="Times New Roman"/>
          <w:lang w:val="en-US"/>
        </w:rPr>
        <w:t>Julia</w:t>
      </w:r>
      <w:r w:rsidRPr="00EA0C6E">
        <w:rPr>
          <w:rFonts w:cs="Times New Roman"/>
        </w:rPr>
        <w:t xml:space="preserve"> </w:t>
      </w:r>
      <w:r w:rsidRPr="00EA0C6E">
        <w:rPr>
          <w:rFonts w:cs="Times New Roman"/>
          <w:lang w:val="en-US"/>
        </w:rPr>
        <w:t>Programming</w:t>
      </w:r>
      <w:r w:rsidRPr="00EA0C6E">
        <w:rPr>
          <w:rFonts w:cs="Times New Roman"/>
        </w:rPr>
        <w:t xml:space="preserve"> </w:t>
      </w:r>
      <w:r w:rsidRPr="00EA0C6E">
        <w:rPr>
          <w:rFonts w:cs="Times New Roman"/>
          <w:lang w:val="en-US"/>
        </w:rPr>
        <w:t>Language</w:t>
      </w:r>
      <w:r w:rsidRPr="00EA0C6E">
        <w:rPr>
          <w:rFonts w:cs="Times New Roman"/>
        </w:rPr>
        <w:t>). Οι</w:t>
      </w:r>
      <w:r w:rsidR="005D3181" w:rsidRPr="00EA0C6E">
        <w:rPr>
          <w:rFonts w:cs="Times New Roman"/>
        </w:rPr>
        <w:t xml:space="preserve"> δύο</w:t>
      </w:r>
      <w:r w:rsidRPr="00EA0C6E">
        <w:rPr>
          <w:rFonts w:cs="Times New Roman"/>
        </w:rPr>
        <w:t xml:space="preserve"> κύριοι λόγοι επιλογής της είναι πως είναι </w:t>
      </w:r>
      <w:r w:rsidRPr="00EA0C6E">
        <w:rPr>
          <w:rFonts w:cs="Times New Roman"/>
          <w:lang w:val="en-US"/>
        </w:rPr>
        <w:t>open</w:t>
      </w:r>
      <w:r w:rsidRPr="00EA0C6E">
        <w:rPr>
          <w:rFonts w:cs="Times New Roman"/>
        </w:rPr>
        <w:t>-</w:t>
      </w:r>
      <w:r w:rsidRPr="00EA0C6E">
        <w:rPr>
          <w:rFonts w:cs="Times New Roman"/>
          <w:lang w:val="en-US"/>
        </w:rPr>
        <w:t>source</w:t>
      </w:r>
      <w:r w:rsidRPr="00EA0C6E">
        <w:rPr>
          <w:rFonts w:cs="Times New Roman"/>
        </w:rPr>
        <w:t xml:space="preserve"> και</w:t>
      </w:r>
      <w:r w:rsidR="005D3181" w:rsidRPr="00EA0C6E">
        <w:rPr>
          <w:rFonts w:cs="Times New Roman"/>
        </w:rPr>
        <w:t xml:space="preserve"> το γεγονός ότι διατηρεί</w:t>
      </w:r>
      <w:r w:rsidRPr="00EA0C6E">
        <w:rPr>
          <w:rFonts w:cs="Times New Roman"/>
        </w:rPr>
        <w:t xml:space="preserve"> </w:t>
      </w:r>
      <w:r w:rsidR="005D3181" w:rsidRPr="00EA0C6E">
        <w:rPr>
          <w:rFonts w:cs="Times New Roman"/>
        </w:rPr>
        <w:t>μία</w:t>
      </w:r>
      <w:r w:rsidRPr="00EA0C6E">
        <w:rPr>
          <w:rFonts w:cs="Times New Roman"/>
        </w:rPr>
        <w:t xml:space="preserve"> ισορροπία ανάμεσα στην ευκολία της γλώσσας και την απόδοσή της. Δυναμικές γλώσσες όπως η </w:t>
      </w:r>
      <w:r w:rsidRPr="00EA0C6E">
        <w:rPr>
          <w:rFonts w:cs="Times New Roman"/>
          <w:lang w:val="en-US"/>
        </w:rPr>
        <w:t>Python</w:t>
      </w:r>
      <w:r w:rsidRPr="00EA0C6E">
        <w:rPr>
          <w:rFonts w:cs="Times New Roman"/>
        </w:rPr>
        <w:t xml:space="preserve"> και το </w:t>
      </w:r>
      <w:r w:rsidRPr="00EA0C6E">
        <w:rPr>
          <w:rFonts w:cs="Times New Roman"/>
          <w:lang w:val="en-US"/>
        </w:rPr>
        <w:t>MATLAB</w:t>
      </w:r>
      <w:r w:rsidRPr="00EA0C6E">
        <w:rPr>
          <w:rFonts w:cs="Times New Roman"/>
        </w:rPr>
        <w:t xml:space="preserve"> είναι εύχρηστες αλλά αργές, ενώ </w:t>
      </w:r>
      <w:r w:rsidRPr="00EA0C6E">
        <w:rPr>
          <w:rFonts w:cs="Times New Roman"/>
          <w:lang w:val="en-US"/>
        </w:rPr>
        <w:t>compiled</w:t>
      </w:r>
      <w:r w:rsidRPr="00EA0C6E">
        <w:rPr>
          <w:rFonts w:cs="Times New Roman"/>
        </w:rPr>
        <w:t xml:space="preserve"> γλώσσες όπως η </w:t>
      </w:r>
      <w:r w:rsidRPr="00EA0C6E">
        <w:rPr>
          <w:rFonts w:cs="Times New Roman"/>
          <w:lang w:val="en-US"/>
        </w:rPr>
        <w:t>C</w:t>
      </w:r>
      <w:r w:rsidRPr="00EA0C6E">
        <w:rPr>
          <w:rFonts w:cs="Times New Roman"/>
        </w:rPr>
        <w:t xml:space="preserve"> και η </w:t>
      </w:r>
      <w:r w:rsidRPr="00EA0C6E">
        <w:rPr>
          <w:rFonts w:cs="Times New Roman"/>
          <w:lang w:val="en-US"/>
        </w:rPr>
        <w:t>Fortran</w:t>
      </w:r>
      <w:r w:rsidRPr="00EA0C6E">
        <w:rPr>
          <w:rFonts w:cs="Times New Roman"/>
        </w:rPr>
        <w:t xml:space="preserve"> δεν είναι τόσο απλές άλλα είναι ταχύτερες. Η </w:t>
      </w:r>
      <w:r w:rsidRPr="00EA0C6E">
        <w:rPr>
          <w:rFonts w:cs="Times New Roman"/>
          <w:lang w:val="en-US"/>
        </w:rPr>
        <w:t>Julia</w:t>
      </w:r>
      <w:r w:rsidRPr="00EA0C6E">
        <w:rPr>
          <w:rFonts w:cs="Times New Roman"/>
        </w:rPr>
        <w:t xml:space="preserve"> σχεδιάστηκε εξαρχής ώστε να συνδυάζει την ταχύτητα των πρώτων, με την απόδοση των επόμενων. Επίσης έχει την ικανότητα να δέχεται κώδικα υψηλού επιπέδου (</w:t>
      </w:r>
      <w:r w:rsidRPr="00EA0C6E">
        <w:rPr>
          <w:rFonts w:cs="Times New Roman"/>
          <w:lang w:val="en-US"/>
        </w:rPr>
        <w:t>high</w:t>
      </w:r>
      <w:r w:rsidRPr="00EA0C6E">
        <w:rPr>
          <w:rFonts w:cs="Times New Roman"/>
        </w:rPr>
        <w:t>-</w:t>
      </w:r>
      <w:r w:rsidRPr="00EA0C6E">
        <w:rPr>
          <w:rFonts w:cs="Times New Roman"/>
          <w:lang w:val="en-US"/>
        </w:rPr>
        <w:t>level</w:t>
      </w:r>
      <w:r w:rsidRPr="00EA0C6E">
        <w:rPr>
          <w:rFonts w:cs="Times New Roman"/>
        </w:rPr>
        <w:t xml:space="preserve"> </w:t>
      </w:r>
      <w:r w:rsidRPr="00EA0C6E">
        <w:rPr>
          <w:rFonts w:cs="Times New Roman"/>
          <w:lang w:val="en-US"/>
        </w:rPr>
        <w:t>logic</w:t>
      </w:r>
      <w:r w:rsidRPr="00EA0C6E">
        <w:rPr>
          <w:rFonts w:cs="Times New Roman"/>
        </w:rPr>
        <w:t xml:space="preserve">) αλλά και να τρέχει η ίδια το τυχόν βαρύ υπολογιστικό κομμάτι, σε αντίθεση με άλλες γλώσσες που χρειάζονται κατάλληλους και πολύπλοκους συνδυασμούς για να το πετύχουν </w:t>
      </w:r>
      <w:r w:rsidRPr="00EA0C6E">
        <w:rPr>
          <w:rFonts w:cs="Times New Roman"/>
        </w:rPr>
        <w:fldChar w:fldCharType="begin"/>
      </w:r>
      <w:r w:rsidRPr="00EA0C6E">
        <w:rPr>
          <w:rFonts w:cs="Times New Roman"/>
        </w:rPr>
        <w:instrText xml:space="preserve"> ADDIN EN.CITE &lt;EndNote&gt;&lt;Cite&gt;&lt;Author&gt;Bezanson&lt;/Author&gt;&lt;Year&gt;2012&lt;/Year&gt;&lt;RecNum&gt;49&lt;/RecNum&gt;&lt;DisplayText&gt;(Bezanson et al., 2012)&lt;/DisplayText&gt;&lt;record&gt;&lt;rec-number&gt;49&lt;/rec-number&gt;&lt;foreign-keys&gt;&lt;key app="EN" db-id="dxs5p5de0w55t0erd255s0tbrzsd22z0ts0d" timestamp="1773854792"&gt;49&lt;/key&gt;&lt;/foreign-keys&gt;&lt;ref-type name="Book"&gt;6&lt;/ref-type&gt;&lt;contributors&gt;&lt;authors&gt;&lt;author&gt;Bezanson, Jeff&lt;/author&gt;&lt;author&gt;Karpinski, Stefan&lt;/author&gt;&lt;author&gt;Shah, Viral&lt;/author&gt;&lt;author&gt;Edelman, Alan&lt;/author&gt;&lt;/authors&gt;&lt;/contributors&gt;&lt;titles&gt;&lt;title&gt;Julia: A Fast Dynamic Language for Technical Computing&lt;/title&gt;&lt;alt-title&gt;MIT&lt;/alt-title&gt;&lt;/titles&gt;&lt;dates&gt;&lt;year&gt;2012&lt;/year&gt;&lt;/dates&gt;&lt;urls&gt;&lt;/urls&gt;&lt;/record&gt;&lt;/Cite&gt;&lt;/EndNote&gt;</w:instrText>
      </w:r>
      <w:r w:rsidRPr="00EA0C6E">
        <w:rPr>
          <w:rFonts w:cs="Times New Roman"/>
        </w:rPr>
        <w:fldChar w:fldCharType="separate"/>
      </w:r>
      <w:r w:rsidRPr="00EA0C6E">
        <w:rPr>
          <w:rFonts w:cs="Times New Roman"/>
          <w:noProof/>
        </w:rPr>
        <w:t>(</w:t>
      </w:r>
      <w:hyperlink w:anchor="_ENREF_7" w:tooltip="Bezanson, 2012 #49" w:history="1">
        <w:r w:rsidR="007E65F5" w:rsidRPr="00EA0C6E">
          <w:rPr>
            <w:rStyle w:val="Hyperlink"/>
            <w:rFonts w:cs="Times New Roman"/>
          </w:rPr>
          <w:t>Bezanson et al., 2012</w:t>
        </w:r>
      </w:hyperlink>
      <w:r w:rsidRPr="00EA0C6E">
        <w:rPr>
          <w:rFonts w:cs="Times New Roman"/>
          <w:noProof/>
        </w:rPr>
        <w:t>)</w:t>
      </w:r>
      <w:r w:rsidRPr="00EA0C6E">
        <w:rPr>
          <w:rFonts w:cs="Times New Roman"/>
        </w:rPr>
        <w:fldChar w:fldCharType="end"/>
      </w:r>
      <w:r w:rsidRPr="00EA0C6E">
        <w:rPr>
          <w:rFonts w:cs="Times New Roman"/>
        </w:rPr>
        <w:t>.</w:t>
      </w:r>
    </w:p>
    <w:p w14:paraId="021DB410" w14:textId="4B322A02" w:rsidR="006C7A7D" w:rsidRPr="00EA0C6E" w:rsidRDefault="006C7A7D" w:rsidP="006C7A7D">
      <w:pPr>
        <w:rPr>
          <w:rFonts w:cs="Times New Roman"/>
        </w:rPr>
      </w:pPr>
      <w:r w:rsidRPr="00EA0C6E">
        <w:rPr>
          <w:rFonts w:cs="Times New Roman"/>
        </w:rPr>
        <w:t>Τα βασικά πακέτα που χρησιμοποιήθηκαν για την πραγματοποίηση των προσομοιώσεων, κατά αλφαβητική σειρά, είναι τα:</w:t>
      </w:r>
    </w:p>
    <w:p w14:paraId="7FD787EE" w14:textId="39051BBB"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lastRenderedPageBreak/>
        <w:t>Agents</w:t>
      </w:r>
      <w:r w:rsidRPr="00EA0C6E">
        <w:rPr>
          <w:rFonts w:ascii="Times New Roman" w:hAnsi="Times New Roman" w:cs="Times New Roman"/>
        </w:rPr>
        <w:tab/>
      </w:r>
      <w:r w:rsidRPr="00EA0C6E">
        <w:rPr>
          <w:rFonts w:ascii="Times New Roman" w:hAnsi="Times New Roman" w:cs="Times New Roman"/>
        </w:rPr>
        <w:tab/>
      </w:r>
      <w:r w:rsidRPr="00EA0C6E">
        <w:rPr>
          <w:rFonts w:ascii="Times New Roman" w:hAnsi="Times New Roman" w:cs="Times New Roman"/>
        </w:rPr>
        <w:tab/>
        <w:t>Κύριο εργαλείο δημιουργίας/διαχείρισης των «πρακτόρων», του</w:t>
      </w:r>
      <w:r w:rsidR="00295C0B" w:rsidRPr="00EA0C6E">
        <w:rPr>
          <w:rFonts w:ascii="Times New Roman" w:hAnsi="Times New Roman" w:cs="Times New Roman"/>
        </w:rPr>
        <w:tab/>
      </w:r>
      <w:r w:rsidR="00295C0B" w:rsidRPr="00EA0C6E">
        <w:rPr>
          <w:rFonts w:ascii="Times New Roman" w:hAnsi="Times New Roman" w:cs="Times New Roman"/>
        </w:rPr>
        <w:tab/>
      </w:r>
      <w:r w:rsidR="00295C0B" w:rsidRPr="00EA0C6E">
        <w:rPr>
          <w:rFonts w:ascii="Times New Roman" w:hAnsi="Times New Roman" w:cs="Times New Roman"/>
        </w:rPr>
        <w:tab/>
      </w:r>
      <w:r w:rsidR="00295C0B" w:rsidRPr="00EA0C6E">
        <w:rPr>
          <w:rFonts w:ascii="Times New Roman" w:hAnsi="Times New Roman" w:cs="Times New Roman"/>
        </w:rPr>
        <w:tab/>
      </w:r>
      <w:r w:rsidR="00295C0B" w:rsidRPr="00EA0C6E">
        <w:rPr>
          <w:rFonts w:ascii="Times New Roman" w:hAnsi="Times New Roman" w:cs="Times New Roman"/>
        </w:rPr>
        <w:tab/>
      </w:r>
      <w:r w:rsidRPr="00EA0C6E">
        <w:rPr>
          <w:rFonts w:ascii="Times New Roman" w:hAnsi="Times New Roman" w:cs="Times New Roman"/>
        </w:rPr>
        <w:t>χώρου</w:t>
      </w:r>
      <w:r w:rsidR="00295C0B" w:rsidRPr="00EA0C6E">
        <w:rPr>
          <w:rFonts w:ascii="Times New Roman" w:hAnsi="Times New Roman" w:cs="Times New Roman"/>
        </w:rPr>
        <w:t>/χάρτη</w:t>
      </w:r>
      <w:r w:rsidRPr="00EA0C6E">
        <w:rPr>
          <w:rFonts w:ascii="Times New Roman" w:hAnsi="Times New Roman" w:cs="Times New Roman"/>
        </w:rPr>
        <w:t xml:space="preserve"> και της κίνησής τους</w:t>
      </w:r>
      <w:r w:rsidR="00172E6F" w:rsidRPr="00EA0C6E">
        <w:rPr>
          <w:rFonts w:ascii="Times New Roman" w:hAnsi="Times New Roman" w:cs="Times New Roman"/>
        </w:rPr>
        <w:t xml:space="preserve"> </w:t>
      </w:r>
      <w:r w:rsidR="00172E6F" w:rsidRPr="00EA0C6E">
        <w:rPr>
          <w:rFonts w:ascii="Times New Roman" w:hAnsi="Times New Roman" w:cs="Times New Roman"/>
        </w:rPr>
        <w:fldChar w:fldCharType="begin"/>
      </w:r>
      <w:r w:rsidR="00172E6F" w:rsidRPr="00EA0C6E">
        <w:rPr>
          <w:rFonts w:ascii="Times New Roman" w:hAnsi="Times New Roman" w:cs="Times New Roman"/>
        </w:rPr>
        <w:instrText xml:space="preserve"> ADDIN EN.CITE &lt;EndNote&gt;&lt;Cite&gt;&lt;Author&gt;DuBois&lt;/Author&gt;&lt;Year&gt;2022&lt;/Year&gt;&lt;RecNum&gt;53&lt;/RecNum&gt;&lt;DisplayText&gt;(DuBois, 2022)&lt;/DisplayText&gt;&lt;record&gt;&lt;rec-number&gt;53&lt;/rec-number&gt;&lt;foreign-keys&gt;&lt;key app="EN" db-id="dxs5p5de0w55t0erd255s0tbrzsd22z0ts0d" timestamp="1774023767"&gt;53&lt;/key&gt;&lt;/foreign-keys&gt;&lt;ref-type name="Journal Article"&gt;17&lt;/ref-type&gt;&lt;contributors&gt;&lt;authors&gt;&lt;author&gt;George Datseris and Ali R. Vahdati and Timothy C. DuBois&lt;/author&gt;&lt;/authors&gt;&lt;/contributors&gt;&lt;titles&gt;&lt;title&gt;Agents.jl: a performant and feature-full agent-based modeling software of minimal code complexity&lt;/title&gt;&lt;secondary-title&gt;SIMULATION&lt;/secondary-title&gt;&lt;/titles&gt;&lt;periodical&gt;&lt;full-title&gt;SIMULATION&lt;/full-title&gt;&lt;/periodical&gt;&lt;pages&gt;003754972110688&lt;/pages&gt;&lt;volume&gt;&lt;style face="normal" font="default" charset="161" size="100%"&gt;0&lt;/style&gt;&lt;/volume&gt;&lt;dates&gt;&lt;year&gt;2022&lt;/year&gt;&lt;/dates&gt;&lt;urls&gt;&lt;related-urls&gt;&lt;url&gt;https://doi.org/10.1177/00375497211068820&lt;/url&gt;&lt;/related-urls&gt;&lt;/urls&gt;&lt;custom7&gt;&lt;style face="normal" font="default" charset="161" size="100%"&gt;0&lt;/style&gt;&lt;/custom7&gt;&lt;electronic-resource-num&gt;10.1177/00375497211068820&lt;/electronic-resource-num&gt;&lt;/record&gt;&lt;/Cite&gt;&lt;/EndNote&gt;</w:instrText>
      </w:r>
      <w:r w:rsidR="00172E6F" w:rsidRPr="00EA0C6E">
        <w:rPr>
          <w:rFonts w:ascii="Times New Roman" w:hAnsi="Times New Roman" w:cs="Times New Roman"/>
        </w:rPr>
        <w:fldChar w:fldCharType="separate"/>
      </w:r>
      <w:r w:rsidR="00172E6F" w:rsidRPr="00EA0C6E">
        <w:rPr>
          <w:rFonts w:ascii="Times New Roman" w:hAnsi="Times New Roman" w:cs="Times New Roman"/>
          <w:noProof/>
        </w:rPr>
        <w:t>(</w:t>
      </w:r>
      <w:hyperlink w:anchor="_ENREF_15" w:tooltip="DuBois, 2022 #53" w:history="1">
        <w:r w:rsidR="007E65F5" w:rsidRPr="00EA0C6E">
          <w:rPr>
            <w:rStyle w:val="Hyperlink"/>
            <w:rFonts w:ascii="Times New Roman" w:hAnsi="Times New Roman" w:cs="Times New Roman"/>
          </w:rPr>
          <w:t>DuBois, 2022</w:t>
        </w:r>
      </w:hyperlink>
      <w:r w:rsidR="00172E6F" w:rsidRPr="00EA0C6E">
        <w:rPr>
          <w:rFonts w:ascii="Times New Roman" w:hAnsi="Times New Roman" w:cs="Times New Roman"/>
          <w:noProof/>
        </w:rPr>
        <w:t>)</w:t>
      </w:r>
      <w:r w:rsidR="00172E6F" w:rsidRPr="00EA0C6E">
        <w:rPr>
          <w:rFonts w:ascii="Times New Roman" w:hAnsi="Times New Roman" w:cs="Times New Roman"/>
        </w:rPr>
        <w:fldChar w:fldCharType="end"/>
      </w:r>
      <w:r w:rsidR="006A405D" w:rsidRPr="00EA0C6E">
        <w:rPr>
          <w:rFonts w:ascii="Times New Roman" w:hAnsi="Times New Roman" w:cs="Times New Roman"/>
        </w:rPr>
        <w:t>.</w:t>
      </w:r>
    </w:p>
    <w:p w14:paraId="27776F77" w14:textId="5AF42972"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CSV</w:t>
      </w:r>
      <w:r w:rsidRPr="00EA0C6E">
        <w:rPr>
          <w:rFonts w:ascii="Times New Roman" w:hAnsi="Times New Roman" w:cs="Times New Roman"/>
        </w:rPr>
        <w:tab/>
      </w:r>
      <w:r w:rsidRPr="00EA0C6E">
        <w:rPr>
          <w:rFonts w:ascii="Times New Roman" w:hAnsi="Times New Roman" w:cs="Times New Roman"/>
        </w:rPr>
        <w:tab/>
      </w:r>
      <w:r w:rsidRPr="00EA0C6E">
        <w:rPr>
          <w:rFonts w:ascii="Times New Roman" w:hAnsi="Times New Roman" w:cs="Times New Roman"/>
        </w:rPr>
        <w:tab/>
        <w:t xml:space="preserve">Εξαγωγή αποτελεσμάτων σε αρχείο τύπου </w:t>
      </w:r>
      <w:r w:rsidRPr="00EA0C6E">
        <w:rPr>
          <w:rFonts w:ascii="Times New Roman" w:hAnsi="Times New Roman" w:cs="Times New Roman"/>
          <w:lang w:val="en-US"/>
        </w:rPr>
        <w:t>csv</w:t>
      </w:r>
      <w:r w:rsidR="004B4B0D" w:rsidRPr="00EA0C6E">
        <w:rPr>
          <w:rFonts w:ascii="Times New Roman" w:hAnsi="Times New Roman" w:cs="Times New Roman"/>
        </w:rPr>
        <w:t xml:space="preserve"> </w:t>
      </w:r>
      <w:r w:rsidR="004B4B0D" w:rsidRPr="00EA0C6E">
        <w:rPr>
          <w:rFonts w:ascii="Times New Roman" w:hAnsi="Times New Roman" w:cs="Times New Roman"/>
        </w:rPr>
        <w:fldChar w:fldCharType="begin"/>
      </w:r>
      <w:r w:rsidR="004B4B0D" w:rsidRPr="00EA0C6E">
        <w:rPr>
          <w:rFonts w:ascii="Times New Roman" w:hAnsi="Times New Roman" w:cs="Times New Roman"/>
        </w:rPr>
        <w:instrText xml:space="preserve"> ADDIN EN.CITE &lt;EndNote&gt;&lt;Cite&gt;&lt;Author&gt;JuliaData&lt;/Author&gt;&lt;Year&gt;2026&lt;/Year&gt;&lt;RecNum&gt;76&lt;/RecNum&gt;&lt;DisplayText&gt;(JuliaData, 2026)&lt;/DisplayText&gt;&lt;record&gt;&lt;rec-number&gt;76&lt;/rec-number&gt;&lt;foreign-keys&gt;&lt;key app="EN" db-id="dxs5p5de0w55t0erd255s0tbrzsd22z0ts0d" timestamp="1775289230"&gt;76&lt;/key&gt;&lt;/foreign-keys&gt;&lt;ref-type name="Web Page"&gt;12&lt;/ref-type&gt;&lt;contributors&gt;&lt;authors&gt;&lt;author&gt;JuliaData,&lt;/author&gt;&lt;/authors&gt;&lt;/contributors&gt;&lt;titles&gt;&lt;title&gt;CSV.jl Documentation&lt;/title&gt;&lt;secondary-title&gt;CSV.jl — delimited text I/O for Julia&lt;/secondary-title&gt;&lt;/titles&gt;&lt;periodical&gt;&lt;full-title&gt;CSV.jl — delimited text I/O for Julia&lt;/full-title&gt;&lt;/periodical&gt;&lt;dates&gt;&lt;year&gt;2026&lt;/year&gt;&lt;pub-dates&gt;&lt;date&gt;2026/02/18&lt;/date&gt;&lt;/pub-dates&gt;&lt;/dates&gt;&lt;publisher&gt;JuliaData&lt;/publisher&gt;&lt;urls&gt;&lt;related-urls&gt;&lt;url&gt;https://csv.juliadata.org/stable/&lt;/url&gt;&lt;/related-urls&gt;&lt;/urls&gt;&lt;/record&gt;&lt;/Cite&gt;&lt;/EndNote&gt;</w:instrText>
      </w:r>
      <w:r w:rsidR="004B4B0D" w:rsidRPr="00EA0C6E">
        <w:rPr>
          <w:rFonts w:ascii="Times New Roman" w:hAnsi="Times New Roman" w:cs="Times New Roman"/>
        </w:rPr>
        <w:fldChar w:fldCharType="separate"/>
      </w:r>
      <w:r w:rsidR="004B4B0D" w:rsidRPr="00EA0C6E">
        <w:rPr>
          <w:rFonts w:ascii="Times New Roman" w:hAnsi="Times New Roman" w:cs="Times New Roman"/>
          <w:noProof/>
        </w:rPr>
        <w:t>(</w:t>
      </w:r>
      <w:hyperlink w:anchor="_ENREF_35" w:tooltip="JuliaData, 2026 #76" w:history="1">
        <w:r w:rsidR="007E65F5" w:rsidRPr="00EA0C6E">
          <w:rPr>
            <w:rStyle w:val="Hyperlink"/>
            <w:rFonts w:ascii="Times New Roman" w:hAnsi="Times New Roman" w:cs="Times New Roman"/>
          </w:rPr>
          <w:t>JuliaData, 2026</w:t>
        </w:r>
      </w:hyperlink>
      <w:r w:rsidR="004B4B0D" w:rsidRPr="00EA0C6E">
        <w:rPr>
          <w:rFonts w:ascii="Times New Roman" w:hAnsi="Times New Roman" w:cs="Times New Roman"/>
          <w:noProof/>
        </w:rPr>
        <w:t>)</w:t>
      </w:r>
      <w:r w:rsidR="004B4B0D" w:rsidRPr="00EA0C6E">
        <w:rPr>
          <w:rFonts w:ascii="Times New Roman" w:hAnsi="Times New Roman" w:cs="Times New Roman"/>
        </w:rPr>
        <w:fldChar w:fldCharType="end"/>
      </w:r>
      <w:r w:rsidR="006A405D" w:rsidRPr="00EA0C6E">
        <w:rPr>
          <w:rFonts w:ascii="Times New Roman" w:hAnsi="Times New Roman" w:cs="Times New Roman"/>
        </w:rPr>
        <w:t>.</w:t>
      </w:r>
    </w:p>
    <w:p w14:paraId="6A5B6A51" w14:textId="3A572486"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CairoMakie</w:t>
      </w:r>
      <w:r w:rsidR="005512F7" w:rsidRPr="00EA0C6E">
        <w:rPr>
          <w:rFonts w:ascii="Times New Roman" w:hAnsi="Times New Roman" w:cs="Times New Roman"/>
        </w:rPr>
        <w:tab/>
      </w:r>
      <w:r w:rsidR="005512F7" w:rsidRPr="00EA0C6E">
        <w:rPr>
          <w:rFonts w:ascii="Times New Roman" w:hAnsi="Times New Roman" w:cs="Times New Roman"/>
        </w:rPr>
        <w:tab/>
        <w:t>Χρησιμοποιεί τ</w:t>
      </w:r>
      <w:r w:rsidR="008063B2" w:rsidRPr="00EA0C6E">
        <w:rPr>
          <w:rFonts w:ascii="Times New Roman" w:hAnsi="Times New Roman" w:cs="Times New Roman"/>
        </w:rPr>
        <w:t>α</w:t>
      </w:r>
      <w:r w:rsidR="005512F7" w:rsidRPr="00EA0C6E">
        <w:rPr>
          <w:rFonts w:ascii="Times New Roman" w:hAnsi="Times New Roman" w:cs="Times New Roman"/>
        </w:rPr>
        <w:t xml:space="preserve"> πακέτ</w:t>
      </w:r>
      <w:r w:rsidR="008063B2" w:rsidRPr="00EA0C6E">
        <w:rPr>
          <w:rFonts w:ascii="Times New Roman" w:hAnsi="Times New Roman" w:cs="Times New Roman"/>
        </w:rPr>
        <w:t xml:space="preserve">α </w:t>
      </w:r>
      <w:r w:rsidR="008063B2" w:rsidRPr="00EA0C6E">
        <w:rPr>
          <w:rFonts w:ascii="Times New Roman" w:hAnsi="Times New Roman" w:cs="Times New Roman"/>
          <w:lang w:val="en-US"/>
        </w:rPr>
        <w:t>Cairo</w:t>
      </w:r>
      <w:r w:rsidR="008063B2" w:rsidRPr="00EA0C6E">
        <w:rPr>
          <w:rFonts w:ascii="Times New Roman" w:hAnsi="Times New Roman" w:cs="Times New Roman"/>
        </w:rPr>
        <w:t xml:space="preserve"> και</w:t>
      </w:r>
      <w:r w:rsidR="005512F7" w:rsidRPr="00EA0C6E">
        <w:rPr>
          <w:rFonts w:ascii="Times New Roman" w:hAnsi="Times New Roman" w:cs="Times New Roman"/>
        </w:rPr>
        <w:t xml:space="preserve"> </w:t>
      </w:r>
      <w:r w:rsidR="005512F7" w:rsidRPr="00EA0C6E">
        <w:rPr>
          <w:rFonts w:ascii="Times New Roman" w:hAnsi="Times New Roman" w:cs="Times New Roman"/>
          <w:lang w:val="en-US"/>
        </w:rPr>
        <w:t>Makie</w:t>
      </w:r>
      <w:r w:rsidR="005512F7" w:rsidRPr="00EA0C6E">
        <w:rPr>
          <w:rFonts w:ascii="Times New Roman" w:hAnsi="Times New Roman" w:cs="Times New Roman"/>
        </w:rPr>
        <w:t xml:space="preserve"> για την εξαγωγή γραφημάτων και</w:t>
      </w:r>
      <w:r w:rsidR="005512F7" w:rsidRPr="00EA0C6E">
        <w:rPr>
          <w:rFonts w:ascii="Times New Roman" w:hAnsi="Times New Roman" w:cs="Times New Roman"/>
        </w:rPr>
        <w:tab/>
      </w:r>
      <w:r w:rsidR="005512F7" w:rsidRPr="00EA0C6E">
        <w:rPr>
          <w:rFonts w:ascii="Times New Roman" w:hAnsi="Times New Roman" w:cs="Times New Roman"/>
        </w:rPr>
        <w:tab/>
      </w:r>
      <w:r w:rsidR="005512F7" w:rsidRPr="00EA0C6E">
        <w:rPr>
          <w:rFonts w:ascii="Times New Roman" w:hAnsi="Times New Roman" w:cs="Times New Roman"/>
        </w:rPr>
        <w:tab/>
        <w:t>διαγραμμάτων υψηλής ποιότητας</w:t>
      </w:r>
      <w:r w:rsidR="008063B2" w:rsidRPr="00EA0C6E">
        <w:rPr>
          <w:rFonts w:ascii="Times New Roman" w:hAnsi="Times New Roman" w:cs="Times New Roman"/>
        </w:rPr>
        <w:t>, όταν οι άξονες παραμένουν σταθεροί</w:t>
      </w:r>
      <w:r w:rsidR="008063B2" w:rsidRPr="00EA0C6E">
        <w:rPr>
          <w:rFonts w:ascii="Times New Roman" w:hAnsi="Times New Roman" w:cs="Times New Roman"/>
        </w:rPr>
        <w:tab/>
      </w:r>
      <w:r w:rsidR="008063B2" w:rsidRPr="00EA0C6E">
        <w:rPr>
          <w:rFonts w:ascii="Times New Roman" w:hAnsi="Times New Roman" w:cs="Times New Roman"/>
        </w:rPr>
        <w:tab/>
      </w:r>
      <w:r w:rsidR="008063B2" w:rsidRPr="00EA0C6E">
        <w:rPr>
          <w:rFonts w:ascii="Times New Roman" w:hAnsi="Times New Roman" w:cs="Times New Roman"/>
        </w:rPr>
        <w:tab/>
      </w:r>
      <w:r w:rsidR="008063B2" w:rsidRPr="00EA0C6E">
        <w:rPr>
          <w:rFonts w:ascii="Times New Roman" w:hAnsi="Times New Roman" w:cs="Times New Roman"/>
        </w:rPr>
        <w:tab/>
      </w:r>
      <w:r w:rsidR="008063B2" w:rsidRPr="00EA0C6E">
        <w:rPr>
          <w:rFonts w:ascii="Times New Roman" w:hAnsi="Times New Roman" w:cs="Times New Roman"/>
        </w:rPr>
        <w:fldChar w:fldCharType="begin"/>
      </w:r>
      <w:r w:rsidR="008063B2" w:rsidRPr="00EA0C6E">
        <w:rPr>
          <w:rFonts w:ascii="Times New Roman" w:hAnsi="Times New Roman" w:cs="Times New Roman"/>
        </w:rPr>
        <w:instrText xml:space="preserve"> ADDIN EN.CITE &lt;EndNote&gt;&lt;Cite&gt;&lt;Author&gt;Krumbiegel&lt;/Author&gt;&lt;Year&gt;2021&lt;/Year&gt;&lt;RecNum&gt;54&lt;/RecNum&gt;&lt;DisplayText&gt;(Krumbiegel, 2021)&lt;/DisplayText&gt;&lt;record&gt;&lt;rec-number&gt;54&lt;/rec-number&gt;&lt;foreign-keys&gt;&lt;key app="EN" db-id="dxs5p5de0w55t0erd255s0tbrzsd22z0ts0d" timestamp="1774024069"&gt;54&lt;/key&gt;&lt;/foreign-keys&gt;&lt;ref-type name="Journal Article"&gt;17&lt;/ref-type&gt;&lt;contributors&gt;&lt;authors&gt;&lt;author&gt;Simon Danisch and Julius Krumbiegel&lt;/author&gt;&lt;/authors&gt;&lt;/contributors&gt;&lt;titles&gt;&lt;title&gt;{Makie.jl}: Flexible high-performance data visualization for {Julia}&lt;/title&gt;&lt;secondary-title&gt;Journal of Open Source Software&lt;/secondary-title&gt;&lt;/titles&gt;&lt;periodical&gt;&lt;full-title&gt;Journal of Open Source Software&lt;/full-title&gt;&lt;/periodical&gt;&lt;pages&gt;3349&lt;/pages&gt;&lt;volume&gt;6&lt;/volume&gt;&lt;dates&gt;&lt;year&gt;2021&lt;/year&gt;&lt;/dates&gt;&lt;urls&gt;&lt;related-urls&gt;&lt;url&gt;https://doi.org/10.21105/joss.03349&lt;/url&gt;&lt;/related-urls&gt;&lt;/urls&gt;&lt;electronic-resource-num&gt;10.21105/joss.03349&lt;/electronic-resource-num&gt;&lt;/record&gt;&lt;/Cite&gt;&lt;/EndNote&gt;</w:instrText>
      </w:r>
      <w:r w:rsidR="008063B2" w:rsidRPr="00EA0C6E">
        <w:rPr>
          <w:rFonts w:ascii="Times New Roman" w:hAnsi="Times New Roman" w:cs="Times New Roman"/>
        </w:rPr>
        <w:fldChar w:fldCharType="separate"/>
      </w:r>
      <w:r w:rsidR="008063B2" w:rsidRPr="00EA0C6E">
        <w:rPr>
          <w:rFonts w:ascii="Times New Roman" w:hAnsi="Times New Roman" w:cs="Times New Roman"/>
          <w:noProof/>
        </w:rPr>
        <w:t>(</w:t>
      </w:r>
      <w:hyperlink w:anchor="_ENREF_45" w:tooltip="Krumbiegel, 2021 #54" w:history="1">
        <w:r w:rsidR="007E65F5" w:rsidRPr="00EA0C6E">
          <w:rPr>
            <w:rStyle w:val="Hyperlink"/>
            <w:rFonts w:ascii="Times New Roman" w:hAnsi="Times New Roman" w:cs="Times New Roman"/>
          </w:rPr>
          <w:t>Krumbiegel, 2021</w:t>
        </w:r>
      </w:hyperlink>
      <w:r w:rsidR="008063B2" w:rsidRPr="00EA0C6E">
        <w:rPr>
          <w:rFonts w:ascii="Times New Roman" w:hAnsi="Times New Roman" w:cs="Times New Roman"/>
          <w:noProof/>
        </w:rPr>
        <w:t>)</w:t>
      </w:r>
      <w:r w:rsidR="008063B2" w:rsidRPr="00EA0C6E">
        <w:rPr>
          <w:rFonts w:ascii="Times New Roman" w:hAnsi="Times New Roman" w:cs="Times New Roman"/>
        </w:rPr>
        <w:fldChar w:fldCharType="end"/>
      </w:r>
      <w:r w:rsidR="006A405D" w:rsidRPr="00EA0C6E">
        <w:rPr>
          <w:rFonts w:ascii="Times New Roman" w:hAnsi="Times New Roman" w:cs="Times New Roman"/>
        </w:rPr>
        <w:t>.</w:t>
      </w:r>
    </w:p>
    <w:p w14:paraId="2B7A59D6" w14:textId="08064A4C"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DataFrames</w:t>
      </w:r>
      <w:r w:rsidR="002857C5" w:rsidRPr="00EA0C6E">
        <w:rPr>
          <w:rFonts w:ascii="Times New Roman" w:hAnsi="Times New Roman" w:cs="Times New Roman"/>
        </w:rPr>
        <w:tab/>
      </w:r>
      <w:r w:rsidR="002857C5" w:rsidRPr="00EA0C6E">
        <w:rPr>
          <w:rFonts w:ascii="Times New Roman" w:hAnsi="Times New Roman" w:cs="Times New Roman"/>
        </w:rPr>
        <w:tab/>
      </w:r>
      <w:r w:rsidR="005512F7" w:rsidRPr="00EA0C6E">
        <w:rPr>
          <w:rFonts w:ascii="Times New Roman" w:hAnsi="Times New Roman" w:cs="Times New Roman"/>
        </w:rPr>
        <w:t xml:space="preserve">Ιδανικό για τη διαχείριση δεδομένων οργανωμένα σε γραμμές και στήλες, </w:t>
      </w:r>
      <w:r w:rsidR="005512F7" w:rsidRPr="00EA0C6E">
        <w:rPr>
          <w:rFonts w:ascii="Times New Roman" w:hAnsi="Times New Roman" w:cs="Times New Roman"/>
        </w:rPr>
        <w:tab/>
      </w:r>
      <w:r w:rsidR="005512F7" w:rsidRPr="00EA0C6E">
        <w:rPr>
          <w:rFonts w:ascii="Times New Roman" w:hAnsi="Times New Roman" w:cs="Times New Roman"/>
        </w:rPr>
        <w:tab/>
      </w:r>
      <w:r w:rsidR="005512F7" w:rsidRPr="00EA0C6E">
        <w:rPr>
          <w:rFonts w:ascii="Times New Roman" w:hAnsi="Times New Roman" w:cs="Times New Roman"/>
        </w:rPr>
        <w:tab/>
      </w:r>
      <w:r w:rsidR="005512F7" w:rsidRPr="00EA0C6E">
        <w:rPr>
          <w:rFonts w:ascii="Times New Roman" w:hAnsi="Times New Roman" w:cs="Times New Roman"/>
        </w:rPr>
        <w:tab/>
        <w:t>και συγκεκριμένα για την κ</w:t>
      </w:r>
      <w:r w:rsidR="002857C5" w:rsidRPr="00EA0C6E">
        <w:rPr>
          <w:rFonts w:ascii="Times New Roman" w:hAnsi="Times New Roman" w:cs="Times New Roman"/>
        </w:rPr>
        <w:t>αταχώρηση των στοιχείων του κάθε</w:t>
      </w:r>
      <w:r w:rsidR="005512F7" w:rsidRPr="00EA0C6E">
        <w:rPr>
          <w:rFonts w:ascii="Times New Roman" w:hAnsi="Times New Roman" w:cs="Times New Roman"/>
        </w:rPr>
        <w:tab/>
      </w:r>
      <w:r w:rsidR="005512F7" w:rsidRPr="00EA0C6E">
        <w:rPr>
          <w:rFonts w:ascii="Times New Roman" w:hAnsi="Times New Roman" w:cs="Times New Roman"/>
        </w:rPr>
        <w:tab/>
      </w:r>
      <w:r w:rsidR="005512F7" w:rsidRPr="00EA0C6E">
        <w:rPr>
          <w:rFonts w:ascii="Times New Roman" w:hAnsi="Times New Roman" w:cs="Times New Roman"/>
        </w:rPr>
        <w:tab/>
      </w:r>
      <w:r w:rsidR="005512F7" w:rsidRPr="00EA0C6E">
        <w:rPr>
          <w:rFonts w:ascii="Times New Roman" w:hAnsi="Times New Roman" w:cs="Times New Roman"/>
        </w:rPr>
        <w:tab/>
      </w:r>
      <w:r w:rsidR="005512F7" w:rsidRPr="00EA0C6E">
        <w:rPr>
          <w:rFonts w:ascii="Times New Roman" w:hAnsi="Times New Roman" w:cs="Times New Roman"/>
        </w:rPr>
        <w:tab/>
      </w:r>
      <w:r w:rsidR="002857C5" w:rsidRPr="00EA0C6E">
        <w:rPr>
          <w:rFonts w:ascii="Times New Roman" w:hAnsi="Times New Roman" w:cs="Times New Roman"/>
        </w:rPr>
        <w:t>«πράκτορα» για κάθε βήμα</w:t>
      </w:r>
      <w:r w:rsidR="005512F7" w:rsidRPr="00EA0C6E">
        <w:rPr>
          <w:rFonts w:ascii="Times New Roman" w:hAnsi="Times New Roman" w:cs="Times New Roman"/>
        </w:rPr>
        <w:t xml:space="preserve"> </w:t>
      </w:r>
      <w:r w:rsidR="005512F7" w:rsidRPr="00EA0C6E">
        <w:rPr>
          <w:rFonts w:ascii="Times New Roman" w:hAnsi="Times New Roman" w:cs="Times New Roman"/>
        </w:rPr>
        <w:fldChar w:fldCharType="begin"/>
      </w:r>
      <w:r w:rsidR="005512F7" w:rsidRPr="00EA0C6E">
        <w:rPr>
          <w:rFonts w:ascii="Times New Roman" w:hAnsi="Times New Roman" w:cs="Times New Roman"/>
        </w:rPr>
        <w:instrText xml:space="preserve"> ADDIN EN.CITE &lt;EndNote&gt;&lt;Cite&gt;&lt;Author&gt;Bouchet-Valat&lt;/Author&gt;&lt;Year&gt;2023&lt;/Year&gt;&lt;RecNum&gt;73&lt;/RecNum&gt;&lt;DisplayText&gt;(Bouchet-Valat and Kamiński, 2023)&lt;/DisplayText&gt;&lt;record&gt;&lt;rec-number&gt;73&lt;/rec-number&gt;&lt;foreign-keys&gt;&lt;key app="EN" db-id="dxs5p5de0w55t0erd255s0tbrzsd22z0ts0d" timestamp="1775217296"&gt;73&lt;/key&gt;&lt;/foreign-keys&gt;&lt;ref-type name="Journal Article"&gt;17&lt;/ref-type&gt;&lt;contributors&gt;&lt;authors&gt;&lt;author&gt;Bouchet-Valat, Milan&lt;/author&gt;&lt;author&gt;Kamiński, Bogumił&lt;/author&gt;&lt;/authors&gt;&lt;/contributors&gt;&lt;titles&gt;&lt;title&gt;DataFrames.jl: Flexible and Fast Tabular Data in Julia&lt;/title&gt;&lt;secondary-title&gt;Journal of Statistical Software&lt;/secondary-title&gt;&lt;/titles&gt;&lt;periodical&gt;&lt;full-title&gt;Journal of Statistical Software&lt;/full-title&gt;&lt;/periodical&gt;&lt;pages&gt;1-32&lt;/pages&gt;&lt;volume&gt;107&lt;/volume&gt;&lt;number&gt;4&lt;/number&gt;&lt;dates&gt;&lt;year&gt;2023&lt;/year&gt;&lt;/dates&gt;&lt;urls&gt;&lt;related-urls&gt;&lt;url&gt;https://www.jstatsoft.org/index.php/jss/article/view/v107i04&lt;/url&gt;&lt;/related-urls&gt;&lt;/urls&gt;&lt;electronic-resource-num&gt;10.18637/jss.v107.i04&lt;/electronic-resource-num&gt;&lt;/record&gt;&lt;/Cite&gt;&lt;/EndNote&gt;</w:instrText>
      </w:r>
      <w:r w:rsidR="005512F7" w:rsidRPr="00EA0C6E">
        <w:rPr>
          <w:rFonts w:ascii="Times New Roman" w:hAnsi="Times New Roman" w:cs="Times New Roman"/>
        </w:rPr>
        <w:fldChar w:fldCharType="separate"/>
      </w:r>
      <w:r w:rsidR="005512F7" w:rsidRPr="00EA0C6E">
        <w:rPr>
          <w:rFonts w:ascii="Times New Roman" w:hAnsi="Times New Roman" w:cs="Times New Roman"/>
          <w:noProof/>
        </w:rPr>
        <w:t>(</w:t>
      </w:r>
      <w:hyperlink w:anchor="_ENREF_11" w:tooltip="Bouchet-Valat, 2023 #73" w:history="1">
        <w:r w:rsidR="007E65F5" w:rsidRPr="00EA0C6E">
          <w:rPr>
            <w:rStyle w:val="Hyperlink"/>
            <w:rFonts w:ascii="Times New Roman" w:hAnsi="Times New Roman" w:cs="Times New Roman"/>
          </w:rPr>
          <w:t>Bouchet-Valat and Kamiński, 2023</w:t>
        </w:r>
      </w:hyperlink>
      <w:r w:rsidR="005512F7" w:rsidRPr="00EA0C6E">
        <w:rPr>
          <w:rFonts w:ascii="Times New Roman" w:hAnsi="Times New Roman" w:cs="Times New Roman"/>
          <w:noProof/>
        </w:rPr>
        <w:t>)</w:t>
      </w:r>
      <w:r w:rsidR="005512F7" w:rsidRPr="00EA0C6E">
        <w:rPr>
          <w:rFonts w:ascii="Times New Roman" w:hAnsi="Times New Roman" w:cs="Times New Roman"/>
        </w:rPr>
        <w:fldChar w:fldCharType="end"/>
      </w:r>
      <w:r w:rsidR="006A405D" w:rsidRPr="00EA0C6E">
        <w:rPr>
          <w:rFonts w:ascii="Times New Roman" w:hAnsi="Times New Roman" w:cs="Times New Roman"/>
        </w:rPr>
        <w:t>.</w:t>
      </w:r>
    </w:p>
    <w:p w14:paraId="708B8E23" w14:textId="6F524F74"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FileIO</w:t>
      </w:r>
      <w:r w:rsidR="002857C5" w:rsidRPr="00EA0C6E">
        <w:rPr>
          <w:rFonts w:ascii="Times New Roman" w:hAnsi="Times New Roman" w:cs="Times New Roman"/>
        </w:rPr>
        <w:tab/>
      </w:r>
      <w:r w:rsidR="002857C5" w:rsidRPr="00EA0C6E">
        <w:rPr>
          <w:rFonts w:ascii="Times New Roman" w:hAnsi="Times New Roman" w:cs="Times New Roman"/>
        </w:rPr>
        <w:tab/>
      </w:r>
      <w:r w:rsidR="002857C5" w:rsidRPr="00EA0C6E">
        <w:rPr>
          <w:rFonts w:ascii="Times New Roman" w:hAnsi="Times New Roman" w:cs="Times New Roman"/>
        </w:rPr>
        <w:tab/>
      </w:r>
      <w:r w:rsidR="009A46EE" w:rsidRPr="00EA0C6E">
        <w:rPr>
          <w:rFonts w:ascii="Times New Roman" w:hAnsi="Times New Roman" w:cs="Times New Roman"/>
        </w:rPr>
        <w:t xml:space="preserve">Αναγνωρίζει τον τύπο των αρχείων και επιλέγει τα κατάλληλα εργαλεία για </w:t>
      </w:r>
      <w:r w:rsidR="009A46EE" w:rsidRPr="00EA0C6E">
        <w:rPr>
          <w:rFonts w:ascii="Times New Roman" w:hAnsi="Times New Roman" w:cs="Times New Roman"/>
        </w:rPr>
        <w:tab/>
      </w:r>
      <w:r w:rsidR="009A46EE" w:rsidRPr="00EA0C6E">
        <w:rPr>
          <w:rFonts w:ascii="Times New Roman" w:hAnsi="Times New Roman" w:cs="Times New Roman"/>
        </w:rPr>
        <w:tab/>
      </w:r>
      <w:r w:rsidR="009A46EE" w:rsidRPr="00EA0C6E">
        <w:rPr>
          <w:rFonts w:ascii="Times New Roman" w:hAnsi="Times New Roman" w:cs="Times New Roman"/>
        </w:rPr>
        <w:tab/>
        <w:t>τη διαχείρισή τους</w:t>
      </w:r>
      <w:r w:rsidR="004B4B0D" w:rsidRPr="00EA0C6E">
        <w:rPr>
          <w:rFonts w:ascii="Times New Roman" w:hAnsi="Times New Roman" w:cs="Times New Roman"/>
        </w:rPr>
        <w:t xml:space="preserve"> </w:t>
      </w:r>
      <w:r w:rsidR="004B4B0D" w:rsidRPr="00EA0C6E">
        <w:rPr>
          <w:rFonts w:ascii="Times New Roman" w:hAnsi="Times New Roman" w:cs="Times New Roman"/>
        </w:rPr>
        <w:fldChar w:fldCharType="begin"/>
      </w:r>
      <w:r w:rsidR="004B4B0D" w:rsidRPr="00EA0C6E">
        <w:rPr>
          <w:rFonts w:ascii="Times New Roman" w:hAnsi="Times New Roman" w:cs="Times New Roman"/>
        </w:rPr>
        <w:instrText xml:space="preserve"> ADDIN EN.CITE &lt;EndNote&gt;&lt;Cite&gt;&lt;Author&gt;JuliaIo&lt;/Author&gt;&lt;Year&gt;2026&lt;/Year&gt;&lt;RecNum&gt;77&lt;/RecNum&gt;&lt;DisplayText&gt;(JuliaIo, 2026)&lt;/DisplayText&gt;&lt;record&gt;&lt;rec-number&gt;77&lt;/rec-number&gt;&lt;foreign-keys&gt;&lt;key app="EN" db-id="dxs5p5de0w55t0erd255s0tbrzsd22z0ts0d" timestamp="1775289470"&gt;77&lt;/key&gt;&lt;/foreign-keys&gt;&lt;ref-type name="Web Page"&gt;12&lt;/ref-type&gt;&lt;contributors&gt;&lt;authors&gt;&lt;author&gt;JuliaIo,&lt;/author&gt;&lt;/authors&gt;&lt;/contributors&gt;&lt;titles&gt;&lt;title&gt;FileIO.jl&lt;/title&gt;&lt;secondary-title&gt;FileIO.jl — common framework for file format detection and I/O&lt;/secondary-title&gt;&lt;/titles&gt;&lt;periodical&gt;&lt;full-title&gt;FileIO.jl — common framework for file format detection and I/O&lt;/full-title&gt;&lt;/periodical&gt;&lt;dates&gt;&lt;year&gt;2026&lt;/year&gt;&lt;pub-dates&gt;&lt;date&gt;2026/01/31&lt;/date&gt;&lt;/pub-dates&gt;&lt;/dates&gt;&lt;publisher&gt;JuliaIO&lt;/publisher&gt;&lt;urls&gt;&lt;related-urls&gt;&lt;url&gt;https://juliaio.github.io/FileIO.jl/stable/&lt;/url&gt;&lt;/related-urls&gt;&lt;/urls&gt;&lt;/record&gt;&lt;/Cite&gt;&lt;/EndNote&gt;</w:instrText>
      </w:r>
      <w:r w:rsidR="004B4B0D" w:rsidRPr="00EA0C6E">
        <w:rPr>
          <w:rFonts w:ascii="Times New Roman" w:hAnsi="Times New Roman" w:cs="Times New Roman"/>
        </w:rPr>
        <w:fldChar w:fldCharType="separate"/>
      </w:r>
      <w:r w:rsidR="004B4B0D" w:rsidRPr="00EA0C6E">
        <w:rPr>
          <w:rFonts w:ascii="Times New Roman" w:hAnsi="Times New Roman" w:cs="Times New Roman"/>
          <w:noProof/>
        </w:rPr>
        <w:t>(</w:t>
      </w:r>
      <w:hyperlink w:anchor="_ENREF_39" w:tooltip="JuliaIo, 2026 #77" w:history="1">
        <w:r w:rsidR="007E65F5" w:rsidRPr="00EA0C6E">
          <w:rPr>
            <w:rStyle w:val="Hyperlink"/>
            <w:rFonts w:ascii="Times New Roman" w:hAnsi="Times New Roman" w:cs="Times New Roman"/>
          </w:rPr>
          <w:t>JuliaIo, 2026</w:t>
        </w:r>
      </w:hyperlink>
      <w:r w:rsidR="004B4B0D" w:rsidRPr="00EA0C6E">
        <w:rPr>
          <w:rFonts w:ascii="Times New Roman" w:hAnsi="Times New Roman" w:cs="Times New Roman"/>
          <w:noProof/>
        </w:rPr>
        <w:t>)</w:t>
      </w:r>
      <w:r w:rsidR="004B4B0D" w:rsidRPr="00EA0C6E">
        <w:rPr>
          <w:rFonts w:ascii="Times New Roman" w:hAnsi="Times New Roman" w:cs="Times New Roman"/>
        </w:rPr>
        <w:fldChar w:fldCharType="end"/>
      </w:r>
      <w:r w:rsidR="006A405D" w:rsidRPr="00EA0C6E">
        <w:rPr>
          <w:rFonts w:ascii="Times New Roman" w:hAnsi="Times New Roman" w:cs="Times New Roman"/>
        </w:rPr>
        <w:t>.</w:t>
      </w:r>
    </w:p>
    <w:p w14:paraId="5FA291A6" w14:textId="24EE31E2"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ImageMagick</w:t>
      </w:r>
      <w:r w:rsidR="002857C5" w:rsidRPr="00EA0C6E">
        <w:rPr>
          <w:rFonts w:ascii="Times New Roman" w:hAnsi="Times New Roman" w:cs="Times New Roman"/>
        </w:rPr>
        <w:tab/>
      </w:r>
      <w:r w:rsidR="002857C5" w:rsidRPr="00EA0C6E">
        <w:rPr>
          <w:rFonts w:ascii="Times New Roman" w:hAnsi="Times New Roman" w:cs="Times New Roman"/>
        </w:rPr>
        <w:tab/>
      </w:r>
      <w:r w:rsidR="0006786B" w:rsidRPr="00EA0C6E">
        <w:rPr>
          <w:rFonts w:ascii="Times New Roman" w:hAnsi="Times New Roman" w:cs="Times New Roman"/>
        </w:rPr>
        <w:t xml:space="preserve">Επικουρικό του </w:t>
      </w:r>
      <w:r w:rsidR="0006786B" w:rsidRPr="00EA0C6E">
        <w:rPr>
          <w:rFonts w:ascii="Times New Roman" w:hAnsi="Times New Roman" w:cs="Times New Roman"/>
          <w:lang w:val="en-US"/>
        </w:rPr>
        <w:t>FileIO</w:t>
      </w:r>
      <w:r w:rsidR="009A46EE" w:rsidRPr="00EA0C6E">
        <w:rPr>
          <w:rFonts w:ascii="Times New Roman" w:hAnsi="Times New Roman" w:cs="Times New Roman"/>
        </w:rPr>
        <w:t>. Επεξεργάζεται, διαχειρίζεται και μετατρέπει</w:t>
      </w:r>
      <w:r w:rsidR="009A46EE" w:rsidRPr="00EA0C6E">
        <w:rPr>
          <w:rFonts w:ascii="Times New Roman" w:hAnsi="Times New Roman" w:cs="Times New Roman"/>
        </w:rPr>
        <w:tab/>
      </w:r>
      <w:r w:rsidR="009A46EE" w:rsidRPr="00EA0C6E">
        <w:rPr>
          <w:rFonts w:ascii="Times New Roman" w:hAnsi="Times New Roman" w:cs="Times New Roman"/>
        </w:rPr>
        <w:tab/>
      </w:r>
      <w:r w:rsidR="009A46EE" w:rsidRPr="00EA0C6E">
        <w:rPr>
          <w:rFonts w:ascii="Times New Roman" w:hAnsi="Times New Roman" w:cs="Times New Roman"/>
        </w:rPr>
        <w:tab/>
      </w:r>
      <w:r w:rsidR="009A46EE" w:rsidRPr="00EA0C6E">
        <w:rPr>
          <w:rFonts w:ascii="Times New Roman" w:hAnsi="Times New Roman" w:cs="Times New Roman"/>
        </w:rPr>
        <w:tab/>
        <w:t>ψηφιακές εικόνες</w:t>
      </w:r>
      <w:r w:rsidR="00716A36" w:rsidRPr="00EA0C6E">
        <w:rPr>
          <w:rFonts w:ascii="Times New Roman" w:hAnsi="Times New Roman" w:cs="Times New Roman"/>
        </w:rPr>
        <w:t xml:space="preserve"> για διάφορους σκοπούς</w:t>
      </w:r>
      <w:r w:rsidR="009A46EE" w:rsidRPr="00EA0C6E">
        <w:rPr>
          <w:rFonts w:ascii="Times New Roman" w:hAnsi="Times New Roman" w:cs="Times New Roman"/>
        </w:rPr>
        <w:t xml:space="preserve"> </w:t>
      </w:r>
      <w:r w:rsidR="009A46EE" w:rsidRPr="00EA0C6E">
        <w:rPr>
          <w:rFonts w:ascii="Times New Roman" w:hAnsi="Times New Roman" w:cs="Times New Roman"/>
        </w:rPr>
        <w:fldChar w:fldCharType="begin"/>
      </w:r>
      <w:r w:rsidR="009A46EE" w:rsidRPr="00EA0C6E">
        <w:rPr>
          <w:rFonts w:ascii="Times New Roman" w:hAnsi="Times New Roman" w:cs="Times New Roman"/>
        </w:rPr>
        <w:instrText xml:space="preserve"> ADDIN EN.CITE &lt;EndNote&gt;&lt;Cite&gt;&lt;Author&gt;ImageMagick Studio&lt;/Author&gt;&lt;Year&gt;2024&lt;/Year&gt;&lt;RecNum&gt;74&lt;/RecNum&gt;&lt;DisplayText&gt;(ImageMagick Studio, 2024)&lt;/DisplayText&gt;&lt;record&gt;&lt;rec-number&gt;74&lt;/rec-number&gt;&lt;foreign-keys&gt;&lt;key app="EN" db-id="dxs5p5de0w55t0erd255s0tbrzsd22z0ts0d" timestamp="1775218724"&gt;74&lt;/key&gt;&lt;/foreign-keys&gt;&lt;ref-type name="Computer Program"&gt;9&lt;/ref-type&gt;&lt;contributors&gt;&lt;authors&gt;&lt;author&gt;ImageMagick Studio, L. L. C.&lt;/author&gt;&lt;/authors&gt;&lt;/contributors&gt;&lt;titles&gt;&lt;title&gt;ImageMagick&lt;/title&gt;&lt;/titles&gt;&lt;dates&gt;&lt;year&gt;2024&lt;/year&gt;&lt;pub-dates&gt;&lt;date&gt;2024/01/04&lt;/date&gt;&lt;/pub-dates&gt;&lt;/dates&gt;&lt;publisher&gt;ImageMagick Studio LLC&lt;/publisher&gt;&lt;urls&gt;&lt;related-urls&gt;&lt;url&gt;https://imagemagick.org&lt;/url&gt;&lt;/related-urls&gt;&lt;/urls&gt;&lt;/record&gt;&lt;/Cite&gt;&lt;/EndNote&gt;</w:instrText>
      </w:r>
      <w:r w:rsidR="009A46EE" w:rsidRPr="00EA0C6E">
        <w:rPr>
          <w:rFonts w:ascii="Times New Roman" w:hAnsi="Times New Roman" w:cs="Times New Roman"/>
        </w:rPr>
        <w:fldChar w:fldCharType="separate"/>
      </w:r>
      <w:r w:rsidR="009A46EE" w:rsidRPr="00EA0C6E">
        <w:rPr>
          <w:rFonts w:ascii="Times New Roman" w:hAnsi="Times New Roman" w:cs="Times New Roman"/>
          <w:noProof/>
        </w:rPr>
        <w:t>(</w:t>
      </w:r>
      <w:hyperlink w:anchor="_ENREF_31" w:tooltip="ImageMagick Studio, 2024 #74" w:history="1">
        <w:r w:rsidR="007E65F5" w:rsidRPr="00EA0C6E">
          <w:rPr>
            <w:rStyle w:val="Hyperlink"/>
            <w:rFonts w:ascii="Times New Roman" w:hAnsi="Times New Roman" w:cs="Times New Roman"/>
          </w:rPr>
          <w:t>ImageMagick Studio, 2024</w:t>
        </w:r>
      </w:hyperlink>
      <w:r w:rsidR="009A46EE" w:rsidRPr="00EA0C6E">
        <w:rPr>
          <w:rFonts w:ascii="Times New Roman" w:hAnsi="Times New Roman" w:cs="Times New Roman"/>
          <w:noProof/>
        </w:rPr>
        <w:t>)</w:t>
      </w:r>
      <w:r w:rsidR="009A46EE" w:rsidRPr="00EA0C6E">
        <w:rPr>
          <w:rFonts w:ascii="Times New Roman" w:hAnsi="Times New Roman" w:cs="Times New Roman"/>
        </w:rPr>
        <w:fldChar w:fldCharType="end"/>
      </w:r>
    </w:p>
    <w:p w14:paraId="5D3213E1" w14:textId="11B16646"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Images</w:t>
      </w:r>
      <w:r w:rsidR="0006786B" w:rsidRPr="00EA0C6E">
        <w:rPr>
          <w:rFonts w:ascii="Times New Roman" w:hAnsi="Times New Roman" w:cs="Times New Roman"/>
        </w:rPr>
        <w:tab/>
      </w:r>
      <w:r w:rsidR="0006786B" w:rsidRPr="00EA0C6E">
        <w:rPr>
          <w:rFonts w:ascii="Times New Roman" w:hAnsi="Times New Roman" w:cs="Times New Roman"/>
        </w:rPr>
        <w:tab/>
      </w:r>
      <w:r w:rsidR="0006786B" w:rsidRPr="00EA0C6E">
        <w:rPr>
          <w:rFonts w:ascii="Times New Roman" w:hAnsi="Times New Roman" w:cs="Times New Roman"/>
        </w:rPr>
        <w:tab/>
      </w:r>
      <w:r w:rsidR="00C3791E" w:rsidRPr="00EA0C6E">
        <w:rPr>
          <w:rFonts w:ascii="Times New Roman" w:hAnsi="Times New Roman" w:cs="Times New Roman"/>
        </w:rPr>
        <w:t xml:space="preserve">Περιέχει διάφορα πακέτα για την επεξεργασία εικόνων. Απαραίτητο για τα </w:t>
      </w:r>
      <w:r w:rsidR="00C3791E" w:rsidRPr="00EA0C6E">
        <w:rPr>
          <w:rFonts w:ascii="Times New Roman" w:hAnsi="Times New Roman" w:cs="Times New Roman"/>
        </w:rPr>
        <w:tab/>
      </w:r>
      <w:r w:rsidR="00C3791E" w:rsidRPr="00EA0C6E">
        <w:rPr>
          <w:rFonts w:ascii="Times New Roman" w:hAnsi="Times New Roman" w:cs="Times New Roman"/>
        </w:rPr>
        <w:tab/>
      </w:r>
      <w:r w:rsidR="00C3791E" w:rsidRPr="00EA0C6E">
        <w:rPr>
          <w:rFonts w:ascii="Times New Roman" w:hAnsi="Times New Roman" w:cs="Times New Roman"/>
        </w:rPr>
        <w:tab/>
      </w:r>
      <w:r w:rsidR="00C3791E" w:rsidRPr="00EA0C6E">
        <w:rPr>
          <w:rFonts w:ascii="Times New Roman" w:hAnsi="Times New Roman" w:cs="Times New Roman"/>
          <w:lang w:val="en-US"/>
        </w:rPr>
        <w:t>FileIO</w:t>
      </w:r>
      <w:r w:rsidR="00C3791E" w:rsidRPr="00EA0C6E">
        <w:rPr>
          <w:rFonts w:ascii="Times New Roman" w:hAnsi="Times New Roman" w:cs="Times New Roman"/>
        </w:rPr>
        <w:t xml:space="preserve"> και </w:t>
      </w:r>
      <w:r w:rsidR="00C3791E" w:rsidRPr="00EA0C6E">
        <w:rPr>
          <w:rFonts w:ascii="Times New Roman" w:hAnsi="Times New Roman" w:cs="Times New Roman"/>
          <w:lang w:val="en-US"/>
        </w:rPr>
        <w:t>ImageMagick</w:t>
      </w:r>
      <w:r w:rsidR="004B4B0D" w:rsidRPr="00EA0C6E">
        <w:rPr>
          <w:rFonts w:ascii="Times New Roman" w:hAnsi="Times New Roman" w:cs="Times New Roman"/>
        </w:rPr>
        <w:t xml:space="preserve"> </w:t>
      </w:r>
      <w:r w:rsidR="004B4B0D" w:rsidRPr="00EA0C6E">
        <w:rPr>
          <w:rFonts w:ascii="Times New Roman" w:hAnsi="Times New Roman" w:cs="Times New Roman"/>
        </w:rPr>
        <w:fldChar w:fldCharType="begin"/>
      </w:r>
      <w:r w:rsidR="004B4B0D" w:rsidRPr="00EA0C6E">
        <w:rPr>
          <w:rFonts w:ascii="Times New Roman" w:hAnsi="Times New Roman" w:cs="Times New Roman"/>
        </w:rPr>
        <w:instrText xml:space="preserve"> ADDIN EN.CITE &lt;EndNote&gt;&lt;Cite&gt;&lt;Author&gt;JuliaImages&lt;/Author&gt;&lt;Year&gt;2023&lt;/Year&gt;&lt;RecNum&gt;78&lt;/RecNum&gt;&lt;DisplayText&gt;(JuliaImages, 2023)&lt;/DisplayText&gt;&lt;record&gt;&lt;rec-number&gt;78&lt;/rec-number&gt;&lt;foreign-keys&gt;&lt;key app="EN" db-id="dxs5p5de0w55t0erd255s0tbrzsd22z0ts0d" timestamp="1775289595"&gt;78&lt;/key&gt;&lt;/foreign-keys&gt;&lt;ref-type name="Journal Article"&gt;17&lt;/ref-type&gt;&lt;contributors&gt;&lt;authors&gt;&lt;author&gt;JuliaImages,&lt;/author&gt;&lt;/authors&gt;&lt;/contributors&gt;&lt;titles&gt;&lt;title&gt;JuliaImages: image processing and machine vision for Julia&lt;/title&gt;&lt;secondary-title&gt;JuliaImages documentation&lt;/secondary-title&gt;&lt;/titles&gt;&lt;periodical&gt;&lt;full-title&gt;JuliaImages documentation&lt;/full-title&gt;&lt;/periodical&gt;&lt;dates&gt;&lt;year&gt;2023&lt;/year&gt;&lt;pub-dates&gt;&lt;date&gt;2023/08/02&lt;/date&gt;&lt;/pub-dates&gt;&lt;/dates&gt;&lt;publisher&gt;JuliaImages&lt;/publisher&gt;&lt;urls&gt;&lt;related-urls&gt;&lt;url&gt;https://juliaimages.org/latest/&lt;/url&gt;&lt;/related-urls&gt;&lt;/urls&gt;&lt;/record&gt;&lt;/Cite&gt;&lt;/EndNote&gt;</w:instrText>
      </w:r>
      <w:r w:rsidR="004B4B0D" w:rsidRPr="00EA0C6E">
        <w:rPr>
          <w:rFonts w:ascii="Times New Roman" w:hAnsi="Times New Roman" w:cs="Times New Roman"/>
        </w:rPr>
        <w:fldChar w:fldCharType="separate"/>
      </w:r>
      <w:r w:rsidR="004B4B0D" w:rsidRPr="00EA0C6E">
        <w:rPr>
          <w:rFonts w:ascii="Times New Roman" w:hAnsi="Times New Roman" w:cs="Times New Roman"/>
          <w:noProof/>
        </w:rPr>
        <w:t>(</w:t>
      </w:r>
      <w:hyperlink w:anchor="_ENREF_38" w:tooltip="JuliaImages, 2023 #78" w:history="1">
        <w:r w:rsidR="007E65F5" w:rsidRPr="00EA0C6E">
          <w:rPr>
            <w:rStyle w:val="Hyperlink"/>
            <w:rFonts w:ascii="Times New Roman" w:hAnsi="Times New Roman" w:cs="Times New Roman"/>
          </w:rPr>
          <w:t>JuliaImages, 2023</w:t>
        </w:r>
      </w:hyperlink>
      <w:r w:rsidR="004B4B0D" w:rsidRPr="00EA0C6E">
        <w:rPr>
          <w:rFonts w:ascii="Times New Roman" w:hAnsi="Times New Roman" w:cs="Times New Roman"/>
          <w:noProof/>
        </w:rPr>
        <w:t>)</w:t>
      </w:r>
      <w:r w:rsidR="004B4B0D" w:rsidRPr="00EA0C6E">
        <w:rPr>
          <w:rFonts w:ascii="Times New Roman" w:hAnsi="Times New Roman" w:cs="Times New Roman"/>
        </w:rPr>
        <w:fldChar w:fldCharType="end"/>
      </w:r>
      <w:r w:rsidR="006A405D" w:rsidRPr="00EA0C6E">
        <w:rPr>
          <w:rFonts w:ascii="Times New Roman" w:hAnsi="Times New Roman" w:cs="Times New Roman"/>
        </w:rPr>
        <w:t>.</w:t>
      </w:r>
    </w:p>
    <w:p w14:paraId="08CC4D8D" w14:textId="3AF1BB72"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InteractiveDynamics</w:t>
      </w:r>
      <w:r w:rsidR="00C3791E" w:rsidRPr="00EA0C6E">
        <w:rPr>
          <w:rFonts w:ascii="Times New Roman" w:hAnsi="Times New Roman" w:cs="Times New Roman"/>
        </w:rPr>
        <w:tab/>
        <w:t>Διαδραστική εξερεύνηση δυναμικών περιβαλλόντων</w:t>
      </w:r>
      <w:r w:rsidR="009A1F78" w:rsidRPr="00EA0C6E">
        <w:rPr>
          <w:rFonts w:ascii="Times New Roman" w:hAnsi="Times New Roman" w:cs="Times New Roman"/>
        </w:rPr>
        <w:t xml:space="preserve"> </w:t>
      </w:r>
      <w:r w:rsidR="00172E6F" w:rsidRPr="00EA0C6E">
        <w:rPr>
          <w:rFonts w:ascii="Times New Roman" w:hAnsi="Times New Roman" w:cs="Times New Roman"/>
        </w:rPr>
        <w:tab/>
      </w:r>
      <w:r w:rsidR="00172E6F" w:rsidRPr="00EA0C6E">
        <w:rPr>
          <w:rFonts w:ascii="Times New Roman" w:hAnsi="Times New Roman" w:cs="Times New Roman"/>
        </w:rPr>
        <w:tab/>
      </w:r>
      <w:r w:rsidR="00172E6F" w:rsidRPr="00EA0C6E">
        <w:rPr>
          <w:rFonts w:ascii="Times New Roman" w:hAnsi="Times New Roman" w:cs="Times New Roman"/>
        </w:rPr>
        <w:tab/>
      </w:r>
      <w:r w:rsidR="00172E6F" w:rsidRPr="00EA0C6E">
        <w:rPr>
          <w:rFonts w:ascii="Times New Roman" w:hAnsi="Times New Roman" w:cs="Times New Roman"/>
        </w:rPr>
        <w:tab/>
      </w:r>
      <w:r w:rsidR="00172E6F" w:rsidRPr="00EA0C6E">
        <w:rPr>
          <w:rFonts w:ascii="Times New Roman" w:hAnsi="Times New Roman" w:cs="Times New Roman"/>
        </w:rPr>
        <w:tab/>
      </w:r>
      <w:r w:rsidR="00172E6F" w:rsidRPr="00EA0C6E">
        <w:rPr>
          <w:rFonts w:ascii="Times New Roman" w:hAnsi="Times New Roman" w:cs="Times New Roman"/>
        </w:rPr>
        <w:tab/>
      </w:r>
      <w:r w:rsidR="009A1F78" w:rsidRPr="00EA0C6E">
        <w:rPr>
          <w:rFonts w:ascii="Times New Roman" w:hAnsi="Times New Roman" w:cs="Times New Roman"/>
        </w:rPr>
        <w:fldChar w:fldCharType="begin"/>
      </w:r>
      <w:r w:rsidR="009A1F78" w:rsidRPr="00EA0C6E">
        <w:rPr>
          <w:rFonts w:ascii="Times New Roman" w:hAnsi="Times New Roman" w:cs="Times New Roman"/>
        </w:rPr>
        <w:instrText xml:space="preserve"> ADDIN EN.CITE &lt;EndNote&gt;&lt;Cite&gt;&lt;Author&gt;JuliaDynamics&lt;/Author&gt;&lt;Year&gt;2022&lt;/Year&gt;&lt;RecNum&gt;79&lt;/RecNum&gt;&lt;DisplayText&gt;(JuliaDynamics, 2022)&lt;/DisplayText&gt;&lt;record&gt;&lt;rec-number&gt;79&lt;/rec-number&gt;&lt;foreign-keys&gt;&lt;key app="EN" db-id="dxs5p5de0w55t0erd255s0tbrzsd22z0ts0d" timestamp="1775289728"&gt;79&lt;/key&gt;&lt;/foreign-keys&gt;&lt;ref-type name="Web Page"&gt;12&lt;/ref-type&gt;&lt;contributors&gt;&lt;authors&gt;&lt;author&gt;JuliaDynamics,&lt;/author&gt;&lt;/authors&gt;&lt;/contributors&gt;&lt;titles&gt;&lt;title&gt;InteractiveDynamics.jl&lt;/title&gt;&lt;secondary-title&gt;Interactive applications for dynamical systems (dev documentation)&lt;/secondary-title&gt;&lt;/titles&gt;&lt;periodical&gt;&lt;full-title&gt;Interactive applications for dynamical systems (dev documentation)&lt;/full-title&gt;&lt;/periodical&gt;&lt;dates&gt;&lt;year&gt;2022&lt;/year&gt;&lt;pub-dates&gt;&lt;date&gt;2022/06/27&lt;/date&gt;&lt;/pub-dates&gt;&lt;/dates&gt;&lt;publisher&gt;JuliaDynamics&lt;/publisher&gt;&lt;urls&gt;&lt;related-urls&gt;&lt;url&gt;https://juliadynamics.github.io/InteractiveDynamics.jl/dev/&lt;/url&gt;&lt;/related-urls&gt;&lt;/urls&gt;&lt;/record&gt;&lt;/Cite&gt;&lt;/EndNote&gt;</w:instrText>
      </w:r>
      <w:r w:rsidR="009A1F78" w:rsidRPr="00EA0C6E">
        <w:rPr>
          <w:rFonts w:ascii="Times New Roman" w:hAnsi="Times New Roman" w:cs="Times New Roman"/>
        </w:rPr>
        <w:fldChar w:fldCharType="separate"/>
      </w:r>
      <w:r w:rsidR="009A1F78" w:rsidRPr="00EA0C6E">
        <w:rPr>
          <w:rFonts w:ascii="Times New Roman" w:hAnsi="Times New Roman" w:cs="Times New Roman"/>
          <w:noProof/>
        </w:rPr>
        <w:t>(</w:t>
      </w:r>
      <w:hyperlink w:anchor="_ENREF_36" w:tooltip="JuliaDynamics, 2022 #79" w:history="1">
        <w:r w:rsidR="007E65F5" w:rsidRPr="00EA0C6E">
          <w:rPr>
            <w:rStyle w:val="Hyperlink"/>
            <w:rFonts w:ascii="Times New Roman" w:hAnsi="Times New Roman" w:cs="Times New Roman"/>
          </w:rPr>
          <w:t>JuliaDynamics, 2022</w:t>
        </w:r>
      </w:hyperlink>
      <w:r w:rsidR="009A1F78" w:rsidRPr="00EA0C6E">
        <w:rPr>
          <w:rFonts w:ascii="Times New Roman" w:hAnsi="Times New Roman" w:cs="Times New Roman"/>
          <w:noProof/>
        </w:rPr>
        <w:t>)</w:t>
      </w:r>
      <w:r w:rsidR="009A1F78" w:rsidRPr="00EA0C6E">
        <w:rPr>
          <w:rFonts w:ascii="Times New Roman" w:hAnsi="Times New Roman" w:cs="Times New Roman"/>
        </w:rPr>
        <w:fldChar w:fldCharType="end"/>
      </w:r>
      <w:r w:rsidR="00C3791E" w:rsidRPr="00EA0C6E">
        <w:rPr>
          <w:rFonts w:ascii="Times New Roman" w:hAnsi="Times New Roman" w:cs="Times New Roman"/>
        </w:rPr>
        <w:t>.</w:t>
      </w:r>
    </w:p>
    <w:p w14:paraId="393CD34F" w14:textId="2BA8F93F"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Makie</w:t>
      </w:r>
      <w:r w:rsidR="00295C0B" w:rsidRPr="00EA0C6E">
        <w:rPr>
          <w:rFonts w:ascii="Times New Roman" w:hAnsi="Times New Roman" w:cs="Times New Roman"/>
        </w:rPr>
        <w:tab/>
      </w:r>
      <w:r w:rsidR="00295C0B" w:rsidRPr="00EA0C6E">
        <w:rPr>
          <w:rFonts w:ascii="Times New Roman" w:hAnsi="Times New Roman" w:cs="Times New Roman"/>
        </w:rPr>
        <w:tab/>
      </w:r>
      <w:r w:rsidR="00295C0B" w:rsidRPr="00EA0C6E">
        <w:rPr>
          <w:rFonts w:ascii="Times New Roman" w:hAnsi="Times New Roman" w:cs="Times New Roman"/>
        </w:rPr>
        <w:tab/>
      </w:r>
      <w:r w:rsidR="008063B2" w:rsidRPr="00EA0C6E">
        <w:rPr>
          <w:rFonts w:ascii="Times New Roman" w:hAnsi="Times New Roman" w:cs="Times New Roman"/>
        </w:rPr>
        <w:t xml:space="preserve">Οπτικοποίηση των δεδομένων και της προσομοίωσης </w:t>
      </w:r>
      <w:r w:rsidR="008063B2" w:rsidRPr="00EA0C6E">
        <w:rPr>
          <w:rFonts w:ascii="Times New Roman" w:hAnsi="Times New Roman" w:cs="Times New Roman"/>
        </w:rPr>
        <w:fldChar w:fldCharType="begin"/>
      </w:r>
      <w:r w:rsidR="008063B2" w:rsidRPr="00EA0C6E">
        <w:rPr>
          <w:rFonts w:ascii="Times New Roman" w:hAnsi="Times New Roman" w:cs="Times New Roman"/>
        </w:rPr>
        <w:instrText xml:space="preserve"> ADDIN EN.CITE &lt;EndNote&gt;&lt;Cite&gt;&lt;Author&gt;Krumbiegel&lt;/Author&gt;&lt;Year&gt;2021&lt;/Year&gt;&lt;RecNum&gt;54&lt;/RecNum&gt;&lt;DisplayText&gt;(Krumbiegel, 2021)&lt;/DisplayText&gt;&lt;record&gt;&lt;rec-number&gt;54&lt;/rec-number&gt;&lt;foreign-keys&gt;&lt;key app="EN" db-id="dxs5p5de0w55t0erd255s0tbrzsd22z0ts0d" timestamp="1774024069"&gt;54&lt;/key&gt;&lt;/foreign-keys&gt;&lt;ref-type name="Journal Article"&gt;17&lt;/ref-type&gt;&lt;contributors&gt;&lt;authors&gt;&lt;author&gt;Simon Danisch and Julius Krumbiegel&lt;/author&gt;&lt;/authors&gt;&lt;/contributors&gt;&lt;titles&gt;&lt;title&gt;{Makie.jl}: Flexible high-performance data visualization for {Julia}&lt;/title&gt;&lt;secondary-title&gt;Journal of Open Source Software&lt;/secondary-title&gt;&lt;/titles&gt;&lt;periodical&gt;&lt;full-title&gt;Journal of Open Source Software&lt;/full-title&gt;&lt;/periodical&gt;&lt;pages&gt;3349&lt;/pages&gt;&lt;volume&gt;6&lt;/volume&gt;&lt;dates&gt;&lt;year&gt;2021&lt;/year&gt;&lt;/dates&gt;&lt;urls&gt;&lt;related-urls&gt;&lt;url&gt;https://doi.org/10.21105/joss.03349&lt;/url&gt;&lt;/related-urls&gt;&lt;/urls&gt;&lt;electronic-resource-num&gt;10.21105/joss.03349&lt;/electronic-resource-num&gt;&lt;/record&gt;&lt;/Cite&gt;&lt;/EndNote&gt;</w:instrText>
      </w:r>
      <w:r w:rsidR="008063B2" w:rsidRPr="00EA0C6E">
        <w:rPr>
          <w:rFonts w:ascii="Times New Roman" w:hAnsi="Times New Roman" w:cs="Times New Roman"/>
        </w:rPr>
        <w:fldChar w:fldCharType="separate"/>
      </w:r>
      <w:r w:rsidR="008063B2" w:rsidRPr="00EA0C6E">
        <w:rPr>
          <w:rFonts w:ascii="Times New Roman" w:hAnsi="Times New Roman" w:cs="Times New Roman"/>
          <w:noProof/>
        </w:rPr>
        <w:t>(</w:t>
      </w:r>
      <w:hyperlink w:anchor="_ENREF_45" w:tooltip="Krumbiegel, 2021 #54" w:history="1">
        <w:r w:rsidR="007E65F5" w:rsidRPr="00EA0C6E">
          <w:rPr>
            <w:rStyle w:val="Hyperlink"/>
            <w:rFonts w:ascii="Times New Roman" w:hAnsi="Times New Roman" w:cs="Times New Roman"/>
          </w:rPr>
          <w:t>Krumbiegel, 2021</w:t>
        </w:r>
      </w:hyperlink>
      <w:r w:rsidR="008063B2" w:rsidRPr="00EA0C6E">
        <w:rPr>
          <w:rFonts w:ascii="Times New Roman" w:hAnsi="Times New Roman" w:cs="Times New Roman"/>
          <w:noProof/>
        </w:rPr>
        <w:t>)</w:t>
      </w:r>
      <w:r w:rsidR="008063B2" w:rsidRPr="00EA0C6E">
        <w:rPr>
          <w:rFonts w:ascii="Times New Roman" w:hAnsi="Times New Roman" w:cs="Times New Roman"/>
        </w:rPr>
        <w:fldChar w:fldCharType="end"/>
      </w:r>
      <w:r w:rsidR="006A405D" w:rsidRPr="00EA0C6E">
        <w:rPr>
          <w:rFonts w:ascii="Times New Roman" w:hAnsi="Times New Roman" w:cs="Times New Roman"/>
        </w:rPr>
        <w:t>.</w:t>
      </w:r>
    </w:p>
    <w:p w14:paraId="321106D5" w14:textId="527F4C3C" w:rsidR="00C82785" w:rsidRPr="00EA0C6E" w:rsidRDefault="00C82785"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LinearAlgebra</w:t>
      </w:r>
      <w:r w:rsidRPr="00EA0C6E">
        <w:rPr>
          <w:rFonts w:ascii="Times New Roman" w:hAnsi="Times New Roman" w:cs="Times New Roman"/>
        </w:rPr>
        <w:tab/>
      </w:r>
      <w:r w:rsidRPr="00EA0C6E">
        <w:rPr>
          <w:rFonts w:ascii="Times New Roman" w:hAnsi="Times New Roman" w:cs="Times New Roman"/>
        </w:rPr>
        <w:tab/>
        <w:t xml:space="preserve">Συλλογή από κοινές και χρήσιμες αλγεβρικές λειτουργίες </w:t>
      </w:r>
      <w:r w:rsidRPr="00EA0C6E">
        <w:rPr>
          <w:rFonts w:ascii="Times New Roman" w:hAnsi="Times New Roman" w:cs="Times New Roman"/>
        </w:rPr>
        <w:fldChar w:fldCharType="begin"/>
      </w:r>
      <w:r w:rsidR="007E65F5" w:rsidRPr="00EA0C6E">
        <w:rPr>
          <w:rFonts w:ascii="Times New Roman" w:hAnsi="Times New Roman" w:cs="Times New Roman"/>
        </w:rPr>
        <w:instrText xml:space="preserve"> ADDIN EN.CITE &lt;EndNote&gt;&lt;Cite&gt;&lt;Author&gt;contributors&lt;/Author&gt;&lt;Year&gt;2026&lt;/Year&gt;&lt;RecNum&gt;106&lt;/RecNum&gt;&lt;DisplayText&gt;(contributors, 2026)&lt;/DisplayText&gt;&lt;record&gt;&lt;rec-number&gt;106&lt;/rec-number&gt;&lt;foreign-keys&gt;&lt;key app="EN" db-id="dxs5p5de0w55t0erd255s0tbrzsd22z0ts0d" timestamp="1776428292"&gt;106&lt;/key&gt;&lt;/foreign-keys&gt;&lt;ref-type name="Web Page"&gt;12&lt;/ref-type&gt;&lt;contributors&gt;&lt;authors&gt;&lt;author&gt;Julia Language contributors&lt;/author&gt;&lt;/authors&gt;&lt;/contributors&gt;&lt;titles&gt;&lt;title&gt;LinearAlgebra - The Julia Language&lt;/title&gt;&lt;/titles&gt;&lt;dates&gt;&lt;year&gt;2026&lt;/year&gt;&lt;/dates&gt;&lt;publisher&gt;JuliaLang&lt;/publisher&gt;&lt;urls&gt;&lt;related-urls&gt;&lt;url&gt;https://docs.julialang.org/en/v1/stdlib/LinearAlgebra/&lt;/url&gt;&lt;/related-urls&gt;&lt;/urls&gt;&lt;/record&gt;&lt;/Cite&gt;&lt;/EndNote&gt;</w:instrText>
      </w:r>
      <w:r w:rsidRPr="00EA0C6E">
        <w:rPr>
          <w:rFonts w:ascii="Times New Roman" w:hAnsi="Times New Roman" w:cs="Times New Roman"/>
        </w:rPr>
        <w:fldChar w:fldCharType="separate"/>
      </w:r>
      <w:r w:rsidR="007E65F5" w:rsidRPr="00EA0C6E">
        <w:rPr>
          <w:rFonts w:ascii="Times New Roman" w:hAnsi="Times New Roman" w:cs="Times New Roman"/>
          <w:noProof/>
        </w:rPr>
        <w:t>(</w:t>
      </w:r>
      <w:hyperlink w:anchor="_ENREF_12" w:tooltip="contributors, 2026 #106" w:history="1">
        <w:r w:rsidR="007E65F5" w:rsidRPr="00EA0C6E">
          <w:rPr>
            <w:rStyle w:val="Hyperlink"/>
            <w:rFonts w:ascii="Times New Roman" w:hAnsi="Times New Roman" w:cs="Times New Roman"/>
          </w:rPr>
          <w:t>contributors, 2026</w:t>
        </w:r>
      </w:hyperlink>
      <w:r w:rsidR="007E65F5" w:rsidRPr="00EA0C6E">
        <w:rPr>
          <w:rFonts w:ascii="Times New Roman" w:hAnsi="Times New Roman" w:cs="Times New Roman"/>
          <w:noProof/>
        </w:rPr>
        <w:t>)</w:t>
      </w:r>
      <w:r w:rsidRPr="00EA0C6E">
        <w:rPr>
          <w:rFonts w:ascii="Times New Roman" w:hAnsi="Times New Roman" w:cs="Times New Roman"/>
        </w:rPr>
        <w:fldChar w:fldCharType="end"/>
      </w:r>
    </w:p>
    <w:p w14:paraId="5B9FB647" w14:textId="12892D28"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Observables</w:t>
      </w:r>
      <w:r w:rsidR="006A405D" w:rsidRPr="00EA0C6E">
        <w:rPr>
          <w:rFonts w:ascii="Times New Roman" w:hAnsi="Times New Roman" w:cs="Times New Roman"/>
        </w:rPr>
        <w:tab/>
      </w:r>
      <w:r w:rsidR="006A405D" w:rsidRPr="00EA0C6E">
        <w:rPr>
          <w:rFonts w:ascii="Times New Roman" w:hAnsi="Times New Roman" w:cs="Times New Roman"/>
        </w:rPr>
        <w:tab/>
      </w:r>
      <w:r w:rsidR="00F730F8" w:rsidRPr="00EA0C6E">
        <w:rPr>
          <w:rFonts w:ascii="Times New Roman" w:hAnsi="Times New Roman" w:cs="Times New Roman"/>
        </w:rPr>
        <w:t>Ομαλή ενημέρωση των οπτικών στοιχείων από τα αριθμητικά δεδομένα</w:t>
      </w:r>
      <w:r w:rsidR="00172E6F" w:rsidRPr="00EA0C6E">
        <w:rPr>
          <w:rFonts w:ascii="Times New Roman" w:hAnsi="Times New Roman" w:cs="Times New Roman"/>
        </w:rPr>
        <w:t xml:space="preserve"> </w:t>
      </w:r>
      <w:r w:rsidR="00172E6F" w:rsidRPr="00EA0C6E">
        <w:rPr>
          <w:rFonts w:ascii="Times New Roman" w:hAnsi="Times New Roman" w:cs="Times New Roman"/>
        </w:rPr>
        <w:tab/>
      </w:r>
      <w:r w:rsidR="00172E6F" w:rsidRPr="00EA0C6E">
        <w:rPr>
          <w:rFonts w:ascii="Times New Roman" w:hAnsi="Times New Roman" w:cs="Times New Roman"/>
        </w:rPr>
        <w:tab/>
      </w:r>
      <w:r w:rsidR="00172E6F" w:rsidRPr="00EA0C6E">
        <w:rPr>
          <w:rFonts w:ascii="Times New Roman" w:hAnsi="Times New Roman" w:cs="Times New Roman"/>
        </w:rPr>
        <w:tab/>
      </w:r>
      <w:r w:rsidR="00172E6F" w:rsidRPr="00EA0C6E">
        <w:rPr>
          <w:rFonts w:ascii="Times New Roman" w:hAnsi="Times New Roman" w:cs="Times New Roman"/>
        </w:rPr>
        <w:tab/>
      </w:r>
      <w:r w:rsidR="00172E6F" w:rsidRPr="00EA0C6E">
        <w:rPr>
          <w:rFonts w:ascii="Times New Roman" w:hAnsi="Times New Roman" w:cs="Times New Roman"/>
        </w:rPr>
        <w:fldChar w:fldCharType="begin"/>
      </w:r>
      <w:r w:rsidR="00172E6F" w:rsidRPr="00EA0C6E">
        <w:rPr>
          <w:rFonts w:ascii="Times New Roman" w:hAnsi="Times New Roman" w:cs="Times New Roman"/>
        </w:rPr>
        <w:instrText xml:space="preserve"> ADDIN EN.CITE &lt;EndNote&gt;&lt;Cite&gt;&lt;Author&gt;JuliaGizmos&lt;/Author&gt;&lt;Year&gt;2026&lt;/Year&gt;&lt;RecNum&gt;81&lt;/RecNum&gt;&lt;DisplayText&gt;(JuliaGizmos, 2026)&lt;/DisplayText&gt;&lt;record&gt;&lt;rec-number&gt;81&lt;/rec-number&gt;&lt;foreign-keys&gt;&lt;key app="EN" db-id="dxs5p5de0w55t0erd255s0tbrzsd22z0ts0d" timestamp="1775291783"&gt;81&lt;/key&gt;&lt;/foreign-keys&gt;&lt;ref-type name="Computer Program"&gt;9&lt;/ref-type&gt;&lt;contributors&gt;&lt;authors&gt;&lt;author&gt;JuliaGizmos,&lt;/author&gt;&lt;/authors&gt;&lt;/contributors&gt;&lt;titles&gt;&lt;title&gt;Observables.jl&lt;/title&gt;&lt;secondary-title&gt;Observable refs&lt;/secondary-title&gt;&lt;/titles&gt;&lt;dates&gt;&lt;year&gt;2026&lt;/year&gt;&lt;/dates&gt;&lt;publisher&gt;GitHub&lt;/publisher&gt;&lt;urls&gt;&lt;related-urls&gt;&lt;url&gt;https://github.com/JuliaGizmos/Observables.jl/tree/master&lt;/url&gt;&lt;/related-urls&gt;&lt;/urls&gt;&lt;/record&gt;&lt;/Cite&gt;&lt;/EndNote&gt;</w:instrText>
      </w:r>
      <w:r w:rsidR="00172E6F" w:rsidRPr="00EA0C6E">
        <w:rPr>
          <w:rFonts w:ascii="Times New Roman" w:hAnsi="Times New Roman" w:cs="Times New Roman"/>
        </w:rPr>
        <w:fldChar w:fldCharType="separate"/>
      </w:r>
      <w:r w:rsidR="00172E6F" w:rsidRPr="00EA0C6E">
        <w:rPr>
          <w:rFonts w:ascii="Times New Roman" w:hAnsi="Times New Roman" w:cs="Times New Roman"/>
          <w:noProof/>
        </w:rPr>
        <w:t>(</w:t>
      </w:r>
      <w:hyperlink w:anchor="_ENREF_37" w:tooltip="JuliaGizmos, 2026 #81" w:history="1">
        <w:r w:rsidR="007E65F5" w:rsidRPr="00EA0C6E">
          <w:rPr>
            <w:rStyle w:val="Hyperlink"/>
            <w:rFonts w:ascii="Times New Roman" w:hAnsi="Times New Roman" w:cs="Times New Roman"/>
          </w:rPr>
          <w:t>JuliaGizmos, 2026</w:t>
        </w:r>
      </w:hyperlink>
      <w:r w:rsidR="00172E6F" w:rsidRPr="00EA0C6E">
        <w:rPr>
          <w:rFonts w:ascii="Times New Roman" w:hAnsi="Times New Roman" w:cs="Times New Roman"/>
          <w:noProof/>
        </w:rPr>
        <w:t>)</w:t>
      </w:r>
      <w:r w:rsidR="00172E6F" w:rsidRPr="00EA0C6E">
        <w:rPr>
          <w:rFonts w:ascii="Times New Roman" w:hAnsi="Times New Roman" w:cs="Times New Roman"/>
        </w:rPr>
        <w:fldChar w:fldCharType="end"/>
      </w:r>
    </w:p>
    <w:p w14:paraId="601BBF1D" w14:textId="28E64BC2"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Random</w:t>
      </w:r>
      <w:r w:rsidRPr="00EA0C6E">
        <w:rPr>
          <w:rFonts w:ascii="Times New Roman" w:hAnsi="Times New Roman" w:cs="Times New Roman"/>
        </w:rPr>
        <w:tab/>
      </w:r>
      <w:r w:rsidRPr="00EA0C6E">
        <w:rPr>
          <w:rFonts w:ascii="Times New Roman" w:hAnsi="Times New Roman" w:cs="Times New Roman"/>
        </w:rPr>
        <w:tab/>
      </w:r>
      <w:r w:rsidR="00F730F8" w:rsidRPr="00EA0C6E">
        <w:rPr>
          <w:rFonts w:ascii="Times New Roman" w:hAnsi="Times New Roman" w:cs="Times New Roman"/>
        </w:rPr>
        <w:t xml:space="preserve">Χρησιμοποιεί τον αλγόριθμο </w:t>
      </w:r>
      <w:r w:rsidR="00F730F8" w:rsidRPr="00EA0C6E">
        <w:rPr>
          <w:rFonts w:ascii="Times New Roman" w:hAnsi="Times New Roman" w:cs="Times New Roman"/>
          <w:lang w:val="en-US"/>
        </w:rPr>
        <w:t>Xoshiro</w:t>
      </w:r>
      <w:r w:rsidR="00F730F8" w:rsidRPr="00EA0C6E">
        <w:rPr>
          <w:rFonts w:ascii="Times New Roman" w:hAnsi="Times New Roman" w:cs="Times New Roman"/>
        </w:rPr>
        <w:t xml:space="preserve">256++ για τη δημιουργία τυχαίων </w:t>
      </w:r>
      <w:r w:rsidR="00F730F8" w:rsidRPr="00EA0C6E">
        <w:rPr>
          <w:rFonts w:ascii="Times New Roman" w:hAnsi="Times New Roman" w:cs="Times New Roman"/>
        </w:rPr>
        <w:tab/>
      </w:r>
      <w:r w:rsidR="00F730F8" w:rsidRPr="00EA0C6E">
        <w:rPr>
          <w:rFonts w:ascii="Times New Roman" w:hAnsi="Times New Roman" w:cs="Times New Roman"/>
        </w:rPr>
        <w:tab/>
      </w:r>
      <w:r w:rsidR="00F730F8" w:rsidRPr="00EA0C6E">
        <w:rPr>
          <w:rFonts w:ascii="Times New Roman" w:hAnsi="Times New Roman" w:cs="Times New Roman"/>
        </w:rPr>
        <w:tab/>
      </w:r>
      <w:r w:rsidR="00F730F8" w:rsidRPr="00EA0C6E">
        <w:rPr>
          <w:rFonts w:ascii="Times New Roman" w:hAnsi="Times New Roman" w:cs="Times New Roman"/>
        </w:rPr>
        <w:tab/>
        <w:t xml:space="preserve">αριθμών </w:t>
      </w:r>
      <w:r w:rsidR="00203EE7" w:rsidRPr="00EA0C6E">
        <w:rPr>
          <w:rFonts w:ascii="Times New Roman" w:hAnsi="Times New Roman" w:cs="Times New Roman"/>
        </w:rPr>
        <w:fldChar w:fldCharType="begin"/>
      </w:r>
      <w:r w:rsidR="00203EE7" w:rsidRPr="00EA0C6E">
        <w:rPr>
          <w:rFonts w:ascii="Times New Roman" w:hAnsi="Times New Roman" w:cs="Times New Roman"/>
        </w:rPr>
        <w:instrText xml:space="preserve"> ADDIN EN.CITE &lt;EndNote&gt;&lt;Cite&gt;&lt;Author&gt;Blackman&lt;/Author&gt;&lt;Year&gt;2021&lt;/Year&gt;&lt;RecNum&gt;75&lt;/RecNum&gt;&lt;DisplayText&gt;(Blackman and Vigna, 2021)&lt;/DisplayText&gt;&lt;record&gt;&lt;rec-number&gt;75&lt;/rec-number&gt;&lt;foreign-keys&gt;&lt;key app="EN" db-id="dxs5p5de0w55t0erd255s0tbrzsd22z0ts0d" timestamp="1775224826"&gt;75&lt;/key&gt;&lt;/foreign-keys&gt;&lt;ref-type name="Journal Article"&gt;17&lt;/ref-type&gt;&lt;contributors&gt;&lt;authors&gt;&lt;author&gt;Blackman, David&lt;/author&gt;&lt;author&gt;Vigna, Sebastiano&lt;/author&gt;&lt;/authors&gt;&lt;/contributors&gt;&lt;titles&gt;&lt;title&gt;Scrambled Linear Pseudorandom Number Generators&lt;/title&gt;&lt;secondary-title&gt;ACM Transactions on Mathematical Software&lt;/secondary-title&gt;&lt;/titles&gt;&lt;periodical&gt;&lt;full-title&gt;ACM Transactions on Mathematical Software&lt;/full-title&gt;&lt;/periodical&gt;&lt;pages&gt;1-32&lt;/pages&gt;&lt;volume&gt;47&lt;/volume&gt;&lt;dates&gt;&lt;year&gt;2021&lt;/year&gt;&lt;pub-dates&gt;&lt;date&gt;12/31&lt;/date&gt;&lt;/pub-dates&gt;&lt;/dates&gt;&lt;urls&gt;&lt;/urls&gt;&lt;electronic-resource-num&gt;10.1145/3460772&lt;/electronic-resource-num&gt;&lt;/record&gt;&lt;/Cite&gt;&lt;/EndNote&gt;</w:instrText>
      </w:r>
      <w:r w:rsidR="00203EE7" w:rsidRPr="00EA0C6E">
        <w:rPr>
          <w:rFonts w:ascii="Times New Roman" w:hAnsi="Times New Roman" w:cs="Times New Roman"/>
        </w:rPr>
        <w:fldChar w:fldCharType="separate"/>
      </w:r>
      <w:r w:rsidR="00203EE7" w:rsidRPr="00EA0C6E">
        <w:rPr>
          <w:rFonts w:ascii="Times New Roman" w:hAnsi="Times New Roman" w:cs="Times New Roman"/>
          <w:noProof/>
        </w:rPr>
        <w:t>(</w:t>
      </w:r>
      <w:hyperlink w:anchor="_ENREF_8" w:tooltip="Blackman, 2021 #75" w:history="1">
        <w:r w:rsidR="007E65F5" w:rsidRPr="00EA0C6E">
          <w:rPr>
            <w:rStyle w:val="Hyperlink"/>
            <w:rFonts w:ascii="Times New Roman" w:hAnsi="Times New Roman" w:cs="Times New Roman"/>
          </w:rPr>
          <w:t>Blackman and Vigna, 2021</w:t>
        </w:r>
      </w:hyperlink>
      <w:r w:rsidR="00203EE7" w:rsidRPr="00EA0C6E">
        <w:rPr>
          <w:rFonts w:ascii="Times New Roman" w:hAnsi="Times New Roman" w:cs="Times New Roman"/>
          <w:noProof/>
        </w:rPr>
        <w:t>)</w:t>
      </w:r>
      <w:r w:rsidR="00203EE7" w:rsidRPr="00EA0C6E">
        <w:rPr>
          <w:rFonts w:ascii="Times New Roman" w:hAnsi="Times New Roman" w:cs="Times New Roman"/>
        </w:rPr>
        <w:fldChar w:fldCharType="end"/>
      </w:r>
      <w:r w:rsidR="00F730F8" w:rsidRPr="00EA0C6E">
        <w:rPr>
          <w:rFonts w:ascii="Times New Roman" w:hAnsi="Times New Roman" w:cs="Times New Roman"/>
        </w:rPr>
        <w:t>.</w:t>
      </w:r>
    </w:p>
    <w:p w14:paraId="6A0721F6" w14:textId="5E6E7EAC" w:rsidR="006C7A7D" w:rsidRPr="00EA0C6E" w:rsidRDefault="006C7A7D" w:rsidP="005041B3">
      <w:pPr>
        <w:pStyle w:val="ListParagraph"/>
        <w:numPr>
          <w:ilvl w:val="0"/>
          <w:numId w:val="39"/>
        </w:numPr>
        <w:rPr>
          <w:rFonts w:ascii="Times New Roman" w:hAnsi="Times New Roman" w:cs="Times New Roman"/>
        </w:rPr>
      </w:pPr>
      <w:r w:rsidRPr="00EA0C6E">
        <w:rPr>
          <w:rFonts w:ascii="Times New Roman" w:hAnsi="Times New Roman" w:cs="Times New Roman"/>
          <w:lang w:val="en-US"/>
        </w:rPr>
        <w:t>StaticArrays</w:t>
      </w:r>
      <w:r w:rsidR="00F730F8" w:rsidRPr="00EA0C6E">
        <w:rPr>
          <w:rFonts w:ascii="Times New Roman" w:hAnsi="Times New Roman" w:cs="Times New Roman"/>
        </w:rPr>
        <w:tab/>
      </w:r>
      <w:r w:rsidR="00F730F8" w:rsidRPr="00EA0C6E">
        <w:rPr>
          <w:rFonts w:ascii="Times New Roman" w:hAnsi="Times New Roman" w:cs="Times New Roman"/>
        </w:rPr>
        <w:tab/>
        <w:t xml:space="preserve">Παρέχει ένα πλαίσιο για την υλοποίηση πινάκων στατικού μεγέθους, χωρίς </w:t>
      </w:r>
      <w:r w:rsidR="00F730F8" w:rsidRPr="00EA0C6E">
        <w:rPr>
          <w:rFonts w:ascii="Times New Roman" w:hAnsi="Times New Roman" w:cs="Times New Roman"/>
        </w:rPr>
        <w:tab/>
      </w:r>
      <w:r w:rsidR="00F730F8" w:rsidRPr="00EA0C6E">
        <w:rPr>
          <w:rFonts w:ascii="Times New Roman" w:hAnsi="Times New Roman" w:cs="Times New Roman"/>
        </w:rPr>
        <w:tab/>
      </w:r>
      <w:r w:rsidR="00F730F8" w:rsidRPr="00EA0C6E">
        <w:rPr>
          <w:rFonts w:ascii="Times New Roman" w:hAnsi="Times New Roman" w:cs="Times New Roman"/>
        </w:rPr>
        <w:tab/>
        <w:t xml:space="preserve">αυτό να σημαίνει ότι δεν </w:t>
      </w:r>
      <w:r w:rsidR="00EA68C5" w:rsidRPr="00EA0C6E">
        <w:rPr>
          <w:rFonts w:ascii="Times New Roman" w:hAnsi="Times New Roman" w:cs="Times New Roman"/>
        </w:rPr>
        <w:t xml:space="preserve">δύναται να </w:t>
      </w:r>
      <w:r w:rsidR="00F730F8" w:rsidRPr="00EA0C6E">
        <w:rPr>
          <w:rFonts w:ascii="Times New Roman" w:hAnsi="Times New Roman" w:cs="Times New Roman"/>
        </w:rPr>
        <w:t>μεταβάλλονται</w:t>
      </w:r>
      <w:r w:rsidR="009A1F78" w:rsidRPr="00EA0C6E">
        <w:rPr>
          <w:rFonts w:ascii="Times New Roman" w:hAnsi="Times New Roman" w:cs="Times New Roman"/>
        </w:rPr>
        <w:t xml:space="preserve"> </w:t>
      </w:r>
      <w:r w:rsidR="009A1F78" w:rsidRPr="00EA0C6E">
        <w:rPr>
          <w:rFonts w:ascii="Times New Roman" w:hAnsi="Times New Roman" w:cs="Times New Roman"/>
        </w:rPr>
        <w:fldChar w:fldCharType="begin"/>
      </w:r>
      <w:r w:rsidR="009A1F78" w:rsidRPr="00EA0C6E">
        <w:rPr>
          <w:rFonts w:ascii="Times New Roman" w:hAnsi="Times New Roman" w:cs="Times New Roman"/>
        </w:rPr>
        <w:instrText xml:space="preserve"> ADDIN EN.CITE &lt;EndNote&gt;&lt;Cite&gt;&lt;Author&gt;JuliaArrays&lt;/Author&gt;&lt;Year&gt;2026&lt;/Year&gt;&lt;RecNum&gt;80&lt;/RecNum&gt;&lt;DisplayText&gt;(JuliaArrays, 2026)&lt;/DisplayText&gt;&lt;record&gt;&lt;rec-number&gt;80&lt;/rec-number&gt;&lt;foreign-keys&gt;&lt;key app="EN" db-id="dxs5p5de0w55t0erd255s0tbrzsd22z0ts0d" timestamp="1775289958"&gt;80&lt;/key&gt;&lt;/foreign-keys&gt;&lt;ref-type name="Computer Program"&gt;9&lt;/ref-type&gt;&lt;contributors&gt;&lt;authors&gt;&lt;author&gt;JuliaArrays,&lt;/author&gt;&lt;/authors&gt;&lt;/contributors&gt;&lt;titles&gt;&lt;title&gt;StaticArrays.jl&lt;/title&gt;&lt;secondary-title&gt;Statically sized arrays for Julia&lt;/secondary-title&gt;&lt;/titles&gt;&lt;dates&gt;&lt;year&gt;2026&lt;/year&gt;&lt;/dates&gt;&lt;publisher&gt;GitHub&lt;/publisher&gt;&lt;urls&gt;&lt;related-urls&gt;&lt;url&gt;https://github.com/JuliaArrays/StaticArrays.jl&lt;/url&gt;&lt;/related-urls&gt;&lt;/urls&gt;&lt;/record&gt;&lt;/Cite&gt;&lt;/EndNote&gt;</w:instrText>
      </w:r>
      <w:r w:rsidR="009A1F78" w:rsidRPr="00EA0C6E">
        <w:rPr>
          <w:rFonts w:ascii="Times New Roman" w:hAnsi="Times New Roman" w:cs="Times New Roman"/>
        </w:rPr>
        <w:fldChar w:fldCharType="separate"/>
      </w:r>
      <w:r w:rsidR="009A1F78" w:rsidRPr="00EA0C6E">
        <w:rPr>
          <w:rFonts w:ascii="Times New Roman" w:hAnsi="Times New Roman" w:cs="Times New Roman"/>
          <w:noProof/>
        </w:rPr>
        <w:t>(</w:t>
      </w:r>
      <w:hyperlink w:anchor="_ENREF_34" w:tooltip="JuliaArrays, 2026 #80" w:history="1">
        <w:r w:rsidR="007E65F5" w:rsidRPr="00EA0C6E">
          <w:rPr>
            <w:rStyle w:val="Hyperlink"/>
            <w:rFonts w:ascii="Times New Roman" w:hAnsi="Times New Roman" w:cs="Times New Roman"/>
          </w:rPr>
          <w:t>JuliaArrays, 2026</w:t>
        </w:r>
      </w:hyperlink>
      <w:r w:rsidR="009A1F78" w:rsidRPr="00EA0C6E">
        <w:rPr>
          <w:rFonts w:ascii="Times New Roman" w:hAnsi="Times New Roman" w:cs="Times New Roman"/>
          <w:noProof/>
        </w:rPr>
        <w:t>)</w:t>
      </w:r>
      <w:r w:rsidR="009A1F78" w:rsidRPr="00EA0C6E">
        <w:rPr>
          <w:rFonts w:ascii="Times New Roman" w:hAnsi="Times New Roman" w:cs="Times New Roman"/>
        </w:rPr>
        <w:fldChar w:fldCharType="end"/>
      </w:r>
    </w:p>
    <w:p w14:paraId="4CBE8C14" w14:textId="77777777" w:rsidR="006C7A7D" w:rsidRPr="00EA0C6E" w:rsidRDefault="006C7A7D" w:rsidP="006C7A7D">
      <w:pPr>
        <w:rPr>
          <w:rFonts w:cs="Times New Roman"/>
        </w:rPr>
      </w:pPr>
    </w:p>
    <w:p w14:paraId="18A99743" w14:textId="3D1CA2DB" w:rsidR="00D425CB" w:rsidRPr="00EA0C6E" w:rsidRDefault="006C7A7D" w:rsidP="006C7A7D">
      <w:pPr>
        <w:rPr>
          <w:rFonts w:cs="Times New Roman"/>
        </w:rPr>
      </w:pPr>
      <w:r w:rsidRPr="00EA0C6E">
        <w:rPr>
          <w:rFonts w:cs="Times New Roman"/>
        </w:rPr>
        <w:t>Και κατ’ επέκταση όσα άλλα πακέτα χρειαζόντουσαν αυτά για να λειτουργήσουν.</w:t>
      </w:r>
    </w:p>
    <w:p w14:paraId="2A347726" w14:textId="788344B0" w:rsidR="00725E8B" w:rsidRPr="00EA0C6E" w:rsidRDefault="00725E8B" w:rsidP="00725E8B">
      <w:pPr>
        <w:rPr>
          <w:rFonts w:cs="Times New Roman"/>
        </w:rPr>
      </w:pPr>
      <w:r w:rsidRPr="00EA0C6E">
        <w:rPr>
          <w:rFonts w:cs="Times New Roman"/>
        </w:rPr>
        <w:t xml:space="preserve">Για την ανάπτυξη του μοντέλου, όπως προαναφέρθηκε, χρησιμοποιήθηκαν δύο διαφορετικοί αλγόριθμοι </w:t>
      </w:r>
      <w:r w:rsidRPr="00EA0C6E">
        <w:rPr>
          <w:rFonts w:cs="Times New Roman"/>
          <w:lang w:val="en-US"/>
        </w:rPr>
        <w:t>pathfinder</w:t>
      </w:r>
      <w:r w:rsidRPr="00EA0C6E">
        <w:rPr>
          <w:rFonts w:cs="Times New Roman"/>
        </w:rPr>
        <w:t xml:space="preserve">, ο </w:t>
      </w:r>
      <w:r w:rsidRPr="00EA0C6E">
        <w:rPr>
          <w:rFonts w:cs="Times New Roman"/>
          <w:lang w:val="en-US"/>
        </w:rPr>
        <w:t>A</w:t>
      </w:r>
      <w:r w:rsidRPr="00EA0C6E">
        <w:rPr>
          <w:rFonts w:cs="Times New Roman"/>
        </w:rPr>
        <w:t xml:space="preserve">* και ο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Ο αλγόριθμος </w:t>
      </w:r>
      <w:r w:rsidRPr="00EA0C6E">
        <w:rPr>
          <w:rFonts w:cs="Times New Roman"/>
          <w:lang w:val="en-US"/>
        </w:rPr>
        <w:t>A</w:t>
      </w:r>
      <w:r w:rsidRPr="00EA0C6E">
        <w:rPr>
          <w:rFonts w:cs="Times New Roman"/>
        </w:rPr>
        <w:t xml:space="preserve">* είναι ήδη υλοποιημένος μέσα στο πακέτο </w:t>
      </w:r>
      <w:r w:rsidRPr="00EA0C6E">
        <w:rPr>
          <w:rFonts w:cs="Times New Roman"/>
          <w:lang w:val="en-US"/>
        </w:rPr>
        <w:t>Agents</w:t>
      </w:r>
      <w:r w:rsidRPr="00EA0C6E">
        <w:rPr>
          <w:rFonts w:cs="Times New Roman"/>
        </w:rPr>
        <w:t>.</w:t>
      </w:r>
      <w:r w:rsidRPr="00EA0C6E">
        <w:rPr>
          <w:rFonts w:cs="Times New Roman"/>
          <w:lang w:val="en-US"/>
        </w:rPr>
        <w:t>jl</w:t>
      </w:r>
      <w:r w:rsidRPr="00EA0C6E">
        <w:rPr>
          <w:rFonts w:cs="Times New Roman"/>
        </w:rPr>
        <w:t xml:space="preserve"> της </w:t>
      </w:r>
      <w:r w:rsidRPr="00EA0C6E">
        <w:rPr>
          <w:rFonts w:cs="Times New Roman"/>
          <w:lang w:val="en-US"/>
        </w:rPr>
        <w:t>Julia</w:t>
      </w:r>
      <w:r w:rsidRPr="00EA0C6E">
        <w:rPr>
          <w:rFonts w:cs="Times New Roman"/>
        </w:rPr>
        <w:t xml:space="preserve">, ενώ ο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αναπτύχθηκε στα πλαίσια της εργασίας (</w:t>
      </w:r>
      <w:r w:rsidRPr="00EA0C6E">
        <w:rPr>
          <w:rFonts w:cs="Times New Roman"/>
        </w:rPr>
        <w:fldChar w:fldCharType="begin"/>
      </w:r>
      <w:r w:rsidRPr="00EA0C6E">
        <w:rPr>
          <w:rFonts w:cs="Times New Roman"/>
        </w:rPr>
        <w:instrText xml:space="preserve"> REF _Ref226808634 \h </w:instrText>
      </w:r>
      <w:r w:rsidR="00590BB7" w:rsidRPr="00EA0C6E">
        <w:rPr>
          <w:rFonts w:cs="Times New Roman"/>
        </w:rPr>
        <w:instrText xml:space="preserve"> \* MERGEFORMAT </w:instrText>
      </w:r>
      <w:r w:rsidRPr="00EA0C6E">
        <w:rPr>
          <w:rFonts w:cs="Times New Roman"/>
        </w:rPr>
      </w:r>
      <w:r w:rsidRPr="00EA0C6E">
        <w:rPr>
          <w:rFonts w:cs="Times New Roman"/>
        </w:rPr>
        <w:fldChar w:fldCharType="separate"/>
      </w:r>
      <w:r w:rsidR="00EA0C6E" w:rsidRPr="00EA0C6E">
        <w:rPr>
          <w:rFonts w:cs="Times New Roman"/>
          <w:lang w:val="en-US"/>
        </w:rPr>
        <w:t>D</w:t>
      </w:r>
      <w:r w:rsidR="00EA0C6E" w:rsidRPr="00EA0C6E">
        <w:rPr>
          <w:rFonts w:cs="Times New Roman"/>
        </w:rPr>
        <w:t>*</w:t>
      </w:r>
      <w:r w:rsidR="00EA0C6E" w:rsidRPr="00EA0C6E">
        <w:rPr>
          <w:rFonts w:cs="Times New Roman"/>
          <w:lang w:val="en-US"/>
        </w:rPr>
        <w:t>lite</w:t>
      </w:r>
      <w:r w:rsidRPr="00EA0C6E">
        <w:rPr>
          <w:rFonts w:cs="Times New Roman"/>
        </w:rPr>
        <w:fldChar w:fldCharType="end"/>
      </w:r>
      <w:r w:rsidRPr="00EA0C6E">
        <w:rPr>
          <w:rFonts w:cs="Times New Roman"/>
        </w:rPr>
        <w:t xml:space="preserve"> του Παραρτήματος). Για την ανάπτυξη του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και την διενέργεια περεταίρω παρεμβάσεων στο πακέτο </w:t>
      </w:r>
      <w:r w:rsidRPr="00EA0C6E">
        <w:rPr>
          <w:rFonts w:cs="Times New Roman"/>
          <w:lang w:val="en-US"/>
        </w:rPr>
        <w:t>Agents</w:t>
      </w:r>
      <w:r w:rsidRPr="00EA0C6E">
        <w:rPr>
          <w:rFonts w:cs="Times New Roman"/>
        </w:rPr>
        <w:t>.</w:t>
      </w:r>
      <w:r w:rsidRPr="00EA0C6E">
        <w:rPr>
          <w:rFonts w:cs="Times New Roman"/>
          <w:lang w:val="en-US"/>
        </w:rPr>
        <w:t>jl</w:t>
      </w:r>
      <w:r w:rsidRPr="00EA0C6E">
        <w:rPr>
          <w:rFonts w:cs="Times New Roman"/>
        </w:rPr>
        <w:t>, «κλωνοποιήθηκε» (</w:t>
      </w:r>
      <w:r w:rsidRPr="00EA0C6E">
        <w:rPr>
          <w:rFonts w:cs="Times New Roman"/>
          <w:lang w:val="en-US"/>
        </w:rPr>
        <w:t>clone</w:t>
      </w:r>
      <w:r w:rsidRPr="00EA0C6E">
        <w:rPr>
          <w:rFonts w:cs="Times New Roman"/>
        </w:rPr>
        <w:t>) τοπικά το «αποθετήριο» (</w:t>
      </w:r>
      <w:r w:rsidRPr="00EA0C6E">
        <w:rPr>
          <w:rFonts w:cs="Times New Roman"/>
          <w:lang w:val="en-US"/>
        </w:rPr>
        <w:t>repository</w:t>
      </w:r>
      <w:r w:rsidRPr="00EA0C6E">
        <w:rPr>
          <w:rFonts w:cs="Times New Roman"/>
        </w:rPr>
        <w:t xml:space="preserve">) του πακέτου μέσω της εφαρμογής </w:t>
      </w:r>
      <w:r w:rsidRPr="00EA0C6E">
        <w:rPr>
          <w:rFonts w:cs="Times New Roman"/>
          <w:lang w:val="en-US"/>
        </w:rPr>
        <w:t>GitHub</w:t>
      </w:r>
      <w:r w:rsidRPr="00EA0C6E">
        <w:rPr>
          <w:rFonts w:cs="Times New Roman"/>
        </w:rPr>
        <w:t xml:space="preserve"> </w:t>
      </w:r>
      <w:r w:rsidRPr="00EA0C6E">
        <w:rPr>
          <w:rFonts w:cs="Times New Roman"/>
        </w:rPr>
        <w:fldChar w:fldCharType="begin"/>
      </w:r>
      <w:r w:rsidR="005B608E" w:rsidRPr="00EA0C6E">
        <w:rPr>
          <w:rFonts w:cs="Times New Roman"/>
        </w:rPr>
        <w:instrText xml:space="preserve"> ADDIN EN.CITE &lt;EndNote&gt;&lt;Cite&gt;&lt;Author&gt;GitHub&lt;/Author&gt;&lt;Year&gt;2026&lt;/Year&gt;&lt;RecNum&gt;94&lt;/RecNum&gt;&lt;DisplayText&gt;(GitHub, 2026)&lt;/DisplayText&gt;&lt;record&gt;&lt;rec-number&gt;94&lt;/rec-number&gt;&lt;foreign-keys&gt;&lt;key app="EN" db-id="dxs5p5de0w55t0erd255s0tbrzsd22z0ts0d" timestamp="1775880648"&gt;94&lt;/key&gt;&lt;/foreign-keys&gt;&lt;ref-type name="Web Page"&gt;12&lt;/ref-type&gt;&lt;contributors&gt;&lt;authors&gt;&lt;author&gt;GitHub, Inc.&lt;/author&gt;&lt;/authors&gt;&lt;/contributors&gt;&lt;titles&gt;&lt;title&gt;GitHub&lt;/title&gt;&lt;/titles&gt;&lt;dates&gt;&lt;year&gt;2026&lt;/year&gt;&lt;/dates&gt;&lt;publisher&gt;GitHub&lt;/publisher&gt;&lt;urls&gt;&lt;related-urls&gt;&lt;url&gt;https://github.com&lt;/url&gt;&lt;/related-urls&gt;&lt;/urls&gt;&lt;/record&gt;&lt;/Cite&gt;&lt;/EndNote&gt;</w:instrText>
      </w:r>
      <w:r w:rsidRPr="00EA0C6E">
        <w:rPr>
          <w:rFonts w:cs="Times New Roman"/>
        </w:rPr>
        <w:fldChar w:fldCharType="separate"/>
      </w:r>
      <w:r w:rsidR="005B608E" w:rsidRPr="00EA0C6E">
        <w:rPr>
          <w:rFonts w:cs="Times New Roman"/>
          <w:noProof/>
        </w:rPr>
        <w:t>(</w:t>
      </w:r>
      <w:hyperlink w:anchor="_ENREF_20" w:tooltip="GitHub, 2026 #94" w:history="1">
        <w:r w:rsidR="007E65F5" w:rsidRPr="00EA0C6E">
          <w:rPr>
            <w:rStyle w:val="Hyperlink"/>
            <w:rFonts w:cs="Times New Roman"/>
          </w:rPr>
          <w:t>GitHub, 2026</w:t>
        </w:r>
      </w:hyperlink>
      <w:r w:rsidR="005B608E" w:rsidRPr="00EA0C6E">
        <w:rPr>
          <w:rFonts w:cs="Times New Roman"/>
          <w:noProof/>
        </w:rPr>
        <w:t>)</w:t>
      </w:r>
      <w:r w:rsidRPr="00EA0C6E">
        <w:rPr>
          <w:rFonts w:cs="Times New Roman"/>
        </w:rPr>
        <w:fldChar w:fldCharType="end"/>
      </w:r>
      <w:r w:rsidRPr="00EA0C6E">
        <w:rPr>
          <w:rFonts w:cs="Times New Roman"/>
        </w:rPr>
        <w:t xml:space="preserve">, απ’ όπου κι έπειτα μπόρεσαν να πραγματοποιηθούν άμεσα οι υπόλοιπες τροποποιήσεις. Στόχος αυτών των παρεμβάσεων ήταν η αύξηση του ρεαλισμού της προσομοίωσης, όπως θα αναλυθεί στη συνέχεια. Ο κώδικας για τον αλγόριθμο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αναπτύχθηκε με τη βοήθεια των εργαλείων </w:t>
      </w:r>
      <w:r w:rsidRPr="00EA0C6E">
        <w:rPr>
          <w:rFonts w:cs="Times New Roman"/>
          <w:lang w:val="en-US"/>
        </w:rPr>
        <w:t>ChatGPT</w:t>
      </w:r>
      <w:r w:rsidRPr="00EA0C6E">
        <w:rPr>
          <w:rFonts w:cs="Times New Roman"/>
        </w:rPr>
        <w:t xml:space="preserve"> </w:t>
      </w:r>
      <w:r w:rsidRPr="00EA0C6E">
        <w:rPr>
          <w:rFonts w:cs="Times New Roman"/>
        </w:rPr>
        <w:fldChar w:fldCharType="begin"/>
      </w:r>
      <w:r w:rsidRPr="00EA0C6E">
        <w:rPr>
          <w:rFonts w:cs="Times New Roman"/>
        </w:rPr>
        <w:instrText xml:space="preserve"> ADDIN EN.CITE &lt;EndNote&gt;&lt;Cite&gt;&lt;Author&gt;OpenAI&lt;/Author&gt;&lt;Year&gt;2025&lt;/Year&gt;&lt;RecNum&gt;95&lt;/RecNum&gt;&lt;DisplayText&gt;(OpenAI, 2025)&lt;/DisplayText&gt;&lt;record&gt;&lt;rec-number&gt;95&lt;/rec-number&gt;&lt;foreign-keys&gt;&lt;key app="EN" db-id="dxs5p5de0w55t0erd255s0tbrzsd22z0ts0d" timestamp="1775881433"&gt;95&lt;/key&gt;&lt;/foreign-keys&gt;&lt;ref-type name="Web Page"&gt;12&lt;/ref-type&gt;&lt;contributors&gt;&lt;authors&gt;&lt;author&gt;OpenAI&lt;/author&gt;&lt;/authors&gt;&lt;/contributors&gt;&lt;titles&gt;&lt;title&gt;ChatGPT&lt;/title&gt;&lt;/titles&gt;&lt;dates&gt;&lt;year&gt;2025&lt;/year&gt;&lt;/dates&gt;&lt;publisher&gt;OpenAI&lt;/publisher&gt;&lt;urls&gt;&lt;related-urls&gt;&lt;url&gt;https://chatgpt.com&lt;/url&gt;&lt;/related-urls&gt;&lt;/urls&gt;&lt;/record&gt;&lt;/Cite&gt;&lt;/EndNote&gt;</w:instrText>
      </w:r>
      <w:r w:rsidRPr="00EA0C6E">
        <w:rPr>
          <w:rFonts w:cs="Times New Roman"/>
        </w:rPr>
        <w:fldChar w:fldCharType="separate"/>
      </w:r>
      <w:r w:rsidRPr="00EA0C6E">
        <w:rPr>
          <w:rFonts w:cs="Times New Roman"/>
          <w:noProof/>
        </w:rPr>
        <w:t>(</w:t>
      </w:r>
      <w:hyperlink w:anchor="_ENREF_57" w:tooltip="OpenAI, 2025 #95" w:history="1">
        <w:r w:rsidR="007E65F5" w:rsidRPr="00EA0C6E">
          <w:rPr>
            <w:rStyle w:val="Hyperlink"/>
            <w:rFonts w:cs="Times New Roman"/>
          </w:rPr>
          <w:t>OpenAI, 2025</w:t>
        </w:r>
      </w:hyperlink>
      <w:r w:rsidRPr="00EA0C6E">
        <w:rPr>
          <w:rFonts w:cs="Times New Roman"/>
          <w:noProof/>
        </w:rPr>
        <w:t>)</w:t>
      </w:r>
      <w:r w:rsidRPr="00EA0C6E">
        <w:rPr>
          <w:rFonts w:cs="Times New Roman"/>
        </w:rPr>
        <w:fldChar w:fldCharType="end"/>
      </w:r>
      <w:r w:rsidRPr="00EA0C6E">
        <w:rPr>
          <w:rFonts w:cs="Times New Roman"/>
        </w:rPr>
        <w:t xml:space="preserve"> και </w:t>
      </w:r>
      <w:r w:rsidRPr="00EA0C6E">
        <w:rPr>
          <w:rFonts w:cs="Times New Roman"/>
          <w:lang w:val="en-US"/>
        </w:rPr>
        <w:t>Cursor</w:t>
      </w:r>
      <w:r w:rsidRPr="00EA0C6E">
        <w:rPr>
          <w:rFonts w:cs="Times New Roman"/>
        </w:rPr>
        <w:t xml:space="preserve"> </w:t>
      </w:r>
      <w:r w:rsidRPr="00EA0C6E">
        <w:rPr>
          <w:rFonts w:cs="Times New Roman"/>
          <w:lang w:val="en-US"/>
        </w:rPr>
        <w:t>AI</w:t>
      </w:r>
      <w:r w:rsidRPr="00EA0C6E">
        <w:rPr>
          <w:rFonts w:cs="Times New Roman"/>
        </w:rPr>
        <w:t xml:space="preserve"> </w:t>
      </w:r>
      <w:r w:rsidRPr="00EA0C6E">
        <w:rPr>
          <w:rFonts w:cs="Times New Roman"/>
          <w:lang w:val="en-US"/>
        </w:rPr>
        <w:t>Code</w:t>
      </w:r>
      <w:r w:rsidRPr="00EA0C6E">
        <w:rPr>
          <w:rFonts w:cs="Times New Roman"/>
        </w:rPr>
        <w:t xml:space="preserve"> </w:t>
      </w:r>
      <w:r w:rsidRPr="00EA0C6E">
        <w:rPr>
          <w:rFonts w:cs="Times New Roman"/>
          <w:lang w:val="en-US"/>
        </w:rPr>
        <w:t>Editor</w:t>
      </w:r>
      <w:r w:rsidRPr="00EA0C6E">
        <w:rPr>
          <w:rFonts w:cs="Times New Roman"/>
        </w:rPr>
        <w:t xml:space="preserve"> </w:t>
      </w:r>
      <w:r w:rsidRPr="00EA0C6E">
        <w:rPr>
          <w:rFonts w:cs="Times New Roman"/>
        </w:rPr>
        <w:fldChar w:fldCharType="begin"/>
      </w:r>
      <w:r w:rsidRPr="00EA0C6E">
        <w:rPr>
          <w:rFonts w:cs="Times New Roman"/>
        </w:rPr>
        <w:instrText xml:space="preserve"> </w:instrText>
      </w:r>
      <w:r w:rsidRPr="00EA0C6E">
        <w:rPr>
          <w:rFonts w:cs="Times New Roman"/>
          <w:lang w:val="en-US"/>
        </w:rPr>
        <w:instrText>ADDIN</w:instrText>
      </w:r>
      <w:r w:rsidRPr="00EA0C6E">
        <w:rPr>
          <w:rFonts w:cs="Times New Roman"/>
        </w:rPr>
        <w:instrText xml:space="preserve"> </w:instrText>
      </w:r>
      <w:r w:rsidRPr="00EA0C6E">
        <w:rPr>
          <w:rFonts w:cs="Times New Roman"/>
          <w:lang w:val="en-US"/>
        </w:rPr>
        <w:instrText>EN</w:instrText>
      </w:r>
      <w:r w:rsidRPr="00EA0C6E">
        <w:rPr>
          <w:rFonts w:cs="Times New Roman"/>
        </w:rPr>
        <w:instrText>.</w:instrText>
      </w:r>
      <w:r w:rsidRPr="00EA0C6E">
        <w:rPr>
          <w:rFonts w:cs="Times New Roman"/>
          <w:lang w:val="en-US"/>
        </w:rPr>
        <w:instrText>CITE</w:instrText>
      </w:r>
      <w:r w:rsidRPr="00EA0C6E">
        <w:rPr>
          <w:rFonts w:cs="Times New Roman"/>
        </w:rPr>
        <w:instrText xml:space="preserve"> &lt;</w:instrText>
      </w:r>
      <w:r w:rsidRPr="00EA0C6E">
        <w:rPr>
          <w:rFonts w:cs="Times New Roman"/>
          <w:lang w:val="en-US"/>
        </w:rPr>
        <w:instrText>EndNote</w:instrText>
      </w:r>
      <w:r w:rsidRPr="00EA0C6E">
        <w:rPr>
          <w:rFonts w:cs="Times New Roman"/>
        </w:rPr>
        <w:instrText>&gt;&lt;</w:instrText>
      </w:r>
      <w:r w:rsidRPr="00EA0C6E">
        <w:rPr>
          <w:rFonts w:cs="Times New Roman"/>
          <w:lang w:val="en-US"/>
        </w:rPr>
        <w:instrText>Cite</w:instrText>
      </w:r>
      <w:r w:rsidRPr="00EA0C6E">
        <w:rPr>
          <w:rFonts w:cs="Times New Roman"/>
        </w:rPr>
        <w:instrText>&gt;&lt;</w:instrText>
      </w:r>
      <w:r w:rsidRPr="00EA0C6E">
        <w:rPr>
          <w:rFonts w:cs="Times New Roman"/>
          <w:lang w:val="en-US"/>
        </w:rPr>
        <w:instrText>Author</w:instrText>
      </w:r>
      <w:r w:rsidRPr="00EA0C6E">
        <w:rPr>
          <w:rFonts w:cs="Times New Roman"/>
        </w:rPr>
        <w:instrText>&gt;</w:instrText>
      </w:r>
      <w:r w:rsidRPr="00EA0C6E">
        <w:rPr>
          <w:rFonts w:cs="Times New Roman"/>
          <w:lang w:val="en-US"/>
        </w:rPr>
        <w:instrText>Anysphere</w:instrText>
      </w:r>
      <w:r w:rsidRPr="00EA0C6E">
        <w:rPr>
          <w:rFonts w:cs="Times New Roman"/>
        </w:rPr>
        <w:instrText>&lt;/</w:instrText>
      </w:r>
      <w:r w:rsidRPr="00EA0C6E">
        <w:rPr>
          <w:rFonts w:cs="Times New Roman"/>
          <w:lang w:val="en-US"/>
        </w:rPr>
        <w:instrText>Author</w:instrText>
      </w:r>
      <w:r w:rsidRPr="00EA0C6E">
        <w:rPr>
          <w:rFonts w:cs="Times New Roman"/>
        </w:rPr>
        <w:instrText>&gt;&lt;</w:instrText>
      </w:r>
      <w:r w:rsidRPr="00EA0C6E">
        <w:rPr>
          <w:rFonts w:cs="Times New Roman"/>
          <w:lang w:val="en-US"/>
        </w:rPr>
        <w:instrText>Year</w:instrText>
      </w:r>
      <w:r w:rsidRPr="00EA0C6E">
        <w:rPr>
          <w:rFonts w:cs="Times New Roman"/>
        </w:rPr>
        <w:instrText>&gt;2026&lt;/</w:instrText>
      </w:r>
      <w:r w:rsidRPr="00EA0C6E">
        <w:rPr>
          <w:rFonts w:cs="Times New Roman"/>
          <w:lang w:val="en-US"/>
        </w:rPr>
        <w:instrText>Year</w:instrText>
      </w:r>
      <w:r w:rsidRPr="00EA0C6E">
        <w:rPr>
          <w:rFonts w:cs="Times New Roman"/>
        </w:rPr>
        <w:instrText>&gt;&lt;</w:instrText>
      </w:r>
      <w:r w:rsidRPr="00EA0C6E">
        <w:rPr>
          <w:rFonts w:cs="Times New Roman"/>
          <w:lang w:val="en-US"/>
        </w:rPr>
        <w:instrText>RecNum</w:instrText>
      </w:r>
      <w:r w:rsidRPr="00EA0C6E">
        <w:rPr>
          <w:rFonts w:cs="Times New Roman"/>
        </w:rPr>
        <w:instrText>&gt;70&lt;/</w:instrText>
      </w:r>
      <w:r w:rsidRPr="00EA0C6E">
        <w:rPr>
          <w:rFonts w:cs="Times New Roman"/>
          <w:lang w:val="en-US"/>
        </w:rPr>
        <w:instrText>RecNum</w:instrText>
      </w:r>
      <w:r w:rsidRPr="00EA0C6E">
        <w:rPr>
          <w:rFonts w:cs="Times New Roman"/>
        </w:rPr>
        <w:instrText>&gt;&lt;</w:instrText>
      </w:r>
      <w:r w:rsidRPr="00EA0C6E">
        <w:rPr>
          <w:rFonts w:cs="Times New Roman"/>
          <w:lang w:val="en-US"/>
        </w:rPr>
        <w:instrText>DisplayText</w:instrText>
      </w:r>
      <w:r w:rsidRPr="00EA0C6E">
        <w:rPr>
          <w:rFonts w:cs="Times New Roman"/>
        </w:rPr>
        <w:instrText>&gt;(</w:instrText>
      </w:r>
      <w:r w:rsidRPr="00EA0C6E">
        <w:rPr>
          <w:rFonts w:cs="Times New Roman"/>
          <w:lang w:val="en-US"/>
        </w:rPr>
        <w:instrText>Anysphere</w:instrText>
      </w:r>
      <w:r w:rsidRPr="00EA0C6E">
        <w:rPr>
          <w:rFonts w:cs="Times New Roman"/>
        </w:rPr>
        <w:instrText>, 2026)&lt;/</w:instrText>
      </w:r>
      <w:r w:rsidRPr="00EA0C6E">
        <w:rPr>
          <w:rFonts w:cs="Times New Roman"/>
          <w:lang w:val="en-US"/>
        </w:rPr>
        <w:instrText>DisplayText</w:instrText>
      </w:r>
      <w:r w:rsidRPr="00EA0C6E">
        <w:rPr>
          <w:rFonts w:cs="Times New Roman"/>
        </w:rPr>
        <w:instrText>&gt;&lt;</w:instrText>
      </w:r>
      <w:r w:rsidRPr="00EA0C6E">
        <w:rPr>
          <w:rFonts w:cs="Times New Roman"/>
          <w:lang w:val="en-US"/>
        </w:rPr>
        <w:instrText>record</w:instrText>
      </w:r>
      <w:r w:rsidRPr="00EA0C6E">
        <w:rPr>
          <w:rFonts w:cs="Times New Roman"/>
        </w:rPr>
        <w:instrText>&gt;&lt;</w:instrText>
      </w:r>
      <w:r w:rsidRPr="00EA0C6E">
        <w:rPr>
          <w:rFonts w:cs="Times New Roman"/>
          <w:lang w:val="en-US"/>
        </w:rPr>
        <w:instrText>rec</w:instrText>
      </w:r>
      <w:r w:rsidRPr="00EA0C6E">
        <w:rPr>
          <w:rFonts w:cs="Times New Roman"/>
        </w:rPr>
        <w:instrText>-</w:instrText>
      </w:r>
      <w:r w:rsidRPr="00EA0C6E">
        <w:rPr>
          <w:rFonts w:cs="Times New Roman"/>
          <w:lang w:val="en-US"/>
        </w:rPr>
        <w:instrText>number</w:instrText>
      </w:r>
      <w:r w:rsidRPr="00EA0C6E">
        <w:rPr>
          <w:rFonts w:cs="Times New Roman"/>
        </w:rPr>
        <w:instrText>&gt;70&lt;/</w:instrText>
      </w:r>
      <w:r w:rsidRPr="00EA0C6E">
        <w:rPr>
          <w:rFonts w:cs="Times New Roman"/>
          <w:lang w:val="en-US"/>
        </w:rPr>
        <w:instrText>rec</w:instrText>
      </w:r>
      <w:r w:rsidRPr="00EA0C6E">
        <w:rPr>
          <w:rFonts w:cs="Times New Roman"/>
        </w:rPr>
        <w:instrText>-</w:instrText>
      </w:r>
      <w:r w:rsidRPr="00EA0C6E">
        <w:rPr>
          <w:rFonts w:cs="Times New Roman"/>
          <w:lang w:val="en-US"/>
        </w:rPr>
        <w:instrText>number</w:instrText>
      </w:r>
      <w:r w:rsidRPr="00EA0C6E">
        <w:rPr>
          <w:rFonts w:cs="Times New Roman"/>
        </w:rPr>
        <w:instrText>&gt;&lt;</w:instrText>
      </w:r>
      <w:r w:rsidRPr="00EA0C6E">
        <w:rPr>
          <w:rFonts w:cs="Times New Roman"/>
          <w:lang w:val="en-US"/>
        </w:rPr>
        <w:instrText>foreign</w:instrText>
      </w:r>
      <w:r w:rsidRPr="00EA0C6E">
        <w:rPr>
          <w:rFonts w:cs="Times New Roman"/>
        </w:rPr>
        <w:instrText>-</w:instrText>
      </w:r>
      <w:r w:rsidRPr="00EA0C6E">
        <w:rPr>
          <w:rFonts w:cs="Times New Roman"/>
          <w:lang w:val="en-US"/>
        </w:rPr>
        <w:instrText>keys</w:instrText>
      </w:r>
      <w:r w:rsidRPr="00EA0C6E">
        <w:rPr>
          <w:rFonts w:cs="Times New Roman"/>
        </w:rPr>
        <w:instrText>&gt;&lt;</w:instrText>
      </w:r>
      <w:r w:rsidRPr="00EA0C6E">
        <w:rPr>
          <w:rFonts w:cs="Times New Roman"/>
          <w:lang w:val="en-US"/>
        </w:rPr>
        <w:instrText>key</w:instrText>
      </w:r>
      <w:r w:rsidRPr="00EA0C6E">
        <w:rPr>
          <w:rFonts w:cs="Times New Roman"/>
        </w:rPr>
        <w:instrText xml:space="preserve"> </w:instrText>
      </w:r>
      <w:r w:rsidRPr="00EA0C6E">
        <w:rPr>
          <w:rFonts w:cs="Times New Roman"/>
          <w:lang w:val="en-US"/>
        </w:rPr>
        <w:instrText>app</w:instrText>
      </w:r>
      <w:r w:rsidRPr="00EA0C6E">
        <w:rPr>
          <w:rFonts w:cs="Times New Roman"/>
        </w:rPr>
        <w:instrText>="</w:instrText>
      </w:r>
      <w:r w:rsidRPr="00EA0C6E">
        <w:rPr>
          <w:rFonts w:cs="Times New Roman"/>
          <w:lang w:val="en-US"/>
        </w:rPr>
        <w:instrText>EN</w:instrText>
      </w:r>
      <w:r w:rsidRPr="00EA0C6E">
        <w:rPr>
          <w:rFonts w:cs="Times New Roman"/>
        </w:rPr>
        <w:instrText xml:space="preserve">" </w:instrText>
      </w:r>
      <w:r w:rsidRPr="00EA0C6E">
        <w:rPr>
          <w:rFonts w:cs="Times New Roman"/>
          <w:lang w:val="en-US"/>
        </w:rPr>
        <w:instrText>db</w:instrText>
      </w:r>
      <w:r w:rsidRPr="00EA0C6E">
        <w:rPr>
          <w:rFonts w:cs="Times New Roman"/>
        </w:rPr>
        <w:instrText>-</w:instrText>
      </w:r>
      <w:r w:rsidRPr="00EA0C6E">
        <w:rPr>
          <w:rFonts w:cs="Times New Roman"/>
          <w:lang w:val="en-US"/>
        </w:rPr>
        <w:instrText>id</w:instrText>
      </w:r>
      <w:r w:rsidRPr="00EA0C6E">
        <w:rPr>
          <w:rFonts w:cs="Times New Roman"/>
        </w:rPr>
        <w:instrText>="</w:instrText>
      </w:r>
      <w:r w:rsidRPr="00EA0C6E">
        <w:rPr>
          <w:rFonts w:cs="Times New Roman"/>
          <w:lang w:val="en-US"/>
        </w:rPr>
        <w:instrText>dxs</w:instrText>
      </w:r>
      <w:r w:rsidRPr="00EA0C6E">
        <w:rPr>
          <w:rFonts w:cs="Times New Roman"/>
        </w:rPr>
        <w:instrText>5</w:instrText>
      </w:r>
      <w:r w:rsidRPr="00EA0C6E">
        <w:rPr>
          <w:rFonts w:cs="Times New Roman"/>
          <w:lang w:val="en-US"/>
        </w:rPr>
        <w:instrText>p</w:instrText>
      </w:r>
      <w:r w:rsidRPr="00EA0C6E">
        <w:rPr>
          <w:rFonts w:cs="Times New Roman"/>
        </w:rPr>
        <w:instrText>5</w:instrText>
      </w:r>
      <w:r w:rsidRPr="00EA0C6E">
        <w:rPr>
          <w:rFonts w:cs="Times New Roman"/>
          <w:lang w:val="en-US"/>
        </w:rPr>
        <w:instrText>de</w:instrText>
      </w:r>
      <w:r w:rsidRPr="00EA0C6E">
        <w:rPr>
          <w:rFonts w:cs="Times New Roman"/>
        </w:rPr>
        <w:instrText>0</w:instrText>
      </w:r>
      <w:r w:rsidRPr="00EA0C6E">
        <w:rPr>
          <w:rFonts w:cs="Times New Roman"/>
          <w:lang w:val="en-US"/>
        </w:rPr>
        <w:instrText>w</w:instrText>
      </w:r>
      <w:r w:rsidRPr="00EA0C6E">
        <w:rPr>
          <w:rFonts w:cs="Times New Roman"/>
        </w:rPr>
        <w:instrText>55</w:instrText>
      </w:r>
      <w:r w:rsidRPr="00EA0C6E">
        <w:rPr>
          <w:rFonts w:cs="Times New Roman"/>
          <w:lang w:val="en-US"/>
        </w:rPr>
        <w:instrText>t</w:instrText>
      </w:r>
      <w:r w:rsidRPr="00EA0C6E">
        <w:rPr>
          <w:rFonts w:cs="Times New Roman"/>
        </w:rPr>
        <w:instrText>0</w:instrText>
      </w:r>
      <w:r w:rsidRPr="00EA0C6E">
        <w:rPr>
          <w:rFonts w:cs="Times New Roman"/>
          <w:lang w:val="en-US"/>
        </w:rPr>
        <w:instrText>erd</w:instrText>
      </w:r>
      <w:r w:rsidRPr="00EA0C6E">
        <w:rPr>
          <w:rFonts w:cs="Times New Roman"/>
        </w:rPr>
        <w:instrText>255</w:instrText>
      </w:r>
      <w:r w:rsidRPr="00EA0C6E">
        <w:rPr>
          <w:rFonts w:cs="Times New Roman"/>
          <w:lang w:val="en-US"/>
        </w:rPr>
        <w:instrText>s</w:instrText>
      </w:r>
      <w:r w:rsidRPr="00EA0C6E">
        <w:rPr>
          <w:rFonts w:cs="Times New Roman"/>
        </w:rPr>
        <w:instrText>0</w:instrText>
      </w:r>
      <w:r w:rsidRPr="00EA0C6E">
        <w:rPr>
          <w:rFonts w:cs="Times New Roman"/>
          <w:lang w:val="en-US"/>
        </w:rPr>
        <w:instrText>tbrzsd</w:instrText>
      </w:r>
      <w:r w:rsidRPr="00EA0C6E">
        <w:rPr>
          <w:rFonts w:cs="Times New Roman"/>
        </w:rPr>
        <w:instrText>22</w:instrText>
      </w:r>
      <w:r w:rsidRPr="00EA0C6E">
        <w:rPr>
          <w:rFonts w:cs="Times New Roman"/>
          <w:lang w:val="en-US"/>
        </w:rPr>
        <w:instrText>z</w:instrText>
      </w:r>
      <w:r w:rsidRPr="00EA0C6E">
        <w:rPr>
          <w:rFonts w:cs="Times New Roman"/>
        </w:rPr>
        <w:instrText>0</w:instrText>
      </w:r>
      <w:r w:rsidRPr="00EA0C6E">
        <w:rPr>
          <w:rFonts w:cs="Times New Roman"/>
          <w:lang w:val="en-US"/>
        </w:rPr>
        <w:instrText>ts</w:instrText>
      </w:r>
      <w:r w:rsidRPr="00EA0C6E">
        <w:rPr>
          <w:rFonts w:cs="Times New Roman"/>
        </w:rPr>
        <w:instrText>0</w:instrText>
      </w:r>
      <w:r w:rsidRPr="00EA0C6E">
        <w:rPr>
          <w:rFonts w:cs="Times New Roman"/>
          <w:lang w:val="en-US"/>
        </w:rPr>
        <w:instrText>d</w:instrText>
      </w:r>
      <w:r w:rsidRPr="00EA0C6E">
        <w:rPr>
          <w:rFonts w:cs="Times New Roman"/>
        </w:rPr>
        <w:instrText xml:space="preserve">" </w:instrText>
      </w:r>
      <w:r w:rsidRPr="00EA0C6E">
        <w:rPr>
          <w:rFonts w:cs="Times New Roman"/>
          <w:lang w:val="en-US"/>
        </w:rPr>
        <w:instrText>timestamp</w:instrText>
      </w:r>
      <w:r w:rsidRPr="00EA0C6E">
        <w:rPr>
          <w:rFonts w:cs="Times New Roman"/>
        </w:rPr>
        <w:instrText>="1774873525"&gt;70&lt;/</w:instrText>
      </w:r>
      <w:r w:rsidRPr="00EA0C6E">
        <w:rPr>
          <w:rFonts w:cs="Times New Roman"/>
          <w:lang w:val="en-US"/>
        </w:rPr>
        <w:instrText>key</w:instrText>
      </w:r>
      <w:r w:rsidRPr="00EA0C6E">
        <w:rPr>
          <w:rFonts w:cs="Times New Roman"/>
        </w:rPr>
        <w:instrText>&gt;&lt;/</w:instrText>
      </w:r>
      <w:r w:rsidRPr="00EA0C6E">
        <w:rPr>
          <w:rFonts w:cs="Times New Roman"/>
          <w:lang w:val="en-US"/>
        </w:rPr>
        <w:instrText>foreign</w:instrText>
      </w:r>
      <w:r w:rsidRPr="00EA0C6E">
        <w:rPr>
          <w:rFonts w:cs="Times New Roman"/>
        </w:rPr>
        <w:instrText>-</w:instrText>
      </w:r>
      <w:r w:rsidRPr="00EA0C6E">
        <w:rPr>
          <w:rFonts w:cs="Times New Roman"/>
          <w:lang w:val="en-US"/>
        </w:rPr>
        <w:instrText>keys</w:instrText>
      </w:r>
      <w:r w:rsidRPr="00EA0C6E">
        <w:rPr>
          <w:rFonts w:cs="Times New Roman"/>
        </w:rPr>
        <w:instrText>&gt;&lt;</w:instrText>
      </w:r>
      <w:r w:rsidRPr="00EA0C6E">
        <w:rPr>
          <w:rFonts w:cs="Times New Roman"/>
          <w:lang w:val="en-US"/>
        </w:rPr>
        <w:instrText>ref</w:instrText>
      </w:r>
      <w:r w:rsidRPr="00EA0C6E">
        <w:rPr>
          <w:rFonts w:cs="Times New Roman"/>
        </w:rPr>
        <w:instrText>-</w:instrText>
      </w:r>
      <w:r w:rsidRPr="00EA0C6E">
        <w:rPr>
          <w:rFonts w:cs="Times New Roman"/>
          <w:lang w:val="en-US"/>
        </w:rPr>
        <w:instrText>type</w:instrText>
      </w:r>
      <w:r w:rsidRPr="00EA0C6E">
        <w:rPr>
          <w:rFonts w:cs="Times New Roman"/>
        </w:rPr>
        <w:instrText xml:space="preserve"> </w:instrText>
      </w:r>
      <w:r w:rsidRPr="00EA0C6E">
        <w:rPr>
          <w:rFonts w:cs="Times New Roman"/>
          <w:lang w:val="en-US"/>
        </w:rPr>
        <w:instrText>name</w:instrText>
      </w:r>
      <w:r w:rsidRPr="00EA0C6E">
        <w:rPr>
          <w:rFonts w:cs="Times New Roman"/>
        </w:rPr>
        <w:instrText>="</w:instrText>
      </w:r>
      <w:r w:rsidRPr="00EA0C6E">
        <w:rPr>
          <w:rFonts w:cs="Times New Roman"/>
          <w:lang w:val="en-US"/>
        </w:rPr>
        <w:instrText>Computer</w:instrText>
      </w:r>
      <w:r w:rsidRPr="00EA0C6E">
        <w:rPr>
          <w:rFonts w:cs="Times New Roman"/>
        </w:rPr>
        <w:instrText xml:space="preserve"> </w:instrText>
      </w:r>
      <w:r w:rsidRPr="00EA0C6E">
        <w:rPr>
          <w:rFonts w:cs="Times New Roman"/>
          <w:lang w:val="en-US"/>
        </w:rPr>
        <w:instrText>Program</w:instrText>
      </w:r>
      <w:r w:rsidRPr="00EA0C6E">
        <w:rPr>
          <w:rFonts w:cs="Times New Roman"/>
        </w:rPr>
        <w:instrText>"&gt;9&lt;/</w:instrText>
      </w:r>
      <w:r w:rsidRPr="00EA0C6E">
        <w:rPr>
          <w:rFonts w:cs="Times New Roman"/>
          <w:lang w:val="en-US"/>
        </w:rPr>
        <w:instrText>ref</w:instrText>
      </w:r>
      <w:r w:rsidRPr="00EA0C6E">
        <w:rPr>
          <w:rFonts w:cs="Times New Roman"/>
        </w:rPr>
        <w:instrText>-</w:instrText>
      </w:r>
      <w:r w:rsidRPr="00EA0C6E">
        <w:rPr>
          <w:rFonts w:cs="Times New Roman"/>
          <w:lang w:val="en-US"/>
        </w:rPr>
        <w:instrText>type</w:instrText>
      </w:r>
      <w:r w:rsidRPr="00EA0C6E">
        <w:rPr>
          <w:rFonts w:cs="Times New Roman"/>
        </w:rPr>
        <w:instrText>&gt;&lt;</w:instrText>
      </w:r>
      <w:r w:rsidRPr="00EA0C6E">
        <w:rPr>
          <w:rFonts w:cs="Times New Roman"/>
          <w:lang w:val="en-US"/>
        </w:rPr>
        <w:instrText>contributors</w:instrText>
      </w:r>
      <w:r w:rsidRPr="00EA0C6E">
        <w:rPr>
          <w:rFonts w:cs="Times New Roman"/>
        </w:rPr>
        <w:instrText>&gt;&lt;</w:instrText>
      </w:r>
      <w:r w:rsidRPr="00EA0C6E">
        <w:rPr>
          <w:rFonts w:cs="Times New Roman"/>
          <w:lang w:val="en-US"/>
        </w:rPr>
        <w:instrText>authors</w:instrText>
      </w:r>
      <w:r w:rsidRPr="00EA0C6E">
        <w:rPr>
          <w:rFonts w:cs="Times New Roman"/>
        </w:rPr>
        <w:instrText>&gt;&lt;</w:instrText>
      </w:r>
      <w:r w:rsidRPr="00EA0C6E">
        <w:rPr>
          <w:rFonts w:cs="Times New Roman"/>
          <w:lang w:val="en-US"/>
        </w:rPr>
        <w:instrText>author</w:instrText>
      </w:r>
      <w:r w:rsidRPr="00EA0C6E">
        <w:rPr>
          <w:rFonts w:cs="Times New Roman"/>
        </w:rPr>
        <w:instrText>&gt;</w:instrText>
      </w:r>
      <w:r w:rsidRPr="00EA0C6E">
        <w:rPr>
          <w:rFonts w:cs="Times New Roman"/>
          <w:lang w:val="en-US"/>
        </w:rPr>
        <w:instrText>Anysphere</w:instrText>
      </w:r>
      <w:r w:rsidRPr="00EA0C6E">
        <w:rPr>
          <w:rFonts w:cs="Times New Roman"/>
        </w:rPr>
        <w:instrText xml:space="preserve">, </w:instrText>
      </w:r>
      <w:r w:rsidRPr="00EA0C6E">
        <w:rPr>
          <w:rFonts w:cs="Times New Roman"/>
          <w:lang w:val="en-US"/>
        </w:rPr>
        <w:instrText>Inc</w:instrText>
      </w:r>
      <w:r w:rsidRPr="00EA0C6E">
        <w:rPr>
          <w:rFonts w:cs="Times New Roman"/>
        </w:rPr>
        <w:instrText>&lt;/</w:instrText>
      </w:r>
      <w:r w:rsidRPr="00EA0C6E">
        <w:rPr>
          <w:rFonts w:cs="Times New Roman"/>
          <w:lang w:val="en-US"/>
        </w:rPr>
        <w:instrText>author</w:instrText>
      </w:r>
      <w:r w:rsidRPr="00EA0C6E">
        <w:rPr>
          <w:rFonts w:cs="Times New Roman"/>
        </w:rPr>
        <w:instrText>&gt;&lt;/</w:instrText>
      </w:r>
      <w:r w:rsidRPr="00EA0C6E">
        <w:rPr>
          <w:rFonts w:cs="Times New Roman"/>
          <w:lang w:val="en-US"/>
        </w:rPr>
        <w:instrText>authors</w:instrText>
      </w:r>
      <w:r w:rsidRPr="00EA0C6E">
        <w:rPr>
          <w:rFonts w:cs="Times New Roman"/>
        </w:rPr>
        <w:instrText>&gt;&lt;/</w:instrText>
      </w:r>
      <w:r w:rsidRPr="00EA0C6E">
        <w:rPr>
          <w:rFonts w:cs="Times New Roman"/>
          <w:lang w:val="en-US"/>
        </w:rPr>
        <w:instrText>contributors</w:instrText>
      </w:r>
      <w:r w:rsidRPr="00EA0C6E">
        <w:rPr>
          <w:rFonts w:cs="Times New Roman"/>
        </w:rPr>
        <w:instrText>&gt;&lt;</w:instrText>
      </w:r>
      <w:r w:rsidRPr="00EA0C6E">
        <w:rPr>
          <w:rFonts w:cs="Times New Roman"/>
          <w:lang w:val="en-US"/>
        </w:rPr>
        <w:instrText>titles</w:instrText>
      </w:r>
      <w:r w:rsidRPr="00EA0C6E">
        <w:rPr>
          <w:rFonts w:cs="Times New Roman"/>
        </w:rPr>
        <w:instrText>&gt;&lt;</w:instrText>
      </w:r>
      <w:r w:rsidRPr="00EA0C6E">
        <w:rPr>
          <w:rFonts w:cs="Times New Roman"/>
          <w:lang w:val="en-US"/>
        </w:rPr>
        <w:instrText>title</w:instrText>
      </w:r>
      <w:r w:rsidRPr="00EA0C6E">
        <w:rPr>
          <w:rFonts w:cs="Times New Roman"/>
        </w:rPr>
        <w:instrText>&gt;</w:instrText>
      </w:r>
      <w:r w:rsidRPr="00EA0C6E">
        <w:rPr>
          <w:rFonts w:cs="Times New Roman"/>
          <w:lang w:val="en-US"/>
        </w:rPr>
        <w:instrText>Cursor</w:instrText>
      </w:r>
      <w:r w:rsidRPr="00EA0C6E">
        <w:rPr>
          <w:rFonts w:cs="Times New Roman"/>
        </w:rPr>
        <w:instrText xml:space="preserve"> </w:instrText>
      </w:r>
      <w:r w:rsidRPr="00EA0C6E">
        <w:rPr>
          <w:rFonts w:cs="Times New Roman"/>
          <w:lang w:val="en-US"/>
        </w:rPr>
        <w:instrText>AI</w:instrText>
      </w:r>
      <w:r w:rsidRPr="00EA0C6E">
        <w:rPr>
          <w:rFonts w:cs="Times New Roman"/>
        </w:rPr>
        <w:instrText xml:space="preserve"> </w:instrText>
      </w:r>
      <w:r w:rsidRPr="00EA0C6E">
        <w:rPr>
          <w:rFonts w:cs="Times New Roman"/>
          <w:lang w:val="en-US"/>
        </w:rPr>
        <w:instrText>Code</w:instrText>
      </w:r>
      <w:r w:rsidRPr="00EA0C6E">
        <w:rPr>
          <w:rFonts w:cs="Times New Roman"/>
        </w:rPr>
        <w:instrText xml:space="preserve"> </w:instrText>
      </w:r>
      <w:r w:rsidRPr="00EA0C6E">
        <w:rPr>
          <w:rFonts w:cs="Times New Roman"/>
          <w:lang w:val="en-US"/>
        </w:rPr>
        <w:instrText>Editor</w:instrText>
      </w:r>
      <w:r w:rsidRPr="00EA0C6E">
        <w:rPr>
          <w:rFonts w:cs="Times New Roman"/>
        </w:rPr>
        <w:instrText>&lt;/</w:instrText>
      </w:r>
      <w:r w:rsidRPr="00EA0C6E">
        <w:rPr>
          <w:rFonts w:cs="Times New Roman"/>
          <w:lang w:val="en-US"/>
        </w:rPr>
        <w:instrText>title</w:instrText>
      </w:r>
      <w:r w:rsidRPr="00EA0C6E">
        <w:rPr>
          <w:rFonts w:cs="Times New Roman"/>
        </w:rPr>
        <w:instrText>&gt;&lt;/</w:instrText>
      </w:r>
      <w:r w:rsidRPr="00EA0C6E">
        <w:rPr>
          <w:rFonts w:cs="Times New Roman"/>
          <w:lang w:val="en-US"/>
        </w:rPr>
        <w:instrText>titles</w:instrText>
      </w:r>
      <w:r w:rsidRPr="00EA0C6E">
        <w:rPr>
          <w:rFonts w:cs="Times New Roman"/>
        </w:rPr>
        <w:instrText>&gt;&lt;</w:instrText>
      </w:r>
      <w:r w:rsidRPr="00EA0C6E">
        <w:rPr>
          <w:rFonts w:cs="Times New Roman"/>
          <w:lang w:val="en-US"/>
        </w:rPr>
        <w:instrText>dates</w:instrText>
      </w:r>
      <w:r w:rsidRPr="00EA0C6E">
        <w:rPr>
          <w:rFonts w:cs="Times New Roman"/>
        </w:rPr>
        <w:instrText>&gt;&lt;</w:instrText>
      </w:r>
      <w:r w:rsidRPr="00EA0C6E">
        <w:rPr>
          <w:rFonts w:cs="Times New Roman"/>
          <w:lang w:val="en-US"/>
        </w:rPr>
        <w:instrText>year</w:instrText>
      </w:r>
      <w:r w:rsidRPr="00EA0C6E">
        <w:rPr>
          <w:rFonts w:cs="Times New Roman"/>
        </w:rPr>
        <w:instrText>&gt;2026&lt;/</w:instrText>
      </w:r>
      <w:r w:rsidRPr="00EA0C6E">
        <w:rPr>
          <w:rFonts w:cs="Times New Roman"/>
          <w:lang w:val="en-US"/>
        </w:rPr>
        <w:instrText>year</w:instrText>
      </w:r>
      <w:r w:rsidRPr="00EA0C6E">
        <w:rPr>
          <w:rFonts w:cs="Times New Roman"/>
        </w:rPr>
        <w:instrText>&gt;&lt;/</w:instrText>
      </w:r>
      <w:r w:rsidRPr="00EA0C6E">
        <w:rPr>
          <w:rFonts w:cs="Times New Roman"/>
          <w:lang w:val="en-US"/>
        </w:rPr>
        <w:instrText>dates</w:instrText>
      </w:r>
      <w:r w:rsidRPr="00EA0C6E">
        <w:rPr>
          <w:rFonts w:cs="Times New Roman"/>
        </w:rPr>
        <w:instrText>&gt;&lt;</w:instrText>
      </w:r>
      <w:r w:rsidRPr="00EA0C6E">
        <w:rPr>
          <w:rFonts w:cs="Times New Roman"/>
          <w:lang w:val="en-US"/>
        </w:rPr>
        <w:instrText>urls</w:instrText>
      </w:r>
      <w:r w:rsidRPr="00EA0C6E">
        <w:rPr>
          <w:rFonts w:cs="Times New Roman"/>
        </w:rPr>
        <w:instrText>&gt;&lt;</w:instrText>
      </w:r>
      <w:r w:rsidRPr="00EA0C6E">
        <w:rPr>
          <w:rFonts w:cs="Times New Roman"/>
          <w:lang w:val="en-US"/>
        </w:rPr>
        <w:instrText>related</w:instrText>
      </w:r>
      <w:r w:rsidRPr="00EA0C6E">
        <w:rPr>
          <w:rFonts w:cs="Times New Roman"/>
        </w:rPr>
        <w:instrText>-</w:instrText>
      </w:r>
      <w:r w:rsidRPr="00EA0C6E">
        <w:rPr>
          <w:rFonts w:cs="Times New Roman"/>
          <w:lang w:val="en-US"/>
        </w:rPr>
        <w:instrText>urls</w:instrText>
      </w:r>
      <w:r w:rsidRPr="00EA0C6E">
        <w:rPr>
          <w:rFonts w:cs="Times New Roman"/>
        </w:rPr>
        <w:instrText>&gt;&lt;</w:instrText>
      </w:r>
      <w:r w:rsidRPr="00EA0C6E">
        <w:rPr>
          <w:rFonts w:cs="Times New Roman"/>
          <w:lang w:val="en-US"/>
        </w:rPr>
        <w:instrText>url</w:instrText>
      </w:r>
      <w:r w:rsidRPr="00EA0C6E">
        <w:rPr>
          <w:rFonts w:cs="Times New Roman"/>
        </w:rPr>
        <w:instrText>&gt;</w:instrText>
      </w:r>
      <w:r w:rsidRPr="00EA0C6E">
        <w:rPr>
          <w:rFonts w:cs="Times New Roman"/>
          <w:lang w:val="en-US"/>
        </w:rPr>
        <w:instrText>https</w:instrText>
      </w:r>
      <w:r w:rsidRPr="00EA0C6E">
        <w:rPr>
          <w:rFonts w:cs="Times New Roman"/>
        </w:rPr>
        <w:instrText>://</w:instrText>
      </w:r>
      <w:r w:rsidRPr="00EA0C6E">
        <w:rPr>
          <w:rFonts w:cs="Times New Roman"/>
          <w:lang w:val="en-US"/>
        </w:rPr>
        <w:instrText>cursor</w:instrText>
      </w:r>
      <w:r w:rsidRPr="00EA0C6E">
        <w:rPr>
          <w:rFonts w:cs="Times New Roman"/>
        </w:rPr>
        <w:instrText>.</w:instrText>
      </w:r>
      <w:r w:rsidRPr="00EA0C6E">
        <w:rPr>
          <w:rFonts w:cs="Times New Roman"/>
          <w:lang w:val="en-US"/>
        </w:rPr>
        <w:instrText>sh</w:instrText>
      </w:r>
      <w:r w:rsidRPr="00EA0C6E">
        <w:rPr>
          <w:rFonts w:cs="Times New Roman"/>
        </w:rPr>
        <w:instrText>/&lt;/</w:instrText>
      </w:r>
      <w:r w:rsidRPr="00EA0C6E">
        <w:rPr>
          <w:rFonts w:cs="Times New Roman"/>
          <w:lang w:val="en-US"/>
        </w:rPr>
        <w:instrText>url</w:instrText>
      </w:r>
      <w:r w:rsidRPr="00EA0C6E">
        <w:rPr>
          <w:rFonts w:cs="Times New Roman"/>
        </w:rPr>
        <w:instrText>&gt;&lt;/</w:instrText>
      </w:r>
      <w:r w:rsidRPr="00EA0C6E">
        <w:rPr>
          <w:rFonts w:cs="Times New Roman"/>
          <w:lang w:val="en-US"/>
        </w:rPr>
        <w:instrText>related</w:instrText>
      </w:r>
      <w:r w:rsidRPr="00EA0C6E">
        <w:rPr>
          <w:rFonts w:cs="Times New Roman"/>
        </w:rPr>
        <w:instrText>-</w:instrText>
      </w:r>
      <w:r w:rsidRPr="00EA0C6E">
        <w:rPr>
          <w:rFonts w:cs="Times New Roman"/>
          <w:lang w:val="en-US"/>
        </w:rPr>
        <w:instrText>urls</w:instrText>
      </w:r>
      <w:r w:rsidRPr="00EA0C6E">
        <w:rPr>
          <w:rFonts w:cs="Times New Roman"/>
        </w:rPr>
        <w:instrText>&gt;&lt;/</w:instrText>
      </w:r>
      <w:r w:rsidRPr="00EA0C6E">
        <w:rPr>
          <w:rFonts w:cs="Times New Roman"/>
          <w:lang w:val="en-US"/>
        </w:rPr>
        <w:instrText>urls</w:instrText>
      </w:r>
      <w:r w:rsidRPr="00EA0C6E">
        <w:rPr>
          <w:rFonts w:cs="Times New Roman"/>
        </w:rPr>
        <w:instrText>&gt;&lt;/</w:instrText>
      </w:r>
      <w:r w:rsidRPr="00EA0C6E">
        <w:rPr>
          <w:rFonts w:cs="Times New Roman"/>
          <w:lang w:val="en-US"/>
        </w:rPr>
        <w:instrText>record</w:instrText>
      </w:r>
      <w:r w:rsidRPr="00EA0C6E">
        <w:rPr>
          <w:rFonts w:cs="Times New Roman"/>
        </w:rPr>
        <w:instrText>&gt;&lt;/</w:instrText>
      </w:r>
      <w:r w:rsidRPr="00EA0C6E">
        <w:rPr>
          <w:rFonts w:cs="Times New Roman"/>
          <w:lang w:val="en-US"/>
        </w:rPr>
        <w:instrText>Cite</w:instrText>
      </w:r>
      <w:r w:rsidRPr="00EA0C6E">
        <w:rPr>
          <w:rFonts w:cs="Times New Roman"/>
        </w:rPr>
        <w:instrText>&gt;&lt;/</w:instrText>
      </w:r>
      <w:r w:rsidRPr="00EA0C6E">
        <w:rPr>
          <w:rFonts w:cs="Times New Roman"/>
          <w:lang w:val="en-US"/>
        </w:rPr>
        <w:instrText>EndNote</w:instrText>
      </w:r>
      <w:r w:rsidRPr="00EA0C6E">
        <w:rPr>
          <w:rFonts w:cs="Times New Roman"/>
        </w:rPr>
        <w:instrText>&gt;</w:instrText>
      </w:r>
      <w:r w:rsidRPr="00EA0C6E">
        <w:rPr>
          <w:rFonts w:cs="Times New Roman"/>
        </w:rPr>
        <w:fldChar w:fldCharType="separate"/>
      </w:r>
      <w:r w:rsidRPr="00EA0C6E">
        <w:rPr>
          <w:rFonts w:cs="Times New Roman"/>
          <w:noProof/>
        </w:rPr>
        <w:t>(</w:t>
      </w:r>
      <w:hyperlink w:anchor="_ENREF_3" w:tooltip="Anysphere, 2026 #70" w:history="1">
        <w:r w:rsidR="007E65F5" w:rsidRPr="00EA0C6E">
          <w:rPr>
            <w:rStyle w:val="Hyperlink"/>
            <w:rFonts w:cs="Times New Roman"/>
            <w:lang w:val="en-US"/>
          </w:rPr>
          <w:t>Anysphere</w:t>
        </w:r>
        <w:r w:rsidR="007E65F5" w:rsidRPr="00EA0C6E">
          <w:rPr>
            <w:rStyle w:val="Hyperlink"/>
            <w:rFonts w:cs="Times New Roman"/>
          </w:rPr>
          <w:t>, 2026</w:t>
        </w:r>
      </w:hyperlink>
      <w:r w:rsidRPr="00EA0C6E">
        <w:rPr>
          <w:rFonts w:cs="Times New Roman"/>
          <w:noProof/>
        </w:rPr>
        <w:t>)</w:t>
      </w:r>
      <w:r w:rsidRPr="00EA0C6E">
        <w:rPr>
          <w:rFonts w:cs="Times New Roman"/>
        </w:rPr>
        <w:fldChar w:fldCharType="end"/>
      </w:r>
      <w:r w:rsidRPr="00EA0C6E">
        <w:rPr>
          <w:rFonts w:cs="Times New Roman"/>
        </w:rPr>
        <w:t xml:space="preserve">, ενώ ως πρότυπο χρησιμοποιήθηκε ο τρόπος που ήταν δομημένος ο αλγόριθμος </w:t>
      </w:r>
      <w:r w:rsidRPr="00EA0C6E">
        <w:rPr>
          <w:rFonts w:cs="Times New Roman"/>
          <w:lang w:val="en-US"/>
        </w:rPr>
        <w:t>A</w:t>
      </w:r>
      <w:r w:rsidRPr="00EA0C6E">
        <w:rPr>
          <w:rFonts w:cs="Times New Roman"/>
        </w:rPr>
        <w:t xml:space="preserve">* μέσα στο </w:t>
      </w:r>
      <w:r w:rsidRPr="00EA0C6E">
        <w:rPr>
          <w:rFonts w:cs="Times New Roman"/>
          <w:lang w:val="en-US"/>
        </w:rPr>
        <w:t>Agents</w:t>
      </w:r>
      <w:r w:rsidRPr="00EA0C6E">
        <w:rPr>
          <w:rFonts w:cs="Times New Roman"/>
        </w:rPr>
        <w:t>.</w:t>
      </w:r>
      <w:r w:rsidRPr="00EA0C6E">
        <w:rPr>
          <w:rFonts w:cs="Times New Roman"/>
          <w:lang w:val="en-US"/>
        </w:rPr>
        <w:t>jl</w:t>
      </w:r>
      <w:r w:rsidRPr="00EA0C6E">
        <w:rPr>
          <w:rFonts w:cs="Times New Roman"/>
        </w:rPr>
        <w:t xml:space="preserve"> συνδυαστικά με τον αλγόριθμο του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όπως παρουσιάζεται στο τμήμα </w:t>
      </w:r>
      <w:r w:rsidRPr="00EA0C6E">
        <w:rPr>
          <w:rFonts w:cs="Times New Roman"/>
        </w:rPr>
        <w:fldChar w:fldCharType="begin"/>
      </w:r>
      <w:r w:rsidRPr="00EA0C6E">
        <w:rPr>
          <w:rFonts w:cs="Times New Roman"/>
        </w:rPr>
        <w:instrText xml:space="preserve"> REF _Ref226807564 \n \h </w:instrText>
      </w:r>
      <w:r w:rsidR="00590BB7" w:rsidRPr="00EA0C6E">
        <w:rPr>
          <w:rFonts w:cs="Times New Roman"/>
        </w:rPr>
        <w:instrText xml:space="preserve"> \* MERGEFORMAT </w:instrText>
      </w:r>
      <w:r w:rsidRPr="00EA0C6E">
        <w:rPr>
          <w:rFonts w:cs="Times New Roman"/>
        </w:rPr>
      </w:r>
      <w:r w:rsidRPr="00EA0C6E">
        <w:rPr>
          <w:rFonts w:cs="Times New Roman"/>
        </w:rPr>
        <w:fldChar w:fldCharType="separate"/>
      </w:r>
      <w:r w:rsidR="00EA0C6E" w:rsidRPr="00EA0C6E">
        <w:rPr>
          <w:rFonts w:cs="Times New Roman"/>
        </w:rPr>
        <w:t>6.1.2</w:t>
      </w:r>
      <w:r w:rsidRPr="00EA0C6E">
        <w:rPr>
          <w:rFonts w:cs="Times New Roman"/>
        </w:rPr>
        <w:fldChar w:fldCharType="end"/>
      </w:r>
      <w:r w:rsidRPr="00EA0C6E">
        <w:rPr>
          <w:rFonts w:cs="Times New Roman"/>
        </w:rPr>
        <w:t xml:space="preserve"> του Παραρτήματος. Ως κύριο περιβάλλον των προσομοιώσεων χρησιμοποιήθηκε το </w:t>
      </w:r>
      <w:r w:rsidRPr="00EA0C6E">
        <w:rPr>
          <w:rFonts w:cs="Times New Roman"/>
          <w:lang w:val="en-US"/>
        </w:rPr>
        <w:t>Visual</w:t>
      </w:r>
      <w:r w:rsidRPr="00EA0C6E">
        <w:rPr>
          <w:rFonts w:cs="Times New Roman"/>
        </w:rPr>
        <w:t xml:space="preserve"> </w:t>
      </w:r>
      <w:r w:rsidRPr="00EA0C6E">
        <w:rPr>
          <w:rFonts w:cs="Times New Roman"/>
          <w:lang w:val="en-US"/>
        </w:rPr>
        <w:t>Studio</w:t>
      </w:r>
      <w:r w:rsidRPr="00EA0C6E">
        <w:rPr>
          <w:rFonts w:cs="Times New Roman"/>
        </w:rPr>
        <w:t xml:space="preserve"> </w:t>
      </w:r>
      <w:r w:rsidRPr="00EA0C6E">
        <w:rPr>
          <w:rFonts w:cs="Times New Roman"/>
          <w:lang w:val="en-US"/>
        </w:rPr>
        <w:t>Code</w:t>
      </w:r>
      <w:r w:rsidRPr="00EA0C6E">
        <w:rPr>
          <w:rFonts w:cs="Times New Roman"/>
        </w:rPr>
        <w:t xml:space="preserve"> (</w:t>
      </w:r>
      <w:r w:rsidRPr="00EA0C6E">
        <w:rPr>
          <w:rFonts w:cs="Times New Roman"/>
          <w:lang w:val="en-US"/>
        </w:rPr>
        <w:t>VS</w:t>
      </w:r>
      <w:r w:rsidRPr="00EA0C6E">
        <w:rPr>
          <w:rFonts w:cs="Times New Roman"/>
        </w:rPr>
        <w:t xml:space="preserve"> </w:t>
      </w:r>
      <w:r w:rsidRPr="00EA0C6E">
        <w:rPr>
          <w:rFonts w:cs="Times New Roman"/>
          <w:lang w:val="en-US"/>
        </w:rPr>
        <w:t>Code</w:t>
      </w:r>
      <w:r w:rsidRPr="00EA0C6E">
        <w:rPr>
          <w:rFonts w:cs="Times New Roman"/>
        </w:rPr>
        <w:t xml:space="preserve">) </w:t>
      </w:r>
      <w:r w:rsidRPr="00EA0C6E">
        <w:rPr>
          <w:rFonts w:cs="Times New Roman"/>
        </w:rPr>
        <w:fldChar w:fldCharType="begin"/>
      </w:r>
      <w:r w:rsidRPr="00EA0C6E">
        <w:rPr>
          <w:rFonts w:cs="Times New Roman"/>
        </w:rPr>
        <w:instrText xml:space="preserve"> ADDIN EN.CITE &lt;EndNote&gt;&lt;Cite&gt;&lt;Author&gt;Microsoft&lt;/Author&gt;&lt;Year&gt;2026&lt;/Year&gt;&lt;RecNum&gt;105&lt;/RecNum&gt;&lt;DisplayText&gt;(Microsoft, 2026)&lt;/DisplayText&gt;&lt;record&gt;&lt;rec-number&gt;105&lt;/rec-number&gt;&lt;foreign-keys&gt;&lt;key app="EN" db-id="dxs5p5de0w55t0erd255s0tbrzsd22z0ts0d" timestamp="1776275376"&gt;105&lt;/key&gt;&lt;/foreign-keys&gt;&lt;ref-type name="Web Page"&gt;12&lt;/ref-type&gt;&lt;contributors&gt;&lt;authors&gt;&lt;author&gt;Microsoft&lt;/author&gt;&lt;/authors&gt;&lt;/contributors&gt;&lt;titles&gt;&lt;title&gt;Visual Studio Code - Code Editing. Redefined&lt;/title&gt;&lt;/titles&gt;&lt;dates&gt;&lt;year&gt;2026&lt;/year&gt;&lt;/dates&gt;&lt;publisher&gt;Microsoft&lt;/publisher&gt;&lt;urls&gt;&lt;related-urls&gt;&lt;url&gt;https://code.visualstudio.com&lt;/url&gt;&lt;/related-urls&gt;&lt;/urls&gt;&lt;/record&gt;&lt;/Cite&gt;&lt;/EndNote&gt;</w:instrText>
      </w:r>
      <w:r w:rsidRPr="00EA0C6E">
        <w:rPr>
          <w:rFonts w:cs="Times New Roman"/>
        </w:rPr>
        <w:fldChar w:fldCharType="separate"/>
      </w:r>
      <w:r w:rsidRPr="00EA0C6E">
        <w:rPr>
          <w:rFonts w:cs="Times New Roman"/>
          <w:noProof/>
        </w:rPr>
        <w:t>(</w:t>
      </w:r>
      <w:hyperlink w:anchor="_ENREF_55" w:tooltip="Microsoft, 2026 #105" w:history="1">
        <w:r w:rsidR="007E65F5" w:rsidRPr="00EA0C6E">
          <w:rPr>
            <w:rStyle w:val="Hyperlink"/>
            <w:rFonts w:cs="Times New Roman"/>
          </w:rPr>
          <w:t>Microsoft, 2026</w:t>
        </w:r>
      </w:hyperlink>
      <w:r w:rsidRPr="00EA0C6E">
        <w:rPr>
          <w:rFonts w:cs="Times New Roman"/>
          <w:noProof/>
        </w:rPr>
        <w:t>)</w:t>
      </w:r>
      <w:r w:rsidRPr="00EA0C6E">
        <w:rPr>
          <w:rFonts w:cs="Times New Roman"/>
        </w:rPr>
        <w:fldChar w:fldCharType="end"/>
      </w:r>
      <w:r w:rsidRPr="00EA0C6E">
        <w:rPr>
          <w:rFonts w:cs="Times New Roman"/>
        </w:rPr>
        <w:t>.</w:t>
      </w:r>
    </w:p>
    <w:p w14:paraId="47C4255A" w14:textId="77777777" w:rsidR="000C360F" w:rsidRPr="00EA0C6E" w:rsidRDefault="000C360F" w:rsidP="006433A4">
      <w:pPr>
        <w:rPr>
          <w:rFonts w:cs="Times New Roman"/>
        </w:rPr>
      </w:pPr>
    </w:p>
    <w:p w14:paraId="2C32343F" w14:textId="5F0717F4" w:rsidR="006130F3" w:rsidRPr="00EA0C6E" w:rsidRDefault="005C1AB7" w:rsidP="006433A4">
      <w:pPr>
        <w:pStyle w:val="Heading2"/>
      </w:pPr>
      <w:bookmarkStart w:id="103" w:name="_Ref227229461"/>
      <w:bookmarkStart w:id="104" w:name="_Toc227411777"/>
      <w:r w:rsidRPr="00EA0C6E">
        <w:t>Περίπτωση μελέτης</w:t>
      </w:r>
      <w:bookmarkEnd w:id="103"/>
      <w:bookmarkEnd w:id="104"/>
    </w:p>
    <w:p w14:paraId="20B8B186" w14:textId="71614BA5" w:rsidR="00B50EE4" w:rsidRPr="00EA0C6E" w:rsidRDefault="00B50EE4" w:rsidP="00AA267B">
      <w:pPr>
        <w:pStyle w:val="Heading3"/>
      </w:pPr>
      <w:bookmarkStart w:id="105" w:name="_Ref227156148"/>
      <w:bookmarkStart w:id="106" w:name="_Toc227411778"/>
      <w:r w:rsidRPr="00EA0C6E">
        <w:t xml:space="preserve">Η επιλογή της </w:t>
      </w:r>
      <w:r w:rsidR="00967B27" w:rsidRPr="00EA0C6E">
        <w:t>περιοχής μελέτης</w:t>
      </w:r>
      <w:bookmarkEnd w:id="105"/>
      <w:bookmarkEnd w:id="106"/>
    </w:p>
    <w:p w14:paraId="5D14D2E8" w14:textId="46CC1F9D" w:rsidR="003969F4" w:rsidRPr="00EA0C6E" w:rsidRDefault="003000BD" w:rsidP="006433A4">
      <w:pPr>
        <w:rPr>
          <w:rFonts w:cs="Times New Roman"/>
        </w:rPr>
      </w:pPr>
      <w:r w:rsidRPr="00EA0C6E">
        <w:rPr>
          <w:rFonts w:cs="Times New Roman"/>
        </w:rPr>
        <w:t xml:space="preserve">Ως </w:t>
      </w:r>
      <w:commentRangeStart w:id="107"/>
      <w:commentRangeStart w:id="108"/>
      <w:r w:rsidR="002C79EA" w:rsidRPr="00EA0C6E">
        <w:rPr>
          <w:rFonts w:cs="Times New Roman"/>
        </w:rPr>
        <w:t>υπό μελέτη μονάδα</w:t>
      </w:r>
      <w:r w:rsidRPr="00EA0C6E">
        <w:rPr>
          <w:rFonts w:cs="Times New Roman"/>
        </w:rPr>
        <w:t xml:space="preserve"> </w:t>
      </w:r>
      <w:commentRangeEnd w:id="107"/>
      <w:r w:rsidR="005A60ED" w:rsidRPr="00EA0C6E">
        <w:rPr>
          <w:rStyle w:val="CommentReference"/>
          <w:rFonts w:cs="Times New Roman"/>
          <w:sz w:val="24"/>
          <w:szCs w:val="22"/>
        </w:rPr>
        <w:commentReference w:id="107"/>
      </w:r>
      <w:commentRangeEnd w:id="108"/>
      <w:r w:rsidR="002C79EA" w:rsidRPr="00EA0C6E">
        <w:rPr>
          <w:rStyle w:val="CommentReference"/>
          <w:rFonts w:cs="Times New Roman"/>
          <w:sz w:val="24"/>
          <w:szCs w:val="22"/>
        </w:rPr>
        <w:commentReference w:id="108"/>
      </w:r>
      <w:r w:rsidRPr="00EA0C6E">
        <w:rPr>
          <w:rFonts w:cs="Times New Roman"/>
        </w:rPr>
        <w:t>χρησιμοποι</w:t>
      </w:r>
      <w:r w:rsidR="002C79EA" w:rsidRPr="00EA0C6E">
        <w:rPr>
          <w:rFonts w:cs="Times New Roman"/>
        </w:rPr>
        <w:t>είται</w:t>
      </w:r>
      <w:r w:rsidRPr="00EA0C6E">
        <w:rPr>
          <w:rFonts w:cs="Times New Roman"/>
        </w:rPr>
        <w:t xml:space="preserve"> </w:t>
      </w:r>
      <w:r w:rsidR="002C79EA" w:rsidRPr="00EA0C6E">
        <w:rPr>
          <w:rFonts w:cs="Times New Roman"/>
        </w:rPr>
        <w:t>η</w:t>
      </w:r>
      <w:r w:rsidR="00F8758F" w:rsidRPr="00EA0C6E">
        <w:rPr>
          <w:rFonts w:cs="Times New Roman"/>
        </w:rPr>
        <w:t xml:space="preserve"> </w:t>
      </w:r>
      <w:r w:rsidR="00026578" w:rsidRPr="00EA0C6E">
        <w:rPr>
          <w:rFonts w:cs="Times New Roman"/>
        </w:rPr>
        <w:t>εγκατ</w:t>
      </w:r>
      <w:r w:rsidR="002C79EA" w:rsidRPr="00EA0C6E">
        <w:rPr>
          <w:rFonts w:cs="Times New Roman"/>
        </w:rPr>
        <w:t>ά</w:t>
      </w:r>
      <w:r w:rsidR="00026578" w:rsidRPr="00EA0C6E">
        <w:rPr>
          <w:rFonts w:cs="Times New Roman"/>
        </w:rPr>
        <w:t>στ</w:t>
      </w:r>
      <w:r w:rsidR="002C79EA" w:rsidRPr="00EA0C6E">
        <w:rPr>
          <w:rFonts w:cs="Times New Roman"/>
        </w:rPr>
        <w:t>α</w:t>
      </w:r>
      <w:r w:rsidR="00026578" w:rsidRPr="00EA0C6E">
        <w:rPr>
          <w:rFonts w:cs="Times New Roman"/>
        </w:rPr>
        <w:t>σ</w:t>
      </w:r>
      <w:r w:rsidR="002C79EA" w:rsidRPr="00EA0C6E">
        <w:rPr>
          <w:rFonts w:cs="Times New Roman"/>
        </w:rPr>
        <w:t>η</w:t>
      </w:r>
      <w:r w:rsidR="00026578" w:rsidRPr="00EA0C6E">
        <w:rPr>
          <w:rFonts w:cs="Times New Roman"/>
        </w:rPr>
        <w:t xml:space="preserve"> της </w:t>
      </w:r>
      <w:r w:rsidR="00026578" w:rsidRPr="00EA0C6E">
        <w:rPr>
          <w:rFonts w:cs="Times New Roman"/>
          <w:lang w:val="en-US"/>
        </w:rPr>
        <w:t>Qatargas</w:t>
      </w:r>
      <w:r w:rsidR="00026578" w:rsidRPr="00EA0C6E">
        <w:rPr>
          <w:rFonts w:cs="Times New Roman"/>
        </w:rPr>
        <w:t xml:space="preserve"> </w:t>
      </w:r>
      <w:r w:rsidR="002A449D" w:rsidRPr="00EA0C6E">
        <w:rPr>
          <w:rFonts w:cs="Times New Roman"/>
        </w:rPr>
        <w:t xml:space="preserve">στην περιοχή </w:t>
      </w:r>
      <w:r w:rsidR="00EE6519" w:rsidRPr="00EA0C6E">
        <w:rPr>
          <w:rFonts w:cs="Times New Roman"/>
          <w:lang w:val="en-US"/>
        </w:rPr>
        <w:t>Ras</w:t>
      </w:r>
      <w:r w:rsidR="00EE6519" w:rsidRPr="00EA0C6E">
        <w:rPr>
          <w:rFonts w:cs="Times New Roman"/>
        </w:rPr>
        <w:t xml:space="preserve"> </w:t>
      </w:r>
      <w:r w:rsidR="00EE6519" w:rsidRPr="00EA0C6E">
        <w:rPr>
          <w:rFonts w:cs="Times New Roman"/>
          <w:lang w:val="en-US"/>
        </w:rPr>
        <w:t>Laffan</w:t>
      </w:r>
      <w:r w:rsidR="002A449D" w:rsidRPr="00EA0C6E">
        <w:rPr>
          <w:rFonts w:cs="Times New Roman"/>
        </w:rPr>
        <w:t xml:space="preserve"> του Κατάρ. </w:t>
      </w:r>
    </w:p>
    <w:p w14:paraId="27C68236" w14:textId="65CE3554" w:rsidR="003C00CD" w:rsidRPr="00EA0C6E" w:rsidRDefault="00E27B37" w:rsidP="003C00CD">
      <w:pPr>
        <w:keepNext/>
        <w:rPr>
          <w:rFonts w:cs="Times New Roman"/>
        </w:rPr>
      </w:pPr>
      <w:r w:rsidRPr="00EA0C6E">
        <w:rPr>
          <w:rFonts w:cs="Times New Roman"/>
          <w:noProof/>
        </w:rPr>
        <w:lastRenderedPageBreak/>
        <w:drawing>
          <wp:inline distT="0" distB="0" distL="0" distR="0" wp14:anchorId="32E0D34C" wp14:editId="19FA32A7">
            <wp:extent cx="6400800" cy="6242050"/>
            <wp:effectExtent l="0" t="0" r="0" b="6350"/>
            <wp:docPr id="8141332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33244" name="Εικόνα 814133244"/>
                    <pic:cNvPicPr/>
                  </pic:nvPicPr>
                  <pic:blipFill>
                    <a:blip r:embed="rId18">
                      <a:extLst>
                        <a:ext uri="{28A0092B-C50C-407E-A947-70E740481C1C}">
                          <a14:useLocalDpi xmlns:a14="http://schemas.microsoft.com/office/drawing/2010/main" val="0"/>
                        </a:ext>
                      </a:extLst>
                    </a:blip>
                    <a:stretch>
                      <a:fillRect/>
                    </a:stretch>
                  </pic:blipFill>
                  <pic:spPr>
                    <a:xfrm>
                      <a:off x="0" y="0"/>
                      <a:ext cx="6400800" cy="6242050"/>
                    </a:xfrm>
                    <a:prstGeom prst="rect">
                      <a:avLst/>
                    </a:prstGeom>
                  </pic:spPr>
                </pic:pic>
              </a:graphicData>
            </a:graphic>
          </wp:inline>
        </w:drawing>
      </w:r>
    </w:p>
    <w:p w14:paraId="03646F70" w14:textId="28D952A3" w:rsidR="00ED1AE0" w:rsidRPr="00EA0C6E" w:rsidRDefault="003C00CD" w:rsidP="003C00CD">
      <w:pPr>
        <w:pStyle w:val="Caption"/>
        <w:rPr>
          <w:rFonts w:cs="Times New Roman"/>
        </w:rPr>
      </w:pPr>
      <w:bookmarkStart w:id="109" w:name="_Ref226808687"/>
      <w:bookmarkStart w:id="110" w:name="_Toc227411817"/>
      <w:commentRangeStart w:id="111"/>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4</w:t>
      </w:r>
      <w:r w:rsidRPr="00EA0C6E">
        <w:rPr>
          <w:rFonts w:cs="Times New Roman"/>
        </w:rPr>
        <w:fldChar w:fldCharType="end"/>
      </w:r>
      <w:bookmarkEnd w:id="109"/>
      <w:r w:rsidRPr="00EA0C6E">
        <w:rPr>
          <w:rFonts w:cs="Times New Roman"/>
        </w:rPr>
        <w:t xml:space="preserve">. </w:t>
      </w:r>
      <w:commentRangeEnd w:id="111"/>
      <w:r w:rsidR="005A60ED" w:rsidRPr="00EA0C6E">
        <w:rPr>
          <w:rStyle w:val="CommentReference"/>
          <w:rFonts w:cs="Times New Roman"/>
          <w:sz w:val="18"/>
          <w:szCs w:val="18"/>
        </w:rPr>
        <w:commentReference w:id="111"/>
      </w:r>
      <w:r w:rsidRPr="00EA0C6E">
        <w:rPr>
          <w:rFonts w:cs="Times New Roman"/>
        </w:rPr>
        <w:t xml:space="preserve">Δορυφορική απεικόνιση της εγκατάστασης της </w:t>
      </w:r>
      <w:r w:rsidRPr="00EA0C6E">
        <w:rPr>
          <w:rFonts w:cs="Times New Roman"/>
          <w:lang w:val="en-US"/>
        </w:rPr>
        <w:t>Qatargas</w:t>
      </w:r>
      <w:r w:rsidR="00E6619E" w:rsidRPr="00EA0C6E">
        <w:rPr>
          <w:rFonts w:cs="Times New Roman"/>
        </w:rPr>
        <w:t>, 1:</w:t>
      </w:r>
      <w:r w:rsidR="00296244" w:rsidRPr="00EA0C6E">
        <w:rPr>
          <w:rFonts w:cs="Times New Roman"/>
        </w:rPr>
        <w:t>20,325</w:t>
      </w:r>
      <w:r w:rsidRPr="00EA0C6E">
        <w:rPr>
          <w:rFonts w:cs="Times New Roman"/>
        </w:rPr>
        <w:t xml:space="preserve"> (1</w:t>
      </w:r>
      <w:r w:rsidR="00E6619E" w:rsidRPr="00EA0C6E">
        <w:rPr>
          <w:rFonts w:cs="Times New Roman"/>
        </w:rPr>
        <w:t>7</w:t>
      </w:r>
      <w:r w:rsidRPr="00EA0C6E">
        <w:rPr>
          <w:rFonts w:cs="Times New Roman"/>
        </w:rPr>
        <w:t xml:space="preserve">/03/2026) </w:t>
      </w:r>
      <w:r w:rsidR="002579E1" w:rsidRPr="00EA0C6E">
        <w:rPr>
          <w:rFonts w:cs="Times New Roman"/>
        </w:rPr>
        <w:fldChar w:fldCharType="begin"/>
      </w:r>
      <w:r w:rsidR="00111F01" w:rsidRPr="00EA0C6E">
        <w:rPr>
          <w:rFonts w:cs="Times New Roman"/>
        </w:rPr>
        <w:instrText xml:space="preserve"> ADDIN EN.CITE &lt;EndNote&gt;&lt;Cite&gt;&lt;Author&gt;Google&lt;/Author&gt;&lt;Year&gt;2026&lt;/Year&gt;&lt;RecNum&gt;90&lt;/RecNum&gt;&lt;Prefix&gt;Google &lt;/Prefix&gt;&lt;DisplayText&gt;(Google Maps, 2026)&lt;/DisplayText&gt;&lt;record&gt;&lt;rec-number&gt;90&lt;/rec-number&gt;&lt;foreign-keys&gt;&lt;key app="EN" db-id="dxs5p5de0w55t0erd255s0tbrzsd22z0ts0d" timestamp="1775745297"&gt;90&lt;/key&gt;&lt;/foreign-keys&gt;&lt;ref-type name="Web Page"&gt;12&lt;/ref-type&gt;&lt;contributors&gt;&lt;authors&gt;&lt;author&gt;Google Maps&lt;/author&gt;&lt;/authors&gt;&lt;/contributors&gt;&lt;titles&gt;&lt;title&gt;Google Maps&lt;/title&gt;&lt;/titles&gt;&lt;dates&gt;&lt;year&gt;2026&lt;/year&gt;&lt;pub-dates&gt;&lt;date&gt;2026-04-09&lt;/date&gt;&lt;/pub-dates&gt;&lt;/dates&gt;&lt;publisher&gt;Google&lt;/publisher&gt;&lt;urls&gt;&lt;related-urls&gt;&lt;url&gt;https://www.google.com/maps&lt;/url&gt;&lt;/related-urls&gt;&lt;/urls&gt;&lt;/record&gt;&lt;/Cite&gt;&lt;/EndNote&gt;</w:instrText>
      </w:r>
      <w:r w:rsidR="002579E1" w:rsidRPr="00EA0C6E">
        <w:rPr>
          <w:rFonts w:cs="Times New Roman"/>
        </w:rPr>
        <w:fldChar w:fldCharType="separate"/>
      </w:r>
      <w:r w:rsidR="00111F01" w:rsidRPr="00EA0C6E">
        <w:rPr>
          <w:rFonts w:cs="Times New Roman"/>
          <w:noProof/>
        </w:rPr>
        <w:t>(</w:t>
      </w:r>
      <w:hyperlink w:anchor="_ENREF_54" w:tooltip="Maps, 2026 #90" w:history="1">
        <w:r w:rsidR="007E65F5" w:rsidRPr="00EA0C6E">
          <w:rPr>
            <w:rStyle w:val="Hyperlink"/>
            <w:rFonts w:cs="Times New Roman"/>
          </w:rPr>
          <w:t>Google Maps, 2026</w:t>
        </w:r>
      </w:hyperlink>
      <w:r w:rsidR="00111F01" w:rsidRPr="00EA0C6E">
        <w:rPr>
          <w:rFonts w:cs="Times New Roman"/>
          <w:noProof/>
        </w:rPr>
        <w:t>)</w:t>
      </w:r>
      <w:bookmarkEnd w:id="110"/>
      <w:r w:rsidR="002579E1" w:rsidRPr="00EA0C6E">
        <w:rPr>
          <w:rFonts w:cs="Times New Roman"/>
        </w:rPr>
        <w:fldChar w:fldCharType="end"/>
      </w:r>
    </w:p>
    <w:p w14:paraId="02AEC642" w14:textId="0FBA6ACD" w:rsidR="00E1089B" w:rsidRPr="00EA0C6E" w:rsidRDefault="002A449D" w:rsidP="006433A4">
      <w:pPr>
        <w:rPr>
          <w:rFonts w:cs="Times New Roman"/>
        </w:rPr>
      </w:pPr>
      <w:r w:rsidRPr="00EA0C6E">
        <w:rPr>
          <w:rFonts w:cs="Times New Roman"/>
        </w:rPr>
        <w:t>Ο λόγος που επιλέγεται η</w:t>
      </w:r>
      <w:r w:rsidR="003000BD" w:rsidRPr="00EA0C6E">
        <w:rPr>
          <w:rFonts w:cs="Times New Roman"/>
        </w:rPr>
        <w:t xml:space="preserve"> συγκεκριμένη</w:t>
      </w:r>
      <w:r w:rsidRPr="00EA0C6E">
        <w:rPr>
          <w:rFonts w:cs="Times New Roman"/>
        </w:rPr>
        <w:t xml:space="preserve"> τοποθεσία είναι διότι </w:t>
      </w:r>
      <w:r w:rsidR="00F8758F" w:rsidRPr="00EA0C6E">
        <w:rPr>
          <w:rFonts w:cs="Times New Roman"/>
        </w:rPr>
        <w:t xml:space="preserve">έχει ήδη πραγματοποιηθεί </w:t>
      </w:r>
      <w:r w:rsidR="003000BD" w:rsidRPr="00EA0C6E">
        <w:rPr>
          <w:rFonts w:cs="Times New Roman"/>
        </w:rPr>
        <w:t xml:space="preserve">μία αρχική μελέτη στην επίδραση του υδρόθειου στην ανθρώπινη φυσιολογία, και πώς αυτό επηρεάζει την διαδικασία της εκκένωσης, από την </w:t>
      </w:r>
      <w:hyperlink w:anchor="_ENREF_32" w:tooltip="Issa, 2024 #6"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Issa (2024)</w:t>
        </w:r>
        <w:r w:rsidR="007E65F5" w:rsidRPr="00EA0C6E">
          <w:rPr>
            <w:rStyle w:val="Hyperlink"/>
            <w:rFonts w:cs="Times New Roman"/>
          </w:rPr>
          <w:fldChar w:fldCharType="end"/>
        </w:r>
      </w:hyperlink>
      <w:r w:rsidR="003000BD" w:rsidRPr="00EA0C6E">
        <w:rPr>
          <w:rFonts w:cs="Times New Roman"/>
        </w:rPr>
        <w:t>.</w:t>
      </w:r>
      <w:r w:rsidR="0064025F" w:rsidRPr="00EA0C6E">
        <w:rPr>
          <w:rFonts w:cs="Times New Roman"/>
        </w:rPr>
        <w:t xml:space="preserve"> Πρόκειται για έναν κατά βάση υπαίθριο </w:t>
      </w:r>
      <w:commentRangeStart w:id="112"/>
      <w:commentRangeStart w:id="113"/>
      <w:r w:rsidR="0064025F" w:rsidRPr="00EA0C6E">
        <w:rPr>
          <w:rFonts w:cs="Times New Roman"/>
        </w:rPr>
        <w:t xml:space="preserve">χώρο με </w:t>
      </w:r>
      <w:r w:rsidR="00E6619E" w:rsidRPr="00EA0C6E">
        <w:rPr>
          <w:rFonts w:cs="Times New Roman"/>
        </w:rPr>
        <w:t>πυκνές σωληνώσεις και πολλά</w:t>
      </w:r>
      <w:r w:rsidR="002D6EF5" w:rsidRPr="00EA0C6E">
        <w:rPr>
          <w:rFonts w:cs="Times New Roman"/>
        </w:rPr>
        <w:t xml:space="preserve"> κτίρια,</w:t>
      </w:r>
      <w:r w:rsidR="00E6619E" w:rsidRPr="00EA0C6E">
        <w:rPr>
          <w:rFonts w:cs="Times New Roman"/>
        </w:rPr>
        <w:t xml:space="preserve"> </w:t>
      </w:r>
      <w:r w:rsidR="002D6EF5" w:rsidRPr="00EA0C6E">
        <w:rPr>
          <w:rFonts w:cs="Times New Roman"/>
        </w:rPr>
        <w:t>τα οποία θα προσεγγιστούν από απλές γεωμετρίες</w:t>
      </w:r>
      <w:commentRangeEnd w:id="112"/>
      <w:r w:rsidR="005A60ED" w:rsidRPr="00EA0C6E">
        <w:rPr>
          <w:rStyle w:val="CommentReference"/>
          <w:rFonts w:cs="Times New Roman"/>
          <w:sz w:val="24"/>
          <w:szCs w:val="22"/>
        </w:rPr>
        <w:commentReference w:id="112"/>
      </w:r>
      <w:commentRangeEnd w:id="113"/>
      <w:r w:rsidR="00942919" w:rsidRPr="00EA0C6E">
        <w:rPr>
          <w:rStyle w:val="CommentReference"/>
          <w:rFonts w:cs="Times New Roman"/>
          <w:sz w:val="24"/>
          <w:szCs w:val="22"/>
        </w:rPr>
        <w:commentReference w:id="113"/>
      </w:r>
      <w:r w:rsidR="0064025F" w:rsidRPr="00EA0C6E">
        <w:rPr>
          <w:rFonts w:cs="Times New Roman"/>
        </w:rPr>
        <w:t xml:space="preserve">. </w:t>
      </w:r>
      <w:r w:rsidR="00BF1DD0" w:rsidRPr="00EA0C6E">
        <w:rPr>
          <w:rFonts w:cs="Times New Roman"/>
        </w:rPr>
        <w:t xml:space="preserve">Χρησιμοποιώντας </w:t>
      </w:r>
      <w:r w:rsidR="006F6A5B" w:rsidRPr="00EA0C6E">
        <w:rPr>
          <w:rFonts w:cs="Times New Roman"/>
        </w:rPr>
        <w:t xml:space="preserve">το </w:t>
      </w:r>
      <w:hyperlink w:anchor="_ENREF_54" w:tooltip="Maps, 2026 #90"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AuthorYear="1"&gt;&lt;Author&gt;Google&lt;/Author&gt;&lt;Year&gt;2026&lt;/Year&gt;&lt;RecNum&gt;90&lt;/RecNum&gt;&lt;Prefix&gt;Google &lt;/Prefix&gt;&lt;DisplayText&gt;Google Maps (2026)&lt;/DisplayText&gt;&lt;record&gt;&lt;rec-number&gt;90&lt;/rec-number&gt;&lt;foreign-keys&gt;&lt;key app="EN" db-id="dxs5p5de0w55t0erd255s0tbrzsd22z0ts0d" timestamp="1775745297"&gt;90&lt;/key&gt;&lt;/foreign-keys&gt;&lt;ref-type name="Web Page"&gt;12&lt;/ref-type&gt;&lt;contributors&gt;&lt;authors&gt;&lt;author&gt;Google Maps&lt;/author&gt;&lt;/authors&gt;&lt;/contributors&gt;&lt;titles&gt;&lt;title&gt;Google Maps&lt;/title&gt;&lt;/titles&gt;&lt;dates&gt;&lt;year&gt;2026&lt;/year&gt;&lt;pub-dates&gt;&lt;date&gt;2026-04-09&lt;/date&gt;&lt;/pub-dates&gt;&lt;/dates&gt;&lt;publisher&gt;Google&lt;/publisher&gt;&lt;urls&gt;&lt;related-urls&gt;&lt;url&gt;https://www.google.com/maps&lt;/url&gt;&lt;/related-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Google Maps (2026)</w:t>
        </w:r>
        <w:r w:rsidR="007E65F5" w:rsidRPr="00EA0C6E">
          <w:rPr>
            <w:rStyle w:val="Hyperlink"/>
            <w:rFonts w:cs="Times New Roman"/>
          </w:rPr>
          <w:fldChar w:fldCharType="end"/>
        </w:r>
      </w:hyperlink>
      <w:r w:rsidR="006F6A5B" w:rsidRPr="00EA0C6E">
        <w:rPr>
          <w:rFonts w:cs="Times New Roman"/>
        </w:rPr>
        <w:t xml:space="preserve"> υπολογίστηκε ότι ο δρόμος από την βορειοδυτική γωνία μέχρι την νοτιοδυτική γωνία έχει μήκος ~2,500 μέτρα. Για την απλούστευση των υπολογισμών, θεωρήθηκε πως οι εγκαταστάσεις έχουν σχήμα τετραγώνου, με την κάθε πλευρά να έχει μήκος 2,500 μέτρα</w:t>
      </w:r>
      <w:r w:rsidR="00B50EE4" w:rsidRPr="00EA0C6E">
        <w:rPr>
          <w:rFonts w:cs="Times New Roman"/>
        </w:rPr>
        <w:t xml:space="preserve"> και συνολική έκταση </w:t>
      </w:r>
      <m:oMath>
        <m:r>
          <m:rPr>
            <m:sty m:val="p"/>
          </m:rPr>
          <w:rPr>
            <w:rFonts w:ascii="Cambria Math" w:hAnsi="Cambria Math" w:cs="Times New Roman"/>
          </w:rPr>
          <m:t xml:space="preserve">~6,250,000 </m:t>
        </m:r>
        <m:sSup>
          <m:sSupPr>
            <m:ctrlPr>
              <w:rPr>
                <w:rFonts w:ascii="Cambria Math" w:hAnsi="Cambria Math" w:cs="Times New Roman"/>
              </w:rPr>
            </m:ctrlPr>
          </m:sSupPr>
          <m:e>
            <m:r>
              <m:rPr>
                <m:sty m:val="p"/>
              </m:rPr>
              <w:rPr>
                <w:rFonts w:ascii="Cambria Math" w:hAnsi="Cambria Math" w:cs="Times New Roman"/>
                <w:lang w:val="en-US"/>
              </w:rPr>
              <m:t>m</m:t>
            </m:r>
            <m:ctrlPr>
              <w:rPr>
                <w:rFonts w:ascii="Cambria Math" w:hAnsi="Cambria Math" w:cs="Times New Roman"/>
                <w:lang w:val="en-US"/>
              </w:rPr>
            </m:ctrlPr>
          </m:e>
          <m:sup>
            <m:r>
              <m:rPr>
                <m:sty m:val="p"/>
              </m:rPr>
              <w:rPr>
                <w:rFonts w:ascii="Cambria Math" w:hAnsi="Cambria Math" w:cs="Times New Roman"/>
              </w:rPr>
              <m:t>2</m:t>
            </m:r>
          </m:sup>
        </m:sSup>
      </m:oMath>
      <w:r w:rsidR="006F6A5B" w:rsidRPr="00EA0C6E">
        <w:rPr>
          <w:rFonts w:cs="Times New Roman"/>
        </w:rPr>
        <w:t>.</w:t>
      </w:r>
      <w:r w:rsidR="00BF1DD0" w:rsidRPr="00EA0C6E">
        <w:rPr>
          <w:rFonts w:cs="Times New Roman"/>
        </w:rPr>
        <w:t xml:space="preserve"> </w:t>
      </w:r>
      <w:r w:rsidR="0002296A" w:rsidRPr="00EA0C6E">
        <w:rPr>
          <w:rFonts w:cs="Times New Roman"/>
        </w:rPr>
        <w:t xml:space="preserve">Στο </w:t>
      </w:r>
      <w:r w:rsidR="003155F4" w:rsidRPr="00EA0C6E">
        <w:rPr>
          <w:rFonts w:cs="Times New Roman"/>
        </w:rPr>
        <w:fldChar w:fldCharType="begin"/>
      </w:r>
      <w:r w:rsidR="003155F4" w:rsidRPr="00EA0C6E">
        <w:rPr>
          <w:rFonts w:cs="Times New Roman"/>
        </w:rPr>
        <w:instrText xml:space="preserve"> REF _Ref226808671 \h </w:instrText>
      </w:r>
      <w:r w:rsidR="00590BB7" w:rsidRPr="00EA0C6E">
        <w:rPr>
          <w:rFonts w:cs="Times New Roman"/>
        </w:rPr>
        <w:instrText xml:space="preserve"> \* MERGEFORMAT </w:instrText>
      </w:r>
      <w:r w:rsidR="003155F4" w:rsidRPr="00EA0C6E">
        <w:rPr>
          <w:rFonts w:cs="Times New Roman"/>
        </w:rPr>
      </w:r>
      <w:r w:rsidR="003155F4" w:rsidRPr="00EA0C6E">
        <w:rPr>
          <w:rFonts w:cs="Times New Roman"/>
        </w:rPr>
        <w:fldChar w:fldCharType="separate"/>
      </w:r>
      <w:r w:rsidR="00EA0C6E" w:rsidRPr="00EA0C6E">
        <w:rPr>
          <w:rFonts w:cs="Times New Roman"/>
        </w:rPr>
        <w:t xml:space="preserve">Σχήμα </w:t>
      </w:r>
      <w:r w:rsidR="00EA0C6E" w:rsidRPr="00EA0C6E">
        <w:rPr>
          <w:rFonts w:cs="Times New Roman"/>
          <w:noProof/>
        </w:rPr>
        <w:t>5</w:t>
      </w:r>
      <w:r w:rsidR="003155F4" w:rsidRPr="00EA0C6E">
        <w:rPr>
          <w:rFonts w:cs="Times New Roman"/>
        </w:rPr>
        <w:fldChar w:fldCharType="end"/>
      </w:r>
      <w:r w:rsidR="003155F4" w:rsidRPr="00EA0C6E">
        <w:rPr>
          <w:rFonts w:cs="Times New Roman"/>
        </w:rPr>
        <w:t xml:space="preserve"> </w:t>
      </w:r>
      <w:r w:rsidR="0064025F" w:rsidRPr="00EA0C6E">
        <w:rPr>
          <w:rFonts w:cs="Times New Roman"/>
        </w:rPr>
        <w:t>παρουσιάζεται ο χάρτης των εγκαταστάσεων, όπως αυτός χρησιμοποιείται στις προσομοιώσεις.</w:t>
      </w:r>
    </w:p>
    <w:p w14:paraId="7BC24AFF" w14:textId="77777777" w:rsidR="003C00CD" w:rsidRPr="00EA0C6E" w:rsidRDefault="0064025F" w:rsidP="003C00CD">
      <w:pPr>
        <w:keepNext/>
        <w:rPr>
          <w:rFonts w:cs="Times New Roman"/>
        </w:rPr>
      </w:pPr>
      <w:r w:rsidRPr="00EA0C6E">
        <w:rPr>
          <w:rFonts w:cs="Times New Roman"/>
          <w:noProof/>
        </w:rPr>
        <w:lastRenderedPageBreak/>
        <w:drawing>
          <wp:inline distT="0" distB="0" distL="0" distR="0" wp14:anchorId="3B702420" wp14:editId="3C5C12E8">
            <wp:extent cx="6400800" cy="5958205"/>
            <wp:effectExtent l="0" t="0" r="0" b="4445"/>
            <wp:docPr id="98975674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56748" name="Εικόνα 989756748"/>
                    <pic:cNvPicPr/>
                  </pic:nvPicPr>
                  <pic:blipFill>
                    <a:blip r:embed="rId19">
                      <a:extLst>
                        <a:ext uri="{28A0092B-C50C-407E-A947-70E740481C1C}">
                          <a14:useLocalDpi xmlns:a14="http://schemas.microsoft.com/office/drawing/2010/main" val="0"/>
                        </a:ext>
                      </a:extLst>
                    </a:blip>
                    <a:stretch>
                      <a:fillRect/>
                    </a:stretch>
                  </pic:blipFill>
                  <pic:spPr>
                    <a:xfrm>
                      <a:off x="0" y="0"/>
                      <a:ext cx="6400800" cy="5958205"/>
                    </a:xfrm>
                    <a:prstGeom prst="rect">
                      <a:avLst/>
                    </a:prstGeom>
                  </pic:spPr>
                </pic:pic>
              </a:graphicData>
            </a:graphic>
          </wp:inline>
        </w:drawing>
      </w:r>
    </w:p>
    <w:p w14:paraId="1F121190" w14:textId="65119B95" w:rsidR="00835773" w:rsidRPr="00EA0C6E" w:rsidRDefault="003C00CD" w:rsidP="003C00CD">
      <w:pPr>
        <w:pStyle w:val="Caption"/>
        <w:rPr>
          <w:rFonts w:cs="Times New Roman"/>
        </w:rPr>
      </w:pPr>
      <w:bookmarkStart w:id="114" w:name="_Ref226808671"/>
      <w:bookmarkStart w:id="115" w:name="_Ref226807324"/>
      <w:bookmarkStart w:id="116" w:name="_Toc227411818"/>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5</w:t>
      </w:r>
      <w:r w:rsidRPr="00EA0C6E">
        <w:rPr>
          <w:rFonts w:cs="Times New Roman"/>
        </w:rPr>
        <w:fldChar w:fldCharType="end"/>
      </w:r>
      <w:bookmarkEnd w:id="114"/>
      <w:r w:rsidRPr="00EA0C6E">
        <w:rPr>
          <w:rFonts w:cs="Times New Roman"/>
        </w:rPr>
        <w:t xml:space="preserve">. Τροποποιημένη απεικόνιση των εγκαταστάσεων της </w:t>
      </w:r>
      <w:r w:rsidRPr="00EA0C6E">
        <w:rPr>
          <w:rFonts w:cs="Times New Roman"/>
          <w:lang w:val="en-US"/>
        </w:rPr>
        <w:t>Qatargas</w:t>
      </w:r>
      <w:r w:rsidRPr="00EA0C6E">
        <w:rPr>
          <w:rFonts w:cs="Times New Roman"/>
        </w:rPr>
        <w:t xml:space="preserve">, όπως χρησιμοποιείται στην προσομοίωση </w:t>
      </w:r>
      <w:r w:rsidRPr="00EA0C6E">
        <w:rPr>
          <w:rFonts w:cs="Times New Roman"/>
        </w:rPr>
        <w:fldChar w:fldCharType="begin"/>
      </w:r>
      <w:r w:rsidRPr="00EA0C6E">
        <w:rPr>
          <w:rFonts w:cs="Times New Roman"/>
        </w:rPr>
        <w:instrText xml:space="preserve"> ADDIN EN.CITE &lt;EndNote&gt;&lt;Cite&gt;&lt;Author&gt;Issa&lt;/Author&gt;&lt;Year&gt;2024&lt;/Year&gt;&lt;RecNum&gt;6&lt;/RecNum&gt;&lt;DisplayText&gt;(Issa,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Pr="00EA0C6E">
        <w:rPr>
          <w:rFonts w:cs="Times New Roman"/>
        </w:rPr>
        <w:fldChar w:fldCharType="separate"/>
      </w:r>
      <w:r w:rsidRPr="00EA0C6E">
        <w:rPr>
          <w:rFonts w:cs="Times New Roman"/>
          <w:noProof/>
        </w:rPr>
        <w:t>(</w:t>
      </w:r>
      <w:hyperlink w:anchor="_ENREF_32" w:tooltip="Issa, 2024 #6" w:history="1">
        <w:r w:rsidR="007E65F5" w:rsidRPr="00EA0C6E">
          <w:rPr>
            <w:rStyle w:val="Hyperlink"/>
            <w:rFonts w:cs="Times New Roman"/>
          </w:rPr>
          <w:t>Issa, 2024</w:t>
        </w:r>
      </w:hyperlink>
      <w:r w:rsidRPr="00EA0C6E">
        <w:rPr>
          <w:rFonts w:cs="Times New Roman"/>
          <w:noProof/>
        </w:rPr>
        <w:t>)</w:t>
      </w:r>
      <w:bookmarkEnd w:id="116"/>
      <w:r w:rsidRPr="00EA0C6E">
        <w:rPr>
          <w:rFonts w:cs="Times New Roman"/>
        </w:rPr>
        <w:fldChar w:fldCharType="end"/>
      </w:r>
      <w:bookmarkEnd w:id="115"/>
    </w:p>
    <w:p w14:paraId="23C4B4A3" w14:textId="1360F278" w:rsidR="00A56A65" w:rsidRPr="00EA0C6E" w:rsidRDefault="00835773" w:rsidP="006433A4">
      <w:pPr>
        <w:rPr>
          <w:rFonts w:cs="Times New Roman"/>
        </w:rPr>
      </w:pPr>
      <w:r w:rsidRPr="00EA0C6E">
        <w:rPr>
          <w:rFonts w:cs="Times New Roman"/>
        </w:rPr>
        <w:t xml:space="preserve">Ο λόγος όπου </w:t>
      </w:r>
      <w:r w:rsidR="00897638" w:rsidRPr="00EA0C6E">
        <w:rPr>
          <w:rFonts w:cs="Times New Roman"/>
        </w:rPr>
        <w:t>το</w:t>
      </w:r>
      <w:r w:rsidR="00B1120E" w:rsidRPr="00EA0C6E">
        <w:rPr>
          <w:rFonts w:cs="Times New Roman"/>
        </w:rPr>
        <w:t xml:space="preserve"> </w:t>
      </w:r>
      <w:r w:rsidR="00B1120E" w:rsidRPr="00EA0C6E">
        <w:rPr>
          <w:rFonts w:cs="Times New Roman"/>
        </w:rPr>
        <w:fldChar w:fldCharType="begin"/>
      </w:r>
      <w:r w:rsidR="00B1120E" w:rsidRPr="00EA0C6E">
        <w:rPr>
          <w:rFonts w:cs="Times New Roman"/>
        </w:rPr>
        <w:instrText xml:space="preserve"> REF _Ref226808687 \h </w:instrText>
      </w:r>
      <w:r w:rsidR="00590BB7" w:rsidRPr="00EA0C6E">
        <w:rPr>
          <w:rFonts w:cs="Times New Roman"/>
        </w:rPr>
        <w:instrText xml:space="preserve"> \* MERGEFORMAT </w:instrText>
      </w:r>
      <w:r w:rsidR="00B1120E" w:rsidRPr="00EA0C6E">
        <w:rPr>
          <w:rFonts w:cs="Times New Roman"/>
        </w:rPr>
      </w:r>
      <w:r w:rsidR="00B1120E" w:rsidRPr="00EA0C6E">
        <w:rPr>
          <w:rFonts w:cs="Times New Roman"/>
        </w:rPr>
        <w:fldChar w:fldCharType="separate"/>
      </w:r>
      <w:r w:rsidR="00EA0C6E" w:rsidRPr="00EA0C6E">
        <w:rPr>
          <w:rFonts w:cs="Times New Roman"/>
        </w:rPr>
        <w:t xml:space="preserve">Σχήμα </w:t>
      </w:r>
      <w:r w:rsidR="00EA0C6E" w:rsidRPr="00EA0C6E">
        <w:rPr>
          <w:rFonts w:cs="Times New Roman"/>
          <w:noProof/>
        </w:rPr>
        <w:t>4</w:t>
      </w:r>
      <w:r w:rsidR="00B1120E" w:rsidRPr="00EA0C6E">
        <w:rPr>
          <w:rFonts w:cs="Times New Roman"/>
        </w:rPr>
        <w:fldChar w:fldCharType="end"/>
      </w:r>
      <w:r w:rsidR="00897638" w:rsidRPr="00EA0C6E">
        <w:rPr>
          <w:rFonts w:cs="Times New Roman"/>
        </w:rPr>
        <w:t xml:space="preserve"> </w:t>
      </w:r>
      <w:r w:rsidRPr="00EA0C6E">
        <w:rPr>
          <w:rFonts w:cs="Times New Roman"/>
        </w:rPr>
        <w:t>υπέστη τροποποιήσεις είναι προκειμένου να μπορεί να οριστεί από τον χρήστη με ελεγχόμενο τρόπο από ποιες περιοχές μπορεί να διέλθει ο εργαζόμενος κατά τη διαδικασία της εκκένωσης. Συγκεκριμένα,</w:t>
      </w:r>
      <w:r w:rsidR="001E3A3F" w:rsidRPr="00EA0C6E">
        <w:rPr>
          <w:rFonts w:cs="Times New Roman"/>
        </w:rPr>
        <w:t xml:space="preserve"> με βάση </w:t>
      </w:r>
      <w:r w:rsidR="00897638" w:rsidRPr="00EA0C6E">
        <w:rPr>
          <w:rFonts w:cs="Times New Roman"/>
        </w:rPr>
        <w:t xml:space="preserve">το </w:t>
      </w:r>
      <w:r w:rsidR="00B1120E" w:rsidRPr="00EA0C6E">
        <w:rPr>
          <w:rFonts w:cs="Times New Roman"/>
        </w:rPr>
        <w:fldChar w:fldCharType="begin"/>
      </w:r>
      <w:r w:rsidR="00B1120E" w:rsidRPr="00EA0C6E">
        <w:rPr>
          <w:rFonts w:cs="Times New Roman"/>
        </w:rPr>
        <w:instrText xml:space="preserve"> REF _Ref226808671 \h </w:instrText>
      </w:r>
      <w:r w:rsidR="00590BB7" w:rsidRPr="00EA0C6E">
        <w:rPr>
          <w:rFonts w:cs="Times New Roman"/>
        </w:rPr>
        <w:instrText xml:space="preserve"> \* MERGEFORMAT </w:instrText>
      </w:r>
      <w:r w:rsidR="00B1120E" w:rsidRPr="00EA0C6E">
        <w:rPr>
          <w:rFonts w:cs="Times New Roman"/>
        </w:rPr>
      </w:r>
      <w:r w:rsidR="00B1120E" w:rsidRPr="00EA0C6E">
        <w:rPr>
          <w:rFonts w:cs="Times New Roman"/>
        </w:rPr>
        <w:fldChar w:fldCharType="separate"/>
      </w:r>
      <w:r w:rsidR="00EA0C6E" w:rsidRPr="00EA0C6E">
        <w:rPr>
          <w:rFonts w:cs="Times New Roman"/>
        </w:rPr>
        <w:t xml:space="preserve">Σχήμα </w:t>
      </w:r>
      <w:r w:rsidR="00EA0C6E" w:rsidRPr="00EA0C6E">
        <w:rPr>
          <w:rFonts w:cs="Times New Roman"/>
          <w:noProof/>
        </w:rPr>
        <w:t>5</w:t>
      </w:r>
      <w:r w:rsidR="00B1120E" w:rsidRPr="00EA0C6E">
        <w:rPr>
          <w:rFonts w:cs="Times New Roman"/>
        </w:rPr>
        <w:fldChar w:fldCharType="end"/>
      </w:r>
      <w:r w:rsidR="001E3A3F" w:rsidRPr="00EA0C6E">
        <w:rPr>
          <w:rFonts w:cs="Times New Roman"/>
        </w:rPr>
        <w:t>,</w:t>
      </w:r>
      <w:r w:rsidRPr="00EA0C6E">
        <w:rPr>
          <w:rFonts w:cs="Times New Roman"/>
        </w:rPr>
        <w:t xml:space="preserve"> οι εμπλεκόμενοι μπορούν να κινούνται στους «λευκούς» διαδρόμους ελεύθερα, χωρίς να αντιμετωπίζουν κάποιο εμπόδιο. Η κίνηση πάνω στη «γκρίζα» επιφάνεια επιτρέπεται, αλλά λόγω της ανωμαλίας του εδάφους ή και την ύπαρξη χαμηλών εμποδίων, είναι καλό να αποφεύγεται, εάν υπάρχει η δυνατότητα επιλογής. Τα «μαύρα» στοιχεία πάνω στον χάρτη αντιπροσωπεύουν τις κτιριακές εγκαταστάσεις ή μεγάλα εμπόδια, μέσα από τα οποία οι εμπλεκόμενοι δεν επιτρέπεται να κινηθούν για το σκοπό της συγκεκριμένης προσομοίωσης. </w:t>
      </w:r>
      <w:r w:rsidR="00CA2CF4" w:rsidRPr="00EA0C6E">
        <w:rPr>
          <w:rFonts w:cs="Times New Roman"/>
        </w:rPr>
        <w:t xml:space="preserve">Ο χάρτης </w:t>
      </w:r>
      <w:r w:rsidR="00EF6B08" w:rsidRPr="00EA0C6E">
        <w:rPr>
          <w:rFonts w:cs="Times New Roman"/>
        </w:rPr>
        <w:fldChar w:fldCharType="begin"/>
      </w:r>
      <w:r w:rsidR="00EF6B08" w:rsidRPr="00EA0C6E">
        <w:rPr>
          <w:rFonts w:cs="Times New Roman"/>
        </w:rPr>
        <w:instrText xml:space="preserve"> REF _Ref226808747 \p \h </w:instrText>
      </w:r>
      <w:r w:rsidR="00590BB7" w:rsidRPr="00EA0C6E">
        <w:rPr>
          <w:rFonts w:cs="Times New Roman"/>
        </w:rPr>
        <w:instrText xml:space="preserve"> \* MERGEFORMAT </w:instrText>
      </w:r>
      <w:r w:rsidR="00EF6B08" w:rsidRPr="00EA0C6E">
        <w:rPr>
          <w:rFonts w:cs="Times New Roman"/>
        </w:rPr>
      </w:r>
      <w:r w:rsidR="00EF6B08" w:rsidRPr="00EA0C6E">
        <w:rPr>
          <w:rFonts w:cs="Times New Roman"/>
        </w:rPr>
        <w:fldChar w:fldCharType="separate"/>
      </w:r>
      <w:r w:rsidR="00EA0C6E" w:rsidRPr="00EA0C6E">
        <w:rPr>
          <w:rFonts w:cs="Times New Roman"/>
        </w:rPr>
        <w:t>παραπάνω</w:t>
      </w:r>
      <w:r w:rsidR="00EF6B08" w:rsidRPr="00EA0C6E">
        <w:rPr>
          <w:rFonts w:cs="Times New Roman"/>
        </w:rPr>
        <w:fldChar w:fldCharType="end"/>
      </w:r>
      <w:r w:rsidR="00C427D2" w:rsidRPr="00EA0C6E">
        <w:rPr>
          <w:rFonts w:cs="Times New Roman"/>
        </w:rPr>
        <w:t xml:space="preserve"> </w:t>
      </w:r>
      <w:r w:rsidR="003953FE" w:rsidRPr="00EA0C6E">
        <w:rPr>
          <w:rFonts w:cs="Times New Roman"/>
        </w:rPr>
        <w:t>αποτελεί το</w:t>
      </w:r>
      <w:r w:rsidR="00685828" w:rsidRPr="00EA0C6E">
        <w:rPr>
          <w:rFonts w:cs="Times New Roman"/>
        </w:rPr>
        <w:t>ν Υψομετρικό Χάρτη</w:t>
      </w:r>
      <w:r w:rsidR="003953FE" w:rsidRPr="00EA0C6E">
        <w:rPr>
          <w:rFonts w:cs="Times New Roman"/>
        </w:rPr>
        <w:t xml:space="preserve"> </w:t>
      </w:r>
      <w:r w:rsidR="00685828" w:rsidRPr="00EA0C6E">
        <w:rPr>
          <w:rFonts w:cs="Times New Roman"/>
        </w:rPr>
        <w:t>(</w:t>
      </w:r>
      <w:r w:rsidR="00685828" w:rsidRPr="00EA0C6E">
        <w:rPr>
          <w:rFonts w:cs="Times New Roman"/>
          <w:lang w:val="en-US"/>
        </w:rPr>
        <w:t>H</w:t>
      </w:r>
      <w:r w:rsidR="003953FE" w:rsidRPr="00EA0C6E">
        <w:rPr>
          <w:rFonts w:cs="Times New Roman"/>
          <w:lang w:val="en-US"/>
        </w:rPr>
        <w:t>eightmap</w:t>
      </w:r>
      <w:r w:rsidR="00685828" w:rsidRPr="00EA0C6E">
        <w:rPr>
          <w:rFonts w:cs="Times New Roman"/>
        </w:rPr>
        <w:t>)</w:t>
      </w:r>
      <w:r w:rsidR="003953FE" w:rsidRPr="00EA0C6E">
        <w:rPr>
          <w:rFonts w:cs="Times New Roman"/>
        </w:rPr>
        <w:t xml:space="preserve"> της προσομοίωσης</w:t>
      </w:r>
      <w:r w:rsidR="007D15B5" w:rsidRPr="00EA0C6E">
        <w:rPr>
          <w:rFonts w:cs="Times New Roman"/>
        </w:rPr>
        <w:t xml:space="preserve"> και θα αναφέρεται καθ’ αυτόν τον τρόπο από εδώ και στο εξής</w:t>
      </w:r>
      <w:r w:rsidR="003953FE" w:rsidRPr="00EA0C6E">
        <w:rPr>
          <w:rFonts w:cs="Times New Roman"/>
        </w:rPr>
        <w:t>.</w:t>
      </w:r>
    </w:p>
    <w:p w14:paraId="0BAD5FAF" w14:textId="74E26465" w:rsidR="00C52CC0" w:rsidRPr="00EA0C6E" w:rsidRDefault="003953FE" w:rsidP="006433A4">
      <w:pPr>
        <w:rPr>
          <w:rFonts w:cs="Times New Roman"/>
        </w:rPr>
      </w:pPr>
      <w:r w:rsidRPr="00EA0C6E">
        <w:rPr>
          <w:rFonts w:cs="Times New Roman"/>
        </w:rPr>
        <w:t xml:space="preserve">Ως </w:t>
      </w:r>
      <w:r w:rsidRPr="00EA0C6E">
        <w:rPr>
          <w:rFonts w:cs="Times New Roman"/>
          <w:lang w:val="en-US"/>
        </w:rPr>
        <w:t>heightmap</w:t>
      </w:r>
      <w:r w:rsidRPr="00EA0C6E">
        <w:rPr>
          <w:rFonts w:cs="Times New Roman"/>
        </w:rPr>
        <w:t xml:space="preserve"> ορίζεται </w:t>
      </w:r>
      <w:r w:rsidR="007B7AE6" w:rsidRPr="00EA0C6E">
        <w:rPr>
          <w:rFonts w:cs="Times New Roman"/>
        </w:rPr>
        <w:t>ένας χάρτης που αποτελείται από μια μονοκαναλική εικόνα ράστερ (</w:t>
      </w:r>
      <w:r w:rsidR="007B7AE6" w:rsidRPr="00EA0C6E">
        <w:rPr>
          <w:rFonts w:cs="Times New Roman"/>
          <w:lang w:val="en-US"/>
        </w:rPr>
        <w:t>raster</w:t>
      </w:r>
      <w:r w:rsidR="007B7AE6" w:rsidRPr="00EA0C6E">
        <w:rPr>
          <w:rFonts w:cs="Times New Roman"/>
        </w:rPr>
        <w:t>), η οποία χρησιμοποιείται για την απεικόνιση μιας επιφάνειας εδάφους σε μορφή διακριτού πλέγματος (</w:t>
      </w:r>
      <w:r w:rsidR="007B7AE6" w:rsidRPr="00EA0C6E">
        <w:rPr>
          <w:rFonts w:cs="Times New Roman"/>
          <w:lang w:val="en-US"/>
        </w:rPr>
        <w:t>discrete</w:t>
      </w:r>
      <w:r w:rsidR="007B7AE6" w:rsidRPr="00EA0C6E">
        <w:rPr>
          <w:rFonts w:cs="Times New Roman"/>
        </w:rPr>
        <w:t xml:space="preserve"> </w:t>
      </w:r>
      <w:r w:rsidR="007B7AE6" w:rsidRPr="00EA0C6E">
        <w:rPr>
          <w:rFonts w:cs="Times New Roman"/>
          <w:lang w:val="en-US"/>
        </w:rPr>
        <w:t>grid</w:t>
      </w:r>
      <w:r w:rsidR="007B7AE6" w:rsidRPr="00EA0C6E">
        <w:rPr>
          <w:rFonts w:cs="Times New Roman"/>
        </w:rPr>
        <w:t xml:space="preserve">). Κάθε </w:t>
      </w:r>
      <w:r w:rsidR="0059558D" w:rsidRPr="00EA0C6E">
        <w:rPr>
          <w:rFonts w:cs="Times New Roman"/>
        </w:rPr>
        <w:t>εικονοστοιχείο (</w:t>
      </w:r>
      <w:r w:rsidR="007B7AE6" w:rsidRPr="00EA0C6E">
        <w:rPr>
          <w:rFonts w:cs="Times New Roman"/>
          <w:lang w:val="en-US"/>
        </w:rPr>
        <w:t>pixel</w:t>
      </w:r>
      <w:r w:rsidR="0059558D" w:rsidRPr="00EA0C6E">
        <w:rPr>
          <w:rFonts w:cs="Times New Roman"/>
        </w:rPr>
        <w:t>)</w:t>
      </w:r>
      <w:r w:rsidR="007B7AE6" w:rsidRPr="00EA0C6E">
        <w:rPr>
          <w:rFonts w:cs="Times New Roman"/>
        </w:rPr>
        <w:t xml:space="preserve"> της εικόνας αντιστοιχεί σε ένα συγκεκριμένο τετράγωνο τμήμα του χώρου, αποδίδοντας μια απλοποιημένη αναπαράσταση της γεωμετρίας του εδάφους. Η τιμή της φωτεινότητας κάθε εικονοστοιχείου συνδέεται άμεσα με το υψόμετρο της αντίστοιχης περιοχής</w:t>
      </w:r>
      <w:r w:rsidR="0059558D" w:rsidRPr="00EA0C6E">
        <w:rPr>
          <w:rFonts w:cs="Times New Roman"/>
        </w:rPr>
        <w:t>.</w:t>
      </w:r>
      <w:r w:rsidR="007B7AE6" w:rsidRPr="00EA0C6E">
        <w:rPr>
          <w:rFonts w:cs="Times New Roman"/>
        </w:rPr>
        <w:t xml:space="preserve"> </w:t>
      </w:r>
      <w:r w:rsidR="0059558D" w:rsidRPr="00EA0C6E">
        <w:rPr>
          <w:rFonts w:cs="Times New Roman"/>
        </w:rPr>
        <w:t>Στις</w:t>
      </w:r>
      <w:r w:rsidR="007B7AE6" w:rsidRPr="00EA0C6E">
        <w:rPr>
          <w:rFonts w:cs="Times New Roman"/>
        </w:rPr>
        <w:t xml:space="preserve"> </w:t>
      </w:r>
      <w:r w:rsidR="007B7AE6" w:rsidRPr="00EA0C6E">
        <w:rPr>
          <w:rFonts w:cs="Times New Roman"/>
        </w:rPr>
        <w:lastRenderedPageBreak/>
        <w:t xml:space="preserve">χαμηλές τιμές </w:t>
      </w:r>
      <w:r w:rsidR="0059558D" w:rsidRPr="00EA0C6E">
        <w:rPr>
          <w:rFonts w:cs="Times New Roman"/>
        </w:rPr>
        <w:t xml:space="preserve">αντιστοιχούν </w:t>
      </w:r>
      <w:r w:rsidR="007B7AE6" w:rsidRPr="00EA0C6E">
        <w:rPr>
          <w:rFonts w:cs="Times New Roman"/>
        </w:rPr>
        <w:t>σκούρες αποχρώσεις έως το μαύρο</w:t>
      </w:r>
      <w:r w:rsidR="0059558D" w:rsidRPr="00EA0C6E">
        <w:rPr>
          <w:rFonts w:cs="Times New Roman"/>
        </w:rPr>
        <w:t xml:space="preserve"> κι</w:t>
      </w:r>
      <w:r w:rsidR="007B7AE6" w:rsidRPr="00EA0C6E">
        <w:rPr>
          <w:rFonts w:cs="Times New Roman"/>
        </w:rPr>
        <w:t xml:space="preserve"> εκφράζουν μικρότερα ύψη</w:t>
      </w:r>
      <w:r w:rsidR="0059558D" w:rsidRPr="00EA0C6E">
        <w:rPr>
          <w:rFonts w:cs="Times New Roman"/>
        </w:rPr>
        <w:t>.</w:t>
      </w:r>
      <w:r w:rsidR="007B7AE6" w:rsidRPr="00EA0C6E">
        <w:rPr>
          <w:rFonts w:cs="Times New Roman"/>
        </w:rPr>
        <w:t xml:space="preserve"> </w:t>
      </w:r>
      <w:r w:rsidR="0059558D" w:rsidRPr="00EA0C6E">
        <w:rPr>
          <w:rFonts w:cs="Times New Roman"/>
        </w:rPr>
        <w:t>Στ</w:t>
      </w:r>
      <w:r w:rsidR="007B7AE6" w:rsidRPr="00EA0C6E">
        <w:rPr>
          <w:rFonts w:cs="Times New Roman"/>
        </w:rPr>
        <w:t>ι</w:t>
      </w:r>
      <w:r w:rsidR="0059558D" w:rsidRPr="00EA0C6E">
        <w:rPr>
          <w:rFonts w:cs="Times New Roman"/>
        </w:rPr>
        <w:t>ς</w:t>
      </w:r>
      <w:r w:rsidR="007B7AE6" w:rsidRPr="00EA0C6E">
        <w:rPr>
          <w:rFonts w:cs="Times New Roman"/>
        </w:rPr>
        <w:t xml:space="preserve"> υψηλές τιμές </w:t>
      </w:r>
      <w:r w:rsidR="0059558D" w:rsidRPr="00EA0C6E">
        <w:rPr>
          <w:rFonts w:cs="Times New Roman"/>
        </w:rPr>
        <w:t xml:space="preserve">αντιστοιχούν </w:t>
      </w:r>
      <w:r w:rsidR="007B7AE6" w:rsidRPr="00EA0C6E">
        <w:rPr>
          <w:rFonts w:cs="Times New Roman"/>
        </w:rPr>
        <w:t>ανοιχτότερες αποχρώσεις έως το λευκό</w:t>
      </w:r>
      <w:r w:rsidR="0059558D" w:rsidRPr="00EA0C6E">
        <w:rPr>
          <w:rFonts w:cs="Times New Roman"/>
        </w:rPr>
        <w:t xml:space="preserve"> και</w:t>
      </w:r>
      <w:r w:rsidR="007B7AE6" w:rsidRPr="00EA0C6E">
        <w:rPr>
          <w:rFonts w:cs="Times New Roman"/>
        </w:rPr>
        <w:t xml:space="preserve"> αντιστοιχούν σε μεγαλύτερα υψόμετρα</w:t>
      </w:r>
      <w:r w:rsidR="0059558D" w:rsidRPr="00EA0C6E">
        <w:rPr>
          <w:rFonts w:cs="Times New Roman"/>
        </w:rPr>
        <w:t xml:space="preserve"> </w:t>
      </w:r>
      <w:r w:rsidR="0059558D" w:rsidRPr="00EA0C6E">
        <w:rPr>
          <w:rFonts w:cs="Times New Roman"/>
        </w:rPr>
        <w:fldChar w:fldCharType="begin"/>
      </w:r>
      <w:r w:rsidR="0059558D" w:rsidRPr="00EA0C6E">
        <w:rPr>
          <w:rFonts w:cs="Times New Roman"/>
        </w:rPr>
        <w:instrText xml:space="preserve"> ADDIN EN.CITE &lt;EndNote&gt;&lt;Cite&gt;&lt;Author&gt;Hernández-Ibáñez&lt;/Author&gt;&lt;Year&gt;2021&lt;/Year&gt;&lt;RecNum&gt;47&lt;/RecNum&gt;&lt;DisplayText&gt;(Hernández-Ibáñez and Barneche-Naya, 2021)&lt;/DisplayText&gt;&lt;record&gt;&lt;rec-number&gt;47&lt;/rec-number&gt;&lt;foreign-keys&gt;&lt;key app="EN" db-id="dxs5p5de0w55t0erd255s0tbrzsd22z0ts0d" timestamp="1773845804"&gt;47&lt;/key&gt;&lt;/foreign-keys&gt;&lt;ref-type name="Conference Proceedings"&gt;10&lt;/ref-type&gt;&lt;contributors&gt;&lt;authors&gt;&lt;author&gt;Hernández-Ibáñez, Luis A.&lt;/author&gt;&lt;author&gt;Barneche-Naya, Viviana&lt;/author&gt;&lt;/authors&gt;&lt;secondary-authors&gt;&lt;author&gt;Stephanidis, Constantine&lt;/author&gt;&lt;author&gt;Harris, Don&lt;/author&gt;&lt;author&gt;Li, Wen-Chin&lt;/author&gt;&lt;author&gt;Schmorrow, Dylan D.&lt;/author&gt;&lt;author&gt;Fidopiastis, Cali M.&lt;/author&gt;&lt;author&gt;Antona, Margherita&lt;/author&gt;&lt;author&gt;Gao, Qin&lt;/author&gt;&lt;author&gt;Zhou, Jia&lt;/author&gt;&lt;author&gt;Zaphiris, Panayiotis&lt;/author&gt;&lt;author&gt;Ioannou, Andri&lt;/author&gt;&lt;author&gt;Sottilare, Robert A.&lt;/author&gt;&lt;author&gt;Schwarz, Jessica&lt;/author&gt;&lt;author&gt;Rauterberg, Matthias&lt;/author&gt;&lt;/secondary-authors&gt;&lt;/contributors&gt;&lt;titles&gt;&lt;title&gt;Heightmap Examiner. A Descriptive Tool for Education in Digital Cartography&lt;/title&gt;&lt;secondary-title&gt;HCI International 2021 - Late Breaking Papers: Cognition, Inclusion, Learning, and Culture&lt;/secondary-title&gt;&lt;/titles&gt;&lt;pages&gt;406-416&lt;/pages&gt;&lt;dates&gt;&lt;year&gt;2021&lt;/year&gt;&lt;pub-dates&gt;&lt;date&gt;2021//&lt;/date&gt;&lt;/pub-dates&gt;&lt;/dates&gt;&lt;pub-location&gt;Cham&lt;/pub-location&gt;&lt;publisher&gt;Springer International Publishing&lt;/publisher&gt;&lt;isbn&gt;978-3-030-90328-2&lt;/isbn&gt;&lt;urls&gt;&lt;/urls&gt;&lt;/record&gt;&lt;/Cite&gt;&lt;/EndNote&gt;</w:instrText>
      </w:r>
      <w:r w:rsidR="0059558D" w:rsidRPr="00EA0C6E">
        <w:rPr>
          <w:rFonts w:cs="Times New Roman"/>
        </w:rPr>
        <w:fldChar w:fldCharType="separate"/>
      </w:r>
      <w:r w:rsidR="0059558D" w:rsidRPr="00EA0C6E">
        <w:rPr>
          <w:rFonts w:cs="Times New Roman"/>
          <w:noProof/>
        </w:rPr>
        <w:t>(</w:t>
      </w:r>
      <w:hyperlink w:anchor="_ENREF_26" w:tooltip="Hernández-Ibáñez, 2021 #47" w:history="1">
        <w:r w:rsidR="007E65F5" w:rsidRPr="00EA0C6E">
          <w:rPr>
            <w:rStyle w:val="Hyperlink"/>
            <w:rFonts w:cs="Times New Roman"/>
          </w:rPr>
          <w:t>Hernández-Ibáñez and Barneche-Naya, 2021</w:t>
        </w:r>
      </w:hyperlink>
      <w:r w:rsidR="0059558D" w:rsidRPr="00EA0C6E">
        <w:rPr>
          <w:rFonts w:cs="Times New Roman"/>
          <w:noProof/>
        </w:rPr>
        <w:t>)</w:t>
      </w:r>
      <w:r w:rsidR="0059558D" w:rsidRPr="00EA0C6E">
        <w:rPr>
          <w:rFonts w:cs="Times New Roman"/>
        </w:rPr>
        <w:fldChar w:fldCharType="end"/>
      </w:r>
      <w:r w:rsidRPr="00EA0C6E">
        <w:rPr>
          <w:rFonts w:cs="Times New Roman"/>
        </w:rPr>
        <w:t>.</w:t>
      </w:r>
      <w:r w:rsidR="00777FC8" w:rsidRPr="00EA0C6E">
        <w:rPr>
          <w:rFonts w:cs="Times New Roman"/>
        </w:rPr>
        <w:t xml:space="preserve"> </w:t>
      </w:r>
    </w:p>
    <w:p w14:paraId="382992A0" w14:textId="3ECFDD0C" w:rsidR="00A56A65" w:rsidRPr="00EA0C6E" w:rsidRDefault="00C52CC0" w:rsidP="006433A4">
      <w:pPr>
        <w:rPr>
          <w:rFonts w:cs="Times New Roman"/>
        </w:rPr>
      </w:pPr>
      <w:r w:rsidRPr="00EA0C6E">
        <w:rPr>
          <w:rFonts w:cs="Times New Roman"/>
        </w:rPr>
        <w:t xml:space="preserve">Το κάθε </w:t>
      </w:r>
      <w:r w:rsidRPr="00EA0C6E">
        <w:rPr>
          <w:rFonts w:cs="Times New Roman"/>
          <w:lang w:val="en-US"/>
        </w:rPr>
        <w:t>pixel</w:t>
      </w:r>
      <w:r w:rsidRPr="00EA0C6E">
        <w:rPr>
          <w:rFonts w:cs="Times New Roman"/>
        </w:rPr>
        <w:t xml:space="preserve"> αποτελείται από 3 υπό-</w:t>
      </w:r>
      <w:r w:rsidRPr="00EA0C6E">
        <w:rPr>
          <w:rFonts w:cs="Times New Roman"/>
          <w:lang w:val="en-US"/>
        </w:rPr>
        <w:t>pixels</w:t>
      </w:r>
      <w:r w:rsidR="000A2D6A" w:rsidRPr="00EA0C6E">
        <w:rPr>
          <w:rFonts w:cs="Times New Roman"/>
        </w:rPr>
        <w:t xml:space="preserve"> (</w:t>
      </w:r>
      <w:r w:rsidR="000A2D6A" w:rsidRPr="00EA0C6E">
        <w:rPr>
          <w:rFonts w:cs="Times New Roman"/>
          <w:lang w:val="en-US"/>
        </w:rPr>
        <w:t>sub</w:t>
      </w:r>
      <w:r w:rsidR="000A2D6A" w:rsidRPr="00EA0C6E">
        <w:rPr>
          <w:rFonts w:cs="Times New Roman"/>
        </w:rPr>
        <w:t>-</w:t>
      </w:r>
      <w:r w:rsidR="000A2D6A" w:rsidRPr="00EA0C6E">
        <w:rPr>
          <w:rFonts w:cs="Times New Roman"/>
          <w:lang w:val="en-US"/>
        </w:rPr>
        <w:t>pixels</w:t>
      </w:r>
      <w:r w:rsidR="000A2D6A" w:rsidRPr="00EA0C6E">
        <w:rPr>
          <w:rFonts w:cs="Times New Roman"/>
        </w:rPr>
        <w:t>)</w:t>
      </w:r>
      <w:r w:rsidRPr="00EA0C6E">
        <w:rPr>
          <w:rFonts w:cs="Times New Roman"/>
        </w:rPr>
        <w:t>, τα οποία εκπέμπουν κόκκινο, μπλε ή πράσινο φως αντίστοιχα.</w:t>
      </w:r>
      <w:r w:rsidR="006D03DD" w:rsidRPr="00EA0C6E">
        <w:rPr>
          <w:rFonts w:cs="Times New Roman"/>
        </w:rPr>
        <w:t xml:space="preserve"> Αυτά τα τρία χρώματα συνιστούν την κλίμακα χρωμάτων Κόκκινο-Πράσινο-Μπλε (</w:t>
      </w:r>
      <w:r w:rsidR="006D03DD" w:rsidRPr="00EA0C6E">
        <w:rPr>
          <w:rFonts w:cs="Times New Roman"/>
          <w:lang w:val="en-US"/>
        </w:rPr>
        <w:t>Red</w:t>
      </w:r>
      <w:r w:rsidR="006D03DD" w:rsidRPr="00EA0C6E">
        <w:rPr>
          <w:rFonts w:cs="Times New Roman"/>
        </w:rPr>
        <w:t>-</w:t>
      </w:r>
      <w:r w:rsidR="006D03DD" w:rsidRPr="00EA0C6E">
        <w:rPr>
          <w:rFonts w:cs="Times New Roman"/>
          <w:lang w:val="en-US"/>
        </w:rPr>
        <w:t>Green</w:t>
      </w:r>
      <w:r w:rsidR="006D03DD" w:rsidRPr="00EA0C6E">
        <w:rPr>
          <w:rFonts w:cs="Times New Roman"/>
        </w:rPr>
        <w:t>-</w:t>
      </w:r>
      <w:r w:rsidR="006D03DD" w:rsidRPr="00EA0C6E">
        <w:rPr>
          <w:rFonts w:cs="Times New Roman"/>
          <w:lang w:val="en-US"/>
        </w:rPr>
        <w:t>Blue</w:t>
      </w:r>
      <w:r w:rsidR="006D03DD" w:rsidRPr="00EA0C6E">
        <w:rPr>
          <w:rFonts w:cs="Times New Roman"/>
        </w:rPr>
        <w:t xml:space="preserve">, </w:t>
      </w:r>
      <w:r w:rsidR="006D03DD" w:rsidRPr="00EA0C6E">
        <w:rPr>
          <w:rFonts w:cs="Times New Roman"/>
          <w:lang w:val="en-US"/>
        </w:rPr>
        <w:t>RGB</w:t>
      </w:r>
      <w:r w:rsidR="006D03DD" w:rsidRPr="00EA0C6E">
        <w:rPr>
          <w:rFonts w:cs="Times New Roman"/>
        </w:rPr>
        <w:t>)</w:t>
      </w:r>
      <w:r w:rsidR="00377044" w:rsidRPr="00EA0C6E">
        <w:rPr>
          <w:rFonts w:cs="Times New Roman"/>
        </w:rPr>
        <w:t>.</w:t>
      </w:r>
      <w:r w:rsidRPr="00EA0C6E">
        <w:rPr>
          <w:rFonts w:cs="Times New Roman"/>
        </w:rPr>
        <w:t xml:space="preserve"> Εκπέμποντας κάθε φορά το κάθε χρώμα σε διαφορετικές αναλογίες, καλύπτονται </w:t>
      </w:r>
      <w:r w:rsidR="000A2D6A" w:rsidRPr="00EA0C6E">
        <w:rPr>
          <w:rFonts w:cs="Times New Roman"/>
        </w:rPr>
        <w:t>τα περισσότερα από</w:t>
      </w:r>
      <w:r w:rsidRPr="00EA0C6E">
        <w:rPr>
          <w:rFonts w:cs="Times New Roman"/>
        </w:rPr>
        <w:t xml:space="preserve"> τα χρώματα </w:t>
      </w:r>
      <w:r w:rsidR="000A2D6A" w:rsidRPr="00EA0C6E">
        <w:rPr>
          <w:rFonts w:cs="Times New Roman"/>
        </w:rPr>
        <w:t>που χρησιμοποιούνται από τις ηλεκτρονικές συσκευές</w:t>
      </w:r>
      <w:r w:rsidRPr="00EA0C6E">
        <w:rPr>
          <w:rFonts w:cs="Times New Roman"/>
        </w:rPr>
        <w:t xml:space="preserve">. </w:t>
      </w:r>
      <w:r w:rsidR="000A2D6A" w:rsidRPr="00EA0C6E">
        <w:rPr>
          <w:rFonts w:cs="Times New Roman"/>
        </w:rPr>
        <w:t>Καθώς στις περισσότερες περιπτώσεις η ένταση κάθε χρώματος κωδικοποιείται σε 8 bit</w:t>
      </w:r>
      <w:r w:rsidR="000A2D6A" w:rsidRPr="00EA0C6E">
        <w:rPr>
          <w:rFonts w:cs="Times New Roman"/>
          <w:lang w:val="en-US"/>
        </w:rPr>
        <w:t>s</w:t>
      </w:r>
      <w:r w:rsidR="000A2D6A" w:rsidRPr="00EA0C6E">
        <w:rPr>
          <w:rFonts w:cs="Times New Roman"/>
        </w:rPr>
        <w:t xml:space="preserve">, από το ένα </w:t>
      </w:r>
      <w:r w:rsidR="000A2D6A" w:rsidRPr="00EA0C6E">
        <w:rPr>
          <w:rFonts w:cs="Times New Roman"/>
          <w:lang w:val="en-US"/>
        </w:rPr>
        <w:t>sub</w:t>
      </w:r>
      <w:r w:rsidR="000A2D6A" w:rsidRPr="00EA0C6E">
        <w:rPr>
          <w:rFonts w:cs="Times New Roman"/>
        </w:rPr>
        <w:t>-</w:t>
      </w:r>
      <w:r w:rsidR="000A2D6A" w:rsidRPr="00EA0C6E">
        <w:rPr>
          <w:rFonts w:cs="Times New Roman"/>
          <w:lang w:val="en-US"/>
        </w:rPr>
        <w:t>pixel</w:t>
      </w:r>
      <w:r w:rsidR="000A2D6A" w:rsidRPr="00EA0C6E">
        <w:rPr>
          <w:rFonts w:cs="Times New Roman"/>
        </w:rPr>
        <w:t xml:space="preserve"> μπορούν να ληφθούν 256 διαφορετικά χρώματα, δηλαδή συνολικά και από τα 3 </w:t>
      </w:r>
      <w:r w:rsidR="000A2D6A" w:rsidRPr="00EA0C6E">
        <w:rPr>
          <w:rFonts w:cs="Times New Roman"/>
          <w:lang w:val="en-US"/>
        </w:rPr>
        <w:t>sub</w:t>
      </w:r>
      <w:r w:rsidR="000A2D6A" w:rsidRPr="00EA0C6E">
        <w:rPr>
          <w:rFonts w:cs="Times New Roman"/>
        </w:rPr>
        <w:t>-</w:t>
      </w:r>
      <w:r w:rsidR="000A2D6A" w:rsidRPr="00EA0C6E">
        <w:rPr>
          <w:rFonts w:cs="Times New Roman"/>
          <w:lang w:val="en-US"/>
        </w:rPr>
        <w:t>pixels</w:t>
      </w:r>
      <w:r w:rsidR="000A2D6A" w:rsidRPr="00EA0C6E">
        <w:rPr>
          <w:rFonts w:cs="Times New Roman"/>
        </w:rPr>
        <w:t xml:space="preserve"> να ληφθούν </w:t>
      </w:r>
      <m:oMath>
        <m:sSup>
          <m:sSupPr>
            <m:ctrlPr>
              <w:rPr>
                <w:rFonts w:ascii="Cambria Math" w:hAnsi="Cambria Math" w:cs="Times New Roman"/>
                <w:i/>
              </w:rPr>
            </m:ctrlPr>
          </m:sSupPr>
          <m:e>
            <m:r>
              <w:rPr>
                <w:rFonts w:ascii="Cambria Math" w:hAnsi="Cambria Math" w:cs="Times New Roman"/>
              </w:rPr>
              <m:t>256</m:t>
            </m:r>
          </m:e>
          <m:sup>
            <m:r>
              <w:rPr>
                <w:rFonts w:ascii="Cambria Math" w:hAnsi="Cambria Math" w:cs="Times New Roman"/>
              </w:rPr>
              <m:t>3</m:t>
            </m:r>
          </m:sup>
        </m:sSup>
        <m:r>
          <w:rPr>
            <w:rFonts w:ascii="Cambria Math" w:hAnsi="Cambria Math" w:cs="Times New Roman"/>
          </w:rPr>
          <m:t>=16,777,216</m:t>
        </m:r>
      </m:oMath>
      <w:r w:rsidR="000A2D6A" w:rsidRPr="00EA0C6E">
        <w:rPr>
          <w:rFonts w:cs="Times New Roman"/>
        </w:rPr>
        <w:t xml:space="preserve"> χρώματα. Καθώς η τιμή «0» συμπεριλαμβάνεται μέσα στο πλήθος των 256, συχνά γίνεται λόγος ότι ένα χρώμα ανήκει μέσα στο εύρος </w:t>
      </w:r>
      <m:oMath>
        <m:r>
          <w:rPr>
            <w:rFonts w:ascii="Cambria Math" w:hAnsi="Cambria Math" w:cs="Times New Roman"/>
          </w:rPr>
          <m:t>[0, 255]</m:t>
        </m:r>
      </m:oMath>
      <w:r w:rsidR="000A2D6A" w:rsidRPr="00EA0C6E">
        <w:rPr>
          <w:rFonts w:cs="Times New Roman"/>
        </w:rPr>
        <w:t>.</w:t>
      </w:r>
      <w:r w:rsidR="00807B8B" w:rsidRPr="00EA0C6E">
        <w:rPr>
          <w:rFonts w:cs="Times New Roman"/>
        </w:rPr>
        <w:t xml:space="preserve"> </w:t>
      </w:r>
      <w:r w:rsidR="00777FC8" w:rsidRPr="00EA0C6E">
        <w:rPr>
          <w:rFonts w:cs="Times New Roman"/>
        </w:rPr>
        <w:t xml:space="preserve">Το κάθε χρώμα μέσα σε αυτό το φάσμα μπορεί να χαρακτηριστεί από έναν μοναδικό </w:t>
      </w:r>
      <w:r w:rsidR="002C1750" w:rsidRPr="00EA0C6E">
        <w:rPr>
          <w:rFonts w:cs="Times New Roman"/>
        </w:rPr>
        <w:t>Δεκα</w:t>
      </w:r>
      <w:r w:rsidR="00777FC8" w:rsidRPr="00EA0C6E">
        <w:rPr>
          <w:rFonts w:cs="Times New Roman"/>
        </w:rPr>
        <w:t xml:space="preserve">εξαδικό </w:t>
      </w:r>
      <w:r w:rsidR="00033DD8" w:rsidRPr="00EA0C6E">
        <w:rPr>
          <w:rFonts w:cs="Times New Roman"/>
        </w:rPr>
        <w:t>Κ</w:t>
      </w:r>
      <w:r w:rsidR="00777FC8" w:rsidRPr="00EA0C6E">
        <w:rPr>
          <w:rFonts w:cs="Times New Roman"/>
        </w:rPr>
        <w:t>ώδικα</w:t>
      </w:r>
      <w:r w:rsidR="00807B8B" w:rsidRPr="00EA0C6E">
        <w:rPr>
          <w:rFonts w:cs="Times New Roman"/>
        </w:rPr>
        <w:t xml:space="preserve"> (</w:t>
      </w:r>
      <w:r w:rsidR="00807B8B" w:rsidRPr="00EA0C6E">
        <w:rPr>
          <w:rFonts w:cs="Times New Roman"/>
          <w:lang w:val="en-US"/>
        </w:rPr>
        <w:t>H</w:t>
      </w:r>
      <w:r w:rsidR="002C1750" w:rsidRPr="00EA0C6E">
        <w:rPr>
          <w:rFonts w:cs="Times New Roman"/>
          <w:lang w:val="en-US"/>
        </w:rPr>
        <w:t>exadecimal</w:t>
      </w:r>
      <w:r w:rsidR="00033DD8" w:rsidRPr="00EA0C6E">
        <w:rPr>
          <w:rFonts w:cs="Times New Roman"/>
        </w:rPr>
        <w:t xml:space="preserve"> </w:t>
      </w:r>
      <w:r w:rsidR="00033DD8" w:rsidRPr="00EA0C6E">
        <w:rPr>
          <w:rFonts w:cs="Times New Roman"/>
          <w:lang w:val="en-US"/>
        </w:rPr>
        <w:t>Code</w:t>
      </w:r>
      <w:r w:rsidR="00807B8B" w:rsidRPr="00EA0C6E">
        <w:rPr>
          <w:rFonts w:cs="Times New Roman"/>
        </w:rPr>
        <w:t>)</w:t>
      </w:r>
      <w:r w:rsidR="00777FC8" w:rsidRPr="00EA0C6E">
        <w:rPr>
          <w:rFonts w:cs="Times New Roman"/>
        </w:rPr>
        <w:t>. Το απόλυτο μαύρο</w:t>
      </w:r>
      <w:r w:rsidR="00807B8B" w:rsidRPr="00EA0C6E">
        <w:rPr>
          <w:rFonts w:cs="Times New Roman"/>
        </w:rPr>
        <w:t xml:space="preserve"> χαρακτηρίζεται από τον κώδικα #000000, ενώ το απόλυτο άσπρο από  τον #</w:t>
      </w:r>
      <w:r w:rsidR="00807B8B" w:rsidRPr="00EA0C6E">
        <w:rPr>
          <w:rFonts w:cs="Times New Roman"/>
          <w:lang w:val="en-US"/>
        </w:rPr>
        <w:t>FFFFFF</w:t>
      </w:r>
      <w:r w:rsidR="00934CDB" w:rsidRPr="00EA0C6E">
        <w:rPr>
          <w:rFonts w:cs="Times New Roman"/>
        </w:rPr>
        <w:t xml:space="preserve"> </w:t>
      </w:r>
      <w:r w:rsidR="00934CDB" w:rsidRPr="00EA0C6E">
        <w:rPr>
          <w:rFonts w:cs="Times New Roman"/>
        </w:rPr>
        <w:fldChar w:fldCharType="begin"/>
      </w:r>
      <w:r w:rsidR="00E77A98" w:rsidRPr="00EA0C6E">
        <w:rPr>
          <w:rFonts w:cs="Times New Roman"/>
        </w:rPr>
        <w:instrText xml:space="preserve"> ADDIN EN.CITE &lt;EndNote&gt;&lt;Cite&gt;&lt;Author&gt;European&lt;/Author&gt;&lt;Year&gt;2023&lt;/Year&gt;&lt;RecNum&gt;88&lt;/RecNum&gt;&lt;Prefix&gt;European &lt;/Prefix&gt;&lt;DisplayText&gt;(European Union, 2023)&lt;/DisplayText&gt;&lt;record&gt;&lt;rec-number&gt;88&lt;/rec-number&gt;&lt;foreign-keys&gt;&lt;key app="EN" db-id="dxs5p5de0w55t0erd255s0tbrzsd22z0ts0d" timestamp="1775583934"&gt;88&lt;/key&gt;&lt;/foreign-keys&gt;&lt;ref-type name="Web Page"&gt;12&lt;/ref-type&gt;&lt;contributors&gt;&lt;authors&gt;&lt;author&gt;&lt;style face="normal" font="default" size="100%"&gt;Union&lt;/style&gt;&lt;style face="normal" font="default" charset="161" size="100%"&gt;, &lt;/style&gt;&lt;style face="normal" font="default" size="100%"&gt;European&lt;/style&gt;&lt;/author&gt;&lt;/authors&gt;&lt;/contributors&gt;&lt;titles&gt;&lt;title&gt;Describing colours: RGB&lt;/title&gt;&lt;secondary-title&gt;Data Visualisation Guide&lt;/secondary-title&gt;&lt;/titles&gt;&lt;periodical&gt;&lt;full-title&gt;Data Visualisation Guide&lt;/full-title&gt;&lt;/periodical&gt;&lt;dates&gt;&lt;year&gt;2023&lt;/year&gt;&lt;/dates&gt;&lt;pub-location&gt;European Union&lt;/pub-location&gt;&lt;publisher&gt;data.europa.eu&lt;/publisher&gt;&lt;urls&gt;&lt;related-urls&gt;&lt;url&gt;https://data.europa.eu/apps/data-visualisation-guide/describing-colours-rgb&lt;/url&gt;&lt;/related-urls&gt;&lt;/urls&gt;&lt;/record&gt;&lt;/Cite&gt;&lt;/EndNote&gt;</w:instrText>
      </w:r>
      <w:r w:rsidR="00934CDB" w:rsidRPr="00EA0C6E">
        <w:rPr>
          <w:rFonts w:cs="Times New Roman"/>
        </w:rPr>
        <w:fldChar w:fldCharType="separate"/>
      </w:r>
      <w:r w:rsidR="00740C24" w:rsidRPr="00EA0C6E">
        <w:rPr>
          <w:rFonts w:cs="Times New Roman"/>
          <w:noProof/>
        </w:rPr>
        <w:t>(</w:t>
      </w:r>
      <w:hyperlink w:anchor="_ENREF_77" w:tooltip="Union, 2023 #88" w:history="1">
        <w:r w:rsidR="007E65F5" w:rsidRPr="00EA0C6E">
          <w:rPr>
            <w:rStyle w:val="Hyperlink"/>
            <w:rFonts w:cs="Times New Roman"/>
          </w:rPr>
          <w:t>European Union, 2023</w:t>
        </w:r>
      </w:hyperlink>
      <w:r w:rsidR="00740C24" w:rsidRPr="00EA0C6E">
        <w:rPr>
          <w:rFonts w:cs="Times New Roman"/>
          <w:noProof/>
        </w:rPr>
        <w:t>)</w:t>
      </w:r>
      <w:r w:rsidR="00934CDB" w:rsidRPr="00EA0C6E">
        <w:rPr>
          <w:rFonts w:cs="Times New Roman"/>
        </w:rPr>
        <w:fldChar w:fldCharType="end"/>
      </w:r>
      <w:r w:rsidR="00807B8B" w:rsidRPr="00EA0C6E">
        <w:rPr>
          <w:rFonts w:cs="Times New Roman"/>
        </w:rPr>
        <w:t>.</w:t>
      </w:r>
    </w:p>
    <w:p w14:paraId="12B2E880" w14:textId="1511EB73" w:rsidR="003B4A36" w:rsidRPr="00EA0C6E" w:rsidRDefault="003B4A36" w:rsidP="006433A4">
      <w:pPr>
        <w:rPr>
          <w:rFonts w:cs="Times New Roman"/>
        </w:rPr>
      </w:pPr>
      <w:r w:rsidRPr="00EA0C6E">
        <w:rPr>
          <w:rFonts w:cs="Times New Roman"/>
        </w:rPr>
        <w:t xml:space="preserve">Το </w:t>
      </w:r>
      <w:r w:rsidRPr="00EA0C6E">
        <w:rPr>
          <w:rFonts w:cs="Times New Roman"/>
          <w:lang w:val="en-US"/>
        </w:rPr>
        <w:t>heightmap</w:t>
      </w:r>
      <w:r w:rsidRPr="00EA0C6E">
        <w:rPr>
          <w:rFonts w:cs="Times New Roman"/>
        </w:rPr>
        <w:t xml:space="preserve"> </w:t>
      </w:r>
      <w:r w:rsidR="00315C16" w:rsidRPr="00EA0C6E">
        <w:rPr>
          <w:rFonts w:cs="Times New Roman"/>
        </w:rPr>
        <w:t xml:space="preserve">όπως παρουσιάζεται </w:t>
      </w:r>
      <w:r w:rsidR="00DB3EB5" w:rsidRPr="00EA0C6E">
        <w:rPr>
          <w:rFonts w:cs="Times New Roman"/>
        </w:rPr>
        <w:t>στο</w:t>
      </w:r>
      <w:r w:rsidR="0012553D" w:rsidRPr="00EA0C6E">
        <w:rPr>
          <w:rFonts w:cs="Times New Roman"/>
        </w:rPr>
        <w:t xml:space="preserve"> </w:t>
      </w:r>
      <w:r w:rsidR="00C3052B" w:rsidRPr="00EA0C6E">
        <w:rPr>
          <w:rFonts w:cs="Times New Roman"/>
        </w:rPr>
        <w:fldChar w:fldCharType="begin"/>
      </w:r>
      <w:r w:rsidR="00C3052B" w:rsidRPr="00EA0C6E">
        <w:rPr>
          <w:rFonts w:cs="Times New Roman"/>
        </w:rPr>
        <w:instrText xml:space="preserve"> REF _Ref226808671 \h </w:instrText>
      </w:r>
      <w:r w:rsidR="00590BB7" w:rsidRPr="00EA0C6E">
        <w:rPr>
          <w:rFonts w:cs="Times New Roman"/>
        </w:rPr>
        <w:instrText xml:space="preserve"> \* MERGEFORMAT </w:instrText>
      </w:r>
      <w:r w:rsidR="00C3052B" w:rsidRPr="00EA0C6E">
        <w:rPr>
          <w:rFonts w:cs="Times New Roman"/>
        </w:rPr>
      </w:r>
      <w:r w:rsidR="00C3052B" w:rsidRPr="00EA0C6E">
        <w:rPr>
          <w:rFonts w:cs="Times New Roman"/>
        </w:rPr>
        <w:fldChar w:fldCharType="separate"/>
      </w:r>
      <w:r w:rsidR="00EA0C6E" w:rsidRPr="00EA0C6E">
        <w:rPr>
          <w:rFonts w:cs="Times New Roman"/>
        </w:rPr>
        <w:t xml:space="preserve">Σχήμα </w:t>
      </w:r>
      <w:r w:rsidR="00EA0C6E" w:rsidRPr="00EA0C6E">
        <w:rPr>
          <w:rFonts w:cs="Times New Roman"/>
          <w:noProof/>
        </w:rPr>
        <w:t>5</w:t>
      </w:r>
      <w:r w:rsidR="00C3052B" w:rsidRPr="00EA0C6E">
        <w:rPr>
          <w:rFonts w:cs="Times New Roman"/>
        </w:rPr>
        <w:fldChar w:fldCharType="end"/>
      </w:r>
      <w:r w:rsidR="00DB3EB5" w:rsidRPr="00EA0C6E">
        <w:rPr>
          <w:rFonts w:cs="Times New Roman"/>
        </w:rPr>
        <w:t xml:space="preserve"> </w:t>
      </w:r>
      <w:r w:rsidRPr="00EA0C6E">
        <w:rPr>
          <w:rFonts w:cs="Times New Roman"/>
        </w:rPr>
        <w:t>έχει αντεστραμμένα τα χρώματ</w:t>
      </w:r>
      <w:r w:rsidR="00412B60" w:rsidRPr="00EA0C6E">
        <w:rPr>
          <w:rFonts w:cs="Times New Roman"/>
        </w:rPr>
        <w:t>ά του</w:t>
      </w:r>
      <w:r w:rsidRPr="00EA0C6E">
        <w:rPr>
          <w:rFonts w:cs="Times New Roman"/>
        </w:rPr>
        <w:t>, για την πιο κατανοητή αναπαράσταση του εδάφους.</w:t>
      </w:r>
      <w:r w:rsidR="00777FC8" w:rsidRPr="00EA0C6E">
        <w:rPr>
          <w:rFonts w:cs="Times New Roman"/>
        </w:rPr>
        <w:t xml:space="preserve"> Συγκεκριμένα χρησιμοποιούνται τα χρώματα με εξαδικούς κώδικες #</w:t>
      </w:r>
      <w:r w:rsidR="00777FC8" w:rsidRPr="00EA0C6E">
        <w:rPr>
          <w:rFonts w:cs="Times New Roman"/>
          <w:lang w:val="en-US"/>
        </w:rPr>
        <w:t>FDFDF</w:t>
      </w:r>
      <w:r w:rsidR="00412B60" w:rsidRPr="00EA0C6E">
        <w:rPr>
          <w:rFonts w:cs="Times New Roman"/>
        </w:rPr>
        <w:t xml:space="preserve"> για το άσπρο</w:t>
      </w:r>
      <w:r w:rsidR="00777FC8" w:rsidRPr="00EA0C6E">
        <w:rPr>
          <w:rFonts w:cs="Times New Roman"/>
        </w:rPr>
        <w:t>, #656565</w:t>
      </w:r>
      <w:r w:rsidR="00412B60" w:rsidRPr="00EA0C6E">
        <w:rPr>
          <w:rFonts w:cs="Times New Roman"/>
        </w:rPr>
        <w:t xml:space="preserve"> για το γκρι</w:t>
      </w:r>
      <w:r w:rsidR="00777FC8" w:rsidRPr="00EA0C6E">
        <w:rPr>
          <w:rFonts w:cs="Times New Roman"/>
        </w:rPr>
        <w:t xml:space="preserve"> και #191919</w:t>
      </w:r>
      <w:r w:rsidR="00412B60" w:rsidRPr="00EA0C6E">
        <w:rPr>
          <w:rFonts w:cs="Times New Roman"/>
        </w:rPr>
        <w:t xml:space="preserve"> για το μαύρο</w:t>
      </w:r>
      <w:r w:rsidR="00777FC8" w:rsidRPr="00EA0C6E">
        <w:rPr>
          <w:rFonts w:cs="Times New Roman"/>
        </w:rPr>
        <w:t xml:space="preserve">. </w:t>
      </w:r>
      <w:r w:rsidRPr="00EA0C6E">
        <w:rPr>
          <w:rFonts w:cs="Times New Roman"/>
        </w:rPr>
        <w:t xml:space="preserve"> Κατά τη διεξαγωγή των προσομοιώσεων τα χρώματά </w:t>
      </w:r>
      <w:r w:rsidR="00315C16" w:rsidRPr="00EA0C6E">
        <w:rPr>
          <w:rFonts w:cs="Times New Roman"/>
        </w:rPr>
        <w:t>του</w:t>
      </w:r>
      <w:r w:rsidRPr="00EA0C6E">
        <w:rPr>
          <w:rFonts w:cs="Times New Roman"/>
        </w:rPr>
        <w:t xml:space="preserve"> αντιστρέφονται</w:t>
      </w:r>
      <w:r w:rsidR="00315C16" w:rsidRPr="00EA0C6E">
        <w:rPr>
          <w:rFonts w:cs="Times New Roman"/>
        </w:rPr>
        <w:t>. Δηλαδή, οι διάδρομοι ελεύθερης διέλευσης μετατρέπονται από «άσπροι» σε «μαύροι» και φέρουν το χαμηλότερο κόστος μετακίνησης, ενώ οι κτιριακές εγκαταστάσεις μετατρέπονται από «μαύρες» σε «άσπρες» και φέρουν το μέγιστο κόστος μετακίνησης, οπότε και θα πρέπει να αποφευχθούν εάν είναι δυνατό.</w:t>
      </w:r>
    </w:p>
    <w:p w14:paraId="37E60E5F" w14:textId="77777777" w:rsidR="008B2E09" w:rsidRPr="00EA0C6E" w:rsidRDefault="008B2E09" w:rsidP="006433A4">
      <w:pPr>
        <w:rPr>
          <w:rFonts w:cs="Times New Roman"/>
        </w:rPr>
      </w:pPr>
    </w:p>
    <w:p w14:paraId="273DF7F5" w14:textId="570609D2" w:rsidR="00BC3447" w:rsidRPr="00EA0C6E" w:rsidRDefault="00BC3447" w:rsidP="00BC3447">
      <w:pPr>
        <w:pStyle w:val="Heading3"/>
      </w:pPr>
      <w:bookmarkStart w:id="117" w:name="_Toc227411779"/>
      <w:r w:rsidRPr="00EA0C6E">
        <w:t>Χρ</w:t>
      </w:r>
      <w:r w:rsidR="00AA5D78" w:rsidRPr="00EA0C6E">
        <w:t>ονική διάρκεια</w:t>
      </w:r>
      <w:r w:rsidRPr="00EA0C6E">
        <w:t xml:space="preserve"> προσομοίωσης</w:t>
      </w:r>
      <w:bookmarkEnd w:id="117"/>
    </w:p>
    <w:p w14:paraId="0CD9EA4E" w14:textId="02797459" w:rsidR="00C03D62" w:rsidRPr="00EA0C6E" w:rsidRDefault="00BF1DD0" w:rsidP="002175A4">
      <w:pPr>
        <w:rPr>
          <w:rFonts w:cs="Times New Roman"/>
        </w:rPr>
      </w:pPr>
      <w:r w:rsidRPr="00EA0C6E">
        <w:rPr>
          <w:rFonts w:cs="Times New Roman"/>
        </w:rPr>
        <w:t xml:space="preserve">Οι διαστάσεις σε </w:t>
      </w:r>
      <w:r w:rsidRPr="00EA0C6E">
        <w:rPr>
          <w:rFonts w:cs="Times New Roman"/>
          <w:lang w:val="en-US"/>
        </w:rPr>
        <w:t>pixels</w:t>
      </w:r>
      <w:r w:rsidRPr="00EA0C6E">
        <w:rPr>
          <w:rFonts w:cs="Times New Roman"/>
        </w:rPr>
        <w:t xml:space="preserve"> του </w:t>
      </w:r>
      <w:r w:rsidRPr="00EA0C6E">
        <w:rPr>
          <w:rFonts w:cs="Times New Roman"/>
          <w:lang w:val="en-US"/>
        </w:rPr>
        <w:t>heightmap</w:t>
      </w:r>
      <w:r w:rsidRPr="00EA0C6E">
        <w:rPr>
          <w:rFonts w:cs="Times New Roman"/>
        </w:rPr>
        <w:t xml:space="preserve"> είναι 983</w:t>
      </w:r>
      <w:r w:rsidRPr="00EA0C6E">
        <w:rPr>
          <w:rFonts w:cs="Times New Roman"/>
          <w:lang w:val="en-US"/>
        </w:rPr>
        <w:t>x</w:t>
      </w:r>
      <w:r w:rsidRPr="00EA0C6E">
        <w:rPr>
          <w:rFonts w:cs="Times New Roman"/>
        </w:rPr>
        <w:t xml:space="preserve">915, ενώ </w:t>
      </w:r>
      <w:r w:rsidR="002175A4" w:rsidRPr="00EA0C6E">
        <w:rPr>
          <w:rFonts w:cs="Times New Roman"/>
        </w:rPr>
        <w:t xml:space="preserve">η βορειοδυτική γωνία απέχει από την νοτιοδυτική 723.37 </w:t>
      </w:r>
      <w:r w:rsidR="002175A4" w:rsidRPr="00EA0C6E">
        <w:rPr>
          <w:rFonts w:cs="Times New Roman"/>
          <w:lang w:val="en-US"/>
        </w:rPr>
        <w:t>pixels</w:t>
      </w:r>
      <w:r w:rsidR="002175A4" w:rsidRPr="00EA0C6E">
        <w:rPr>
          <w:rFonts w:cs="Times New Roman"/>
        </w:rPr>
        <w:t xml:space="preserve">, </w:t>
      </w:r>
      <w:commentRangeStart w:id="118"/>
      <w:commentRangeStart w:id="119"/>
      <w:commentRangeStart w:id="120"/>
      <w:r w:rsidR="002175A4" w:rsidRPr="00EA0C6E">
        <w:rPr>
          <w:rFonts w:cs="Times New Roman"/>
        </w:rPr>
        <w:t>όπως υπολογίστηκε</w:t>
      </w:r>
      <w:r w:rsidR="008E6433" w:rsidRPr="00EA0C6E">
        <w:rPr>
          <w:rFonts w:cs="Times New Roman"/>
        </w:rPr>
        <w:t xml:space="preserve"> προσεγγιστικά</w:t>
      </w:r>
      <w:r w:rsidR="002175A4" w:rsidRPr="00EA0C6E">
        <w:rPr>
          <w:rFonts w:cs="Times New Roman"/>
        </w:rPr>
        <w:t xml:space="preserve"> </w:t>
      </w:r>
      <w:r w:rsidR="000C3484" w:rsidRPr="00EA0C6E">
        <w:rPr>
          <w:rFonts w:cs="Times New Roman"/>
        </w:rPr>
        <w:t xml:space="preserve">από </w:t>
      </w:r>
      <w:commentRangeEnd w:id="118"/>
      <w:r w:rsidR="005A60ED" w:rsidRPr="00EA0C6E">
        <w:rPr>
          <w:rStyle w:val="CommentReference"/>
          <w:rFonts w:cs="Times New Roman"/>
          <w:sz w:val="24"/>
          <w:szCs w:val="22"/>
        </w:rPr>
        <w:commentReference w:id="118"/>
      </w:r>
      <w:commentRangeEnd w:id="119"/>
      <w:r w:rsidR="004C5503" w:rsidRPr="00EA0C6E">
        <w:rPr>
          <w:rStyle w:val="CommentReference"/>
          <w:rFonts w:cs="Times New Roman"/>
          <w:sz w:val="24"/>
          <w:szCs w:val="22"/>
        </w:rPr>
        <w:commentReference w:id="119"/>
      </w:r>
      <w:commentRangeEnd w:id="120"/>
      <w:r w:rsidR="00942919" w:rsidRPr="00EA0C6E">
        <w:rPr>
          <w:rStyle w:val="CommentReference"/>
          <w:rFonts w:cs="Times New Roman"/>
          <w:sz w:val="24"/>
          <w:szCs w:val="22"/>
        </w:rPr>
        <w:commentReference w:id="120"/>
      </w:r>
      <w:r w:rsidR="00942919" w:rsidRPr="00EA0C6E">
        <w:rPr>
          <w:rFonts w:cs="Times New Roman"/>
        </w:rPr>
        <w:t xml:space="preserve">το </w:t>
      </w:r>
      <w:r w:rsidR="006C2BAF" w:rsidRPr="00EA0C6E">
        <w:rPr>
          <w:rFonts w:cs="Times New Roman"/>
          <w:lang w:val="en-US"/>
        </w:rPr>
        <w:t>GNU</w:t>
      </w:r>
      <w:r w:rsidR="006C2BAF" w:rsidRPr="00EA0C6E">
        <w:rPr>
          <w:rFonts w:cs="Times New Roman"/>
        </w:rPr>
        <w:t xml:space="preserve"> </w:t>
      </w:r>
      <w:r w:rsidR="006C2BAF" w:rsidRPr="00EA0C6E">
        <w:rPr>
          <w:rFonts w:cs="Times New Roman"/>
          <w:lang w:val="en-US"/>
        </w:rPr>
        <w:t>Image</w:t>
      </w:r>
      <w:r w:rsidR="006C2BAF" w:rsidRPr="00EA0C6E">
        <w:rPr>
          <w:rFonts w:cs="Times New Roman"/>
        </w:rPr>
        <w:t xml:space="preserve"> </w:t>
      </w:r>
      <w:r w:rsidR="006C2BAF" w:rsidRPr="00EA0C6E">
        <w:rPr>
          <w:rFonts w:cs="Times New Roman"/>
          <w:lang w:val="en-US"/>
        </w:rPr>
        <w:t>Manipulation</w:t>
      </w:r>
      <w:r w:rsidR="006C2BAF" w:rsidRPr="00EA0C6E">
        <w:rPr>
          <w:rFonts w:cs="Times New Roman"/>
        </w:rPr>
        <w:t xml:space="preserve"> </w:t>
      </w:r>
      <w:r w:rsidR="006C2BAF" w:rsidRPr="00EA0C6E">
        <w:rPr>
          <w:rFonts w:cs="Times New Roman"/>
          <w:lang w:val="en-US"/>
        </w:rPr>
        <w:t>Program</w:t>
      </w:r>
      <w:r w:rsidR="006C2BAF" w:rsidRPr="00EA0C6E">
        <w:rPr>
          <w:rFonts w:cs="Times New Roman"/>
        </w:rPr>
        <w:t xml:space="preserve"> (</w:t>
      </w:r>
      <w:r w:rsidR="000C3484" w:rsidRPr="00EA0C6E">
        <w:rPr>
          <w:rFonts w:cs="Times New Roman"/>
          <w:lang w:val="en-US"/>
        </w:rPr>
        <w:t>GIMP</w:t>
      </w:r>
      <w:r w:rsidR="006C2BAF" w:rsidRPr="00EA0C6E">
        <w:rPr>
          <w:rFonts w:cs="Times New Roman"/>
        </w:rPr>
        <w:t>)</w:t>
      </w:r>
      <w:r w:rsidR="000C3484" w:rsidRPr="00EA0C6E">
        <w:rPr>
          <w:rFonts w:cs="Times New Roman"/>
        </w:rPr>
        <w:t xml:space="preserve"> </w:t>
      </w:r>
      <w:r w:rsidR="000C3484" w:rsidRPr="00EA0C6E">
        <w:rPr>
          <w:rFonts w:cs="Times New Roman"/>
        </w:rPr>
        <w:fldChar w:fldCharType="begin"/>
      </w:r>
      <w:r w:rsidR="001826E8" w:rsidRPr="00EA0C6E">
        <w:rPr>
          <w:rFonts w:cs="Times New Roman"/>
        </w:rPr>
        <w:instrText xml:space="preserve"> </w:instrText>
      </w:r>
      <w:r w:rsidR="001826E8" w:rsidRPr="00EA0C6E">
        <w:rPr>
          <w:rFonts w:cs="Times New Roman"/>
          <w:lang w:val="en-US"/>
        </w:rPr>
        <w:instrText>ADDIN</w:instrText>
      </w:r>
      <w:r w:rsidR="001826E8" w:rsidRPr="00EA0C6E">
        <w:rPr>
          <w:rFonts w:cs="Times New Roman"/>
        </w:rPr>
        <w:instrText xml:space="preserve"> </w:instrText>
      </w:r>
      <w:r w:rsidR="001826E8" w:rsidRPr="00EA0C6E">
        <w:rPr>
          <w:rFonts w:cs="Times New Roman"/>
          <w:lang w:val="en-US"/>
        </w:rPr>
        <w:instrText>EN</w:instrText>
      </w:r>
      <w:r w:rsidR="001826E8" w:rsidRPr="00EA0C6E">
        <w:rPr>
          <w:rFonts w:cs="Times New Roman"/>
        </w:rPr>
        <w:instrText>.</w:instrText>
      </w:r>
      <w:r w:rsidR="001826E8" w:rsidRPr="00EA0C6E">
        <w:rPr>
          <w:rFonts w:cs="Times New Roman"/>
          <w:lang w:val="en-US"/>
        </w:rPr>
        <w:instrText>CITE</w:instrText>
      </w:r>
      <w:r w:rsidR="001826E8" w:rsidRPr="00EA0C6E">
        <w:rPr>
          <w:rFonts w:cs="Times New Roman"/>
        </w:rPr>
        <w:instrText xml:space="preserve"> &lt;</w:instrText>
      </w:r>
      <w:r w:rsidR="001826E8" w:rsidRPr="00EA0C6E">
        <w:rPr>
          <w:rFonts w:cs="Times New Roman"/>
          <w:lang w:val="en-US"/>
        </w:rPr>
        <w:instrText>EndNote</w:instrText>
      </w:r>
      <w:r w:rsidR="001826E8" w:rsidRPr="00EA0C6E">
        <w:rPr>
          <w:rFonts w:cs="Times New Roman"/>
        </w:rPr>
        <w:instrText>&gt;&lt;</w:instrText>
      </w:r>
      <w:r w:rsidR="001826E8" w:rsidRPr="00EA0C6E">
        <w:rPr>
          <w:rFonts w:cs="Times New Roman"/>
          <w:lang w:val="en-US"/>
        </w:rPr>
        <w:instrText>Cite</w:instrText>
      </w:r>
      <w:r w:rsidR="001826E8" w:rsidRPr="00EA0C6E">
        <w:rPr>
          <w:rFonts w:cs="Times New Roman"/>
        </w:rPr>
        <w:instrText>&gt;&lt;</w:instrText>
      </w:r>
      <w:r w:rsidR="001826E8" w:rsidRPr="00EA0C6E">
        <w:rPr>
          <w:rFonts w:cs="Times New Roman"/>
          <w:lang w:val="en-US"/>
        </w:rPr>
        <w:instrText>Author</w:instrText>
      </w:r>
      <w:r w:rsidR="001826E8" w:rsidRPr="00EA0C6E">
        <w:rPr>
          <w:rFonts w:cs="Times New Roman"/>
        </w:rPr>
        <w:instrText>&gt;</w:instrText>
      </w:r>
      <w:r w:rsidR="001826E8" w:rsidRPr="00EA0C6E">
        <w:rPr>
          <w:rFonts w:cs="Times New Roman"/>
          <w:lang w:val="en-US"/>
        </w:rPr>
        <w:instrText>The</w:instrText>
      </w:r>
      <w:r w:rsidR="001826E8" w:rsidRPr="00EA0C6E">
        <w:rPr>
          <w:rFonts w:cs="Times New Roman"/>
        </w:rPr>
        <w:instrText>&lt;/</w:instrText>
      </w:r>
      <w:r w:rsidR="001826E8" w:rsidRPr="00EA0C6E">
        <w:rPr>
          <w:rFonts w:cs="Times New Roman"/>
          <w:lang w:val="en-US"/>
        </w:rPr>
        <w:instrText>Author</w:instrText>
      </w:r>
      <w:r w:rsidR="001826E8" w:rsidRPr="00EA0C6E">
        <w:rPr>
          <w:rFonts w:cs="Times New Roman"/>
        </w:rPr>
        <w:instrText>&gt;&lt;</w:instrText>
      </w:r>
      <w:r w:rsidR="001826E8" w:rsidRPr="00EA0C6E">
        <w:rPr>
          <w:rFonts w:cs="Times New Roman"/>
          <w:lang w:val="en-US"/>
        </w:rPr>
        <w:instrText>Year</w:instrText>
      </w:r>
      <w:r w:rsidR="001826E8" w:rsidRPr="00EA0C6E">
        <w:rPr>
          <w:rFonts w:cs="Times New Roman"/>
        </w:rPr>
        <w:instrText>&gt;2026&lt;/</w:instrText>
      </w:r>
      <w:r w:rsidR="001826E8" w:rsidRPr="00EA0C6E">
        <w:rPr>
          <w:rFonts w:cs="Times New Roman"/>
          <w:lang w:val="en-US"/>
        </w:rPr>
        <w:instrText>Year</w:instrText>
      </w:r>
      <w:r w:rsidR="001826E8" w:rsidRPr="00EA0C6E">
        <w:rPr>
          <w:rFonts w:cs="Times New Roman"/>
        </w:rPr>
        <w:instrText>&gt;&lt;</w:instrText>
      </w:r>
      <w:r w:rsidR="001826E8" w:rsidRPr="00EA0C6E">
        <w:rPr>
          <w:rFonts w:cs="Times New Roman"/>
          <w:lang w:val="en-US"/>
        </w:rPr>
        <w:instrText>RecNum</w:instrText>
      </w:r>
      <w:r w:rsidR="001826E8" w:rsidRPr="00EA0C6E">
        <w:rPr>
          <w:rFonts w:cs="Times New Roman"/>
        </w:rPr>
        <w:instrText>&gt;69&lt;/</w:instrText>
      </w:r>
      <w:r w:rsidR="001826E8" w:rsidRPr="00EA0C6E">
        <w:rPr>
          <w:rFonts w:cs="Times New Roman"/>
          <w:lang w:val="en-US"/>
        </w:rPr>
        <w:instrText>RecNum</w:instrText>
      </w:r>
      <w:r w:rsidR="001826E8" w:rsidRPr="00EA0C6E">
        <w:rPr>
          <w:rFonts w:cs="Times New Roman"/>
        </w:rPr>
        <w:instrText>&gt;&lt;</w:instrText>
      </w:r>
      <w:r w:rsidR="001826E8" w:rsidRPr="00EA0C6E">
        <w:rPr>
          <w:rFonts w:cs="Times New Roman"/>
          <w:lang w:val="en-US"/>
        </w:rPr>
        <w:instrText>Prefix</w:instrText>
      </w:r>
      <w:r w:rsidR="001826E8" w:rsidRPr="00EA0C6E">
        <w:rPr>
          <w:rFonts w:cs="Times New Roman"/>
        </w:rPr>
        <w:instrText>&gt;</w:instrText>
      </w:r>
      <w:r w:rsidR="001826E8" w:rsidRPr="00EA0C6E">
        <w:rPr>
          <w:rFonts w:cs="Times New Roman"/>
          <w:lang w:val="en-US"/>
        </w:rPr>
        <w:instrText>The</w:instrText>
      </w:r>
      <w:r w:rsidR="001826E8" w:rsidRPr="00EA0C6E">
        <w:rPr>
          <w:rFonts w:cs="Times New Roman"/>
        </w:rPr>
        <w:instrText xml:space="preserve"> </w:instrText>
      </w:r>
      <w:r w:rsidR="001826E8" w:rsidRPr="00EA0C6E">
        <w:rPr>
          <w:rFonts w:cs="Times New Roman"/>
          <w:lang w:val="en-US"/>
        </w:rPr>
        <w:instrText>Gimp</w:instrText>
      </w:r>
      <w:r w:rsidR="001826E8" w:rsidRPr="00EA0C6E">
        <w:rPr>
          <w:rFonts w:cs="Times New Roman"/>
        </w:rPr>
        <w:instrText xml:space="preserve"> </w:instrText>
      </w:r>
      <w:r w:rsidR="001826E8" w:rsidRPr="00EA0C6E">
        <w:rPr>
          <w:rFonts w:cs="Times New Roman"/>
          <w:lang w:val="en-US"/>
        </w:rPr>
        <w:instrText>Development</w:instrText>
      </w:r>
      <w:r w:rsidR="001826E8" w:rsidRPr="00EA0C6E">
        <w:rPr>
          <w:rFonts w:cs="Times New Roman"/>
        </w:rPr>
        <w:instrText xml:space="preserve"> &lt;/</w:instrText>
      </w:r>
      <w:r w:rsidR="001826E8" w:rsidRPr="00EA0C6E">
        <w:rPr>
          <w:rFonts w:cs="Times New Roman"/>
          <w:lang w:val="en-US"/>
        </w:rPr>
        <w:instrText>Prefix</w:instrText>
      </w:r>
      <w:r w:rsidR="001826E8" w:rsidRPr="00EA0C6E">
        <w:rPr>
          <w:rFonts w:cs="Times New Roman"/>
        </w:rPr>
        <w:instrText>&gt;&lt;</w:instrText>
      </w:r>
      <w:r w:rsidR="001826E8" w:rsidRPr="00EA0C6E">
        <w:rPr>
          <w:rFonts w:cs="Times New Roman"/>
          <w:lang w:val="en-US"/>
        </w:rPr>
        <w:instrText>DisplayText</w:instrText>
      </w:r>
      <w:r w:rsidR="001826E8" w:rsidRPr="00EA0C6E">
        <w:rPr>
          <w:rFonts w:cs="Times New Roman"/>
        </w:rPr>
        <w:instrText>&gt;(</w:instrText>
      </w:r>
      <w:r w:rsidR="001826E8" w:rsidRPr="00EA0C6E">
        <w:rPr>
          <w:rFonts w:cs="Times New Roman"/>
          <w:lang w:val="en-US"/>
        </w:rPr>
        <w:instrText>The</w:instrText>
      </w:r>
      <w:r w:rsidR="001826E8" w:rsidRPr="00EA0C6E">
        <w:rPr>
          <w:rFonts w:cs="Times New Roman"/>
        </w:rPr>
        <w:instrText xml:space="preserve"> </w:instrText>
      </w:r>
      <w:r w:rsidR="001826E8" w:rsidRPr="00EA0C6E">
        <w:rPr>
          <w:rFonts w:cs="Times New Roman"/>
          <w:lang w:val="en-US"/>
        </w:rPr>
        <w:instrText>Gimp</w:instrText>
      </w:r>
      <w:r w:rsidR="001826E8" w:rsidRPr="00EA0C6E">
        <w:rPr>
          <w:rFonts w:cs="Times New Roman"/>
        </w:rPr>
        <w:instrText xml:space="preserve"> </w:instrText>
      </w:r>
      <w:r w:rsidR="001826E8" w:rsidRPr="00EA0C6E">
        <w:rPr>
          <w:rFonts w:cs="Times New Roman"/>
          <w:lang w:val="en-US"/>
        </w:rPr>
        <w:instrText>Development</w:instrText>
      </w:r>
      <w:r w:rsidR="001826E8" w:rsidRPr="00EA0C6E">
        <w:rPr>
          <w:rFonts w:cs="Times New Roman"/>
        </w:rPr>
        <w:instrText xml:space="preserve"> </w:instrText>
      </w:r>
      <w:r w:rsidR="001826E8" w:rsidRPr="00EA0C6E">
        <w:rPr>
          <w:rFonts w:cs="Times New Roman"/>
          <w:lang w:val="en-US"/>
        </w:rPr>
        <w:instrText>Team</w:instrText>
      </w:r>
      <w:r w:rsidR="001826E8" w:rsidRPr="00EA0C6E">
        <w:rPr>
          <w:rFonts w:cs="Times New Roman"/>
        </w:rPr>
        <w:instrText>, 2026)&lt;/</w:instrText>
      </w:r>
      <w:r w:rsidR="001826E8" w:rsidRPr="00EA0C6E">
        <w:rPr>
          <w:rFonts w:cs="Times New Roman"/>
          <w:lang w:val="en-US"/>
        </w:rPr>
        <w:instrText>DisplayText</w:instrText>
      </w:r>
      <w:r w:rsidR="001826E8" w:rsidRPr="00EA0C6E">
        <w:rPr>
          <w:rFonts w:cs="Times New Roman"/>
        </w:rPr>
        <w:instrText>&gt;&lt;</w:instrText>
      </w:r>
      <w:r w:rsidR="001826E8" w:rsidRPr="00EA0C6E">
        <w:rPr>
          <w:rFonts w:cs="Times New Roman"/>
          <w:lang w:val="en-US"/>
        </w:rPr>
        <w:instrText>record</w:instrText>
      </w:r>
      <w:r w:rsidR="001826E8" w:rsidRPr="00EA0C6E">
        <w:rPr>
          <w:rFonts w:cs="Times New Roman"/>
        </w:rPr>
        <w:instrText>&gt;&lt;</w:instrText>
      </w:r>
      <w:r w:rsidR="001826E8" w:rsidRPr="00EA0C6E">
        <w:rPr>
          <w:rFonts w:cs="Times New Roman"/>
          <w:lang w:val="en-US"/>
        </w:rPr>
        <w:instrText>rec</w:instrText>
      </w:r>
      <w:r w:rsidR="001826E8" w:rsidRPr="00EA0C6E">
        <w:rPr>
          <w:rFonts w:cs="Times New Roman"/>
        </w:rPr>
        <w:instrText>-</w:instrText>
      </w:r>
      <w:r w:rsidR="001826E8" w:rsidRPr="00EA0C6E">
        <w:rPr>
          <w:rFonts w:cs="Times New Roman"/>
          <w:lang w:val="en-US"/>
        </w:rPr>
        <w:instrText>number</w:instrText>
      </w:r>
      <w:r w:rsidR="001826E8" w:rsidRPr="00EA0C6E">
        <w:rPr>
          <w:rFonts w:cs="Times New Roman"/>
        </w:rPr>
        <w:instrText>&gt;69&lt;/</w:instrText>
      </w:r>
      <w:r w:rsidR="001826E8" w:rsidRPr="00EA0C6E">
        <w:rPr>
          <w:rFonts w:cs="Times New Roman"/>
          <w:lang w:val="en-US"/>
        </w:rPr>
        <w:instrText>rec</w:instrText>
      </w:r>
      <w:r w:rsidR="001826E8" w:rsidRPr="00EA0C6E">
        <w:rPr>
          <w:rFonts w:cs="Times New Roman"/>
        </w:rPr>
        <w:instrText>-</w:instrText>
      </w:r>
      <w:r w:rsidR="001826E8" w:rsidRPr="00EA0C6E">
        <w:rPr>
          <w:rFonts w:cs="Times New Roman"/>
          <w:lang w:val="en-US"/>
        </w:rPr>
        <w:instrText>number</w:instrText>
      </w:r>
      <w:r w:rsidR="001826E8" w:rsidRPr="00EA0C6E">
        <w:rPr>
          <w:rFonts w:cs="Times New Roman"/>
        </w:rPr>
        <w:instrText>&gt;&lt;</w:instrText>
      </w:r>
      <w:r w:rsidR="001826E8" w:rsidRPr="00EA0C6E">
        <w:rPr>
          <w:rFonts w:cs="Times New Roman"/>
          <w:lang w:val="en-US"/>
        </w:rPr>
        <w:instrText>foreign</w:instrText>
      </w:r>
      <w:r w:rsidR="001826E8" w:rsidRPr="00EA0C6E">
        <w:rPr>
          <w:rFonts w:cs="Times New Roman"/>
        </w:rPr>
        <w:instrText>-</w:instrText>
      </w:r>
      <w:r w:rsidR="001826E8" w:rsidRPr="00EA0C6E">
        <w:rPr>
          <w:rFonts w:cs="Times New Roman"/>
          <w:lang w:val="en-US"/>
        </w:rPr>
        <w:instrText>keys</w:instrText>
      </w:r>
      <w:r w:rsidR="001826E8" w:rsidRPr="00EA0C6E">
        <w:rPr>
          <w:rFonts w:cs="Times New Roman"/>
        </w:rPr>
        <w:instrText>&gt;&lt;</w:instrText>
      </w:r>
      <w:r w:rsidR="001826E8" w:rsidRPr="00EA0C6E">
        <w:rPr>
          <w:rFonts w:cs="Times New Roman"/>
          <w:lang w:val="en-US"/>
        </w:rPr>
        <w:instrText>key</w:instrText>
      </w:r>
      <w:r w:rsidR="001826E8" w:rsidRPr="00EA0C6E">
        <w:rPr>
          <w:rFonts w:cs="Times New Roman"/>
        </w:rPr>
        <w:instrText xml:space="preserve"> </w:instrText>
      </w:r>
      <w:r w:rsidR="001826E8" w:rsidRPr="00EA0C6E">
        <w:rPr>
          <w:rFonts w:cs="Times New Roman"/>
          <w:lang w:val="en-US"/>
        </w:rPr>
        <w:instrText>app</w:instrText>
      </w:r>
      <w:r w:rsidR="001826E8" w:rsidRPr="00EA0C6E">
        <w:rPr>
          <w:rFonts w:cs="Times New Roman"/>
        </w:rPr>
        <w:instrText>="</w:instrText>
      </w:r>
      <w:r w:rsidR="001826E8" w:rsidRPr="00EA0C6E">
        <w:rPr>
          <w:rFonts w:cs="Times New Roman"/>
          <w:lang w:val="en-US"/>
        </w:rPr>
        <w:instrText>EN</w:instrText>
      </w:r>
      <w:r w:rsidR="001826E8" w:rsidRPr="00EA0C6E">
        <w:rPr>
          <w:rFonts w:cs="Times New Roman"/>
        </w:rPr>
        <w:instrText xml:space="preserve">" </w:instrText>
      </w:r>
      <w:r w:rsidR="001826E8" w:rsidRPr="00EA0C6E">
        <w:rPr>
          <w:rFonts w:cs="Times New Roman"/>
          <w:lang w:val="en-US"/>
        </w:rPr>
        <w:instrText>db</w:instrText>
      </w:r>
      <w:r w:rsidR="001826E8" w:rsidRPr="00EA0C6E">
        <w:rPr>
          <w:rFonts w:cs="Times New Roman"/>
        </w:rPr>
        <w:instrText>-</w:instrText>
      </w:r>
      <w:r w:rsidR="001826E8" w:rsidRPr="00EA0C6E">
        <w:rPr>
          <w:rFonts w:cs="Times New Roman"/>
          <w:lang w:val="en-US"/>
        </w:rPr>
        <w:instrText>id</w:instrText>
      </w:r>
      <w:r w:rsidR="001826E8" w:rsidRPr="00EA0C6E">
        <w:rPr>
          <w:rFonts w:cs="Times New Roman"/>
        </w:rPr>
        <w:instrText>="</w:instrText>
      </w:r>
      <w:r w:rsidR="001826E8" w:rsidRPr="00EA0C6E">
        <w:rPr>
          <w:rFonts w:cs="Times New Roman"/>
          <w:lang w:val="en-US"/>
        </w:rPr>
        <w:instrText>dxs</w:instrText>
      </w:r>
      <w:r w:rsidR="001826E8" w:rsidRPr="00EA0C6E">
        <w:rPr>
          <w:rFonts w:cs="Times New Roman"/>
        </w:rPr>
        <w:instrText>5</w:instrText>
      </w:r>
      <w:r w:rsidR="001826E8" w:rsidRPr="00EA0C6E">
        <w:rPr>
          <w:rFonts w:cs="Times New Roman"/>
          <w:lang w:val="en-US"/>
        </w:rPr>
        <w:instrText>p</w:instrText>
      </w:r>
      <w:r w:rsidR="001826E8" w:rsidRPr="00EA0C6E">
        <w:rPr>
          <w:rFonts w:cs="Times New Roman"/>
        </w:rPr>
        <w:instrText>5</w:instrText>
      </w:r>
      <w:r w:rsidR="001826E8" w:rsidRPr="00EA0C6E">
        <w:rPr>
          <w:rFonts w:cs="Times New Roman"/>
          <w:lang w:val="en-US"/>
        </w:rPr>
        <w:instrText>de</w:instrText>
      </w:r>
      <w:r w:rsidR="001826E8" w:rsidRPr="00EA0C6E">
        <w:rPr>
          <w:rFonts w:cs="Times New Roman"/>
        </w:rPr>
        <w:instrText>0</w:instrText>
      </w:r>
      <w:r w:rsidR="001826E8" w:rsidRPr="00EA0C6E">
        <w:rPr>
          <w:rFonts w:cs="Times New Roman"/>
          <w:lang w:val="en-US"/>
        </w:rPr>
        <w:instrText>w</w:instrText>
      </w:r>
      <w:r w:rsidR="001826E8" w:rsidRPr="00EA0C6E">
        <w:rPr>
          <w:rFonts w:cs="Times New Roman"/>
        </w:rPr>
        <w:instrText>55</w:instrText>
      </w:r>
      <w:r w:rsidR="001826E8" w:rsidRPr="00EA0C6E">
        <w:rPr>
          <w:rFonts w:cs="Times New Roman"/>
          <w:lang w:val="en-US"/>
        </w:rPr>
        <w:instrText>t</w:instrText>
      </w:r>
      <w:r w:rsidR="001826E8" w:rsidRPr="00EA0C6E">
        <w:rPr>
          <w:rFonts w:cs="Times New Roman"/>
        </w:rPr>
        <w:instrText>0</w:instrText>
      </w:r>
      <w:r w:rsidR="001826E8" w:rsidRPr="00EA0C6E">
        <w:rPr>
          <w:rFonts w:cs="Times New Roman"/>
          <w:lang w:val="en-US"/>
        </w:rPr>
        <w:instrText>erd</w:instrText>
      </w:r>
      <w:r w:rsidR="001826E8" w:rsidRPr="00EA0C6E">
        <w:rPr>
          <w:rFonts w:cs="Times New Roman"/>
        </w:rPr>
        <w:instrText>255</w:instrText>
      </w:r>
      <w:r w:rsidR="001826E8" w:rsidRPr="00EA0C6E">
        <w:rPr>
          <w:rFonts w:cs="Times New Roman"/>
          <w:lang w:val="en-US"/>
        </w:rPr>
        <w:instrText>s</w:instrText>
      </w:r>
      <w:r w:rsidR="001826E8" w:rsidRPr="00EA0C6E">
        <w:rPr>
          <w:rFonts w:cs="Times New Roman"/>
        </w:rPr>
        <w:instrText>0</w:instrText>
      </w:r>
      <w:r w:rsidR="001826E8" w:rsidRPr="00EA0C6E">
        <w:rPr>
          <w:rFonts w:cs="Times New Roman"/>
          <w:lang w:val="en-US"/>
        </w:rPr>
        <w:instrText>tbrzsd</w:instrText>
      </w:r>
      <w:r w:rsidR="001826E8" w:rsidRPr="00EA0C6E">
        <w:rPr>
          <w:rFonts w:cs="Times New Roman"/>
        </w:rPr>
        <w:instrText>22</w:instrText>
      </w:r>
      <w:r w:rsidR="001826E8" w:rsidRPr="00EA0C6E">
        <w:rPr>
          <w:rFonts w:cs="Times New Roman"/>
          <w:lang w:val="en-US"/>
        </w:rPr>
        <w:instrText>z</w:instrText>
      </w:r>
      <w:r w:rsidR="001826E8" w:rsidRPr="00EA0C6E">
        <w:rPr>
          <w:rFonts w:cs="Times New Roman"/>
        </w:rPr>
        <w:instrText>0</w:instrText>
      </w:r>
      <w:r w:rsidR="001826E8" w:rsidRPr="00EA0C6E">
        <w:rPr>
          <w:rFonts w:cs="Times New Roman"/>
          <w:lang w:val="en-US"/>
        </w:rPr>
        <w:instrText>ts</w:instrText>
      </w:r>
      <w:r w:rsidR="001826E8" w:rsidRPr="00EA0C6E">
        <w:rPr>
          <w:rFonts w:cs="Times New Roman"/>
        </w:rPr>
        <w:instrText>0</w:instrText>
      </w:r>
      <w:r w:rsidR="001826E8" w:rsidRPr="00EA0C6E">
        <w:rPr>
          <w:rFonts w:cs="Times New Roman"/>
          <w:lang w:val="en-US"/>
        </w:rPr>
        <w:instrText>d</w:instrText>
      </w:r>
      <w:r w:rsidR="001826E8" w:rsidRPr="00EA0C6E">
        <w:rPr>
          <w:rFonts w:cs="Times New Roman"/>
        </w:rPr>
        <w:instrText xml:space="preserve">" </w:instrText>
      </w:r>
      <w:r w:rsidR="001826E8" w:rsidRPr="00EA0C6E">
        <w:rPr>
          <w:rFonts w:cs="Times New Roman"/>
          <w:lang w:val="en-US"/>
        </w:rPr>
        <w:instrText>timestamp</w:instrText>
      </w:r>
      <w:r w:rsidR="001826E8" w:rsidRPr="00EA0C6E">
        <w:rPr>
          <w:rFonts w:cs="Times New Roman"/>
        </w:rPr>
        <w:instrText>="1774873393"&gt;69&lt;/</w:instrText>
      </w:r>
      <w:r w:rsidR="001826E8" w:rsidRPr="00EA0C6E">
        <w:rPr>
          <w:rFonts w:cs="Times New Roman"/>
          <w:lang w:val="en-US"/>
        </w:rPr>
        <w:instrText>key</w:instrText>
      </w:r>
      <w:r w:rsidR="001826E8" w:rsidRPr="00EA0C6E">
        <w:rPr>
          <w:rFonts w:cs="Times New Roman"/>
        </w:rPr>
        <w:instrText>&gt;&lt;/</w:instrText>
      </w:r>
      <w:r w:rsidR="001826E8" w:rsidRPr="00EA0C6E">
        <w:rPr>
          <w:rFonts w:cs="Times New Roman"/>
          <w:lang w:val="en-US"/>
        </w:rPr>
        <w:instrText>foreign</w:instrText>
      </w:r>
      <w:r w:rsidR="001826E8" w:rsidRPr="00EA0C6E">
        <w:rPr>
          <w:rFonts w:cs="Times New Roman"/>
        </w:rPr>
        <w:instrText>-</w:instrText>
      </w:r>
      <w:r w:rsidR="001826E8" w:rsidRPr="00EA0C6E">
        <w:rPr>
          <w:rFonts w:cs="Times New Roman"/>
          <w:lang w:val="en-US"/>
        </w:rPr>
        <w:instrText>keys</w:instrText>
      </w:r>
      <w:r w:rsidR="001826E8" w:rsidRPr="00EA0C6E">
        <w:rPr>
          <w:rFonts w:cs="Times New Roman"/>
        </w:rPr>
        <w:instrText>&gt;&lt;</w:instrText>
      </w:r>
      <w:r w:rsidR="001826E8" w:rsidRPr="00EA0C6E">
        <w:rPr>
          <w:rFonts w:cs="Times New Roman"/>
          <w:lang w:val="en-US"/>
        </w:rPr>
        <w:instrText>ref</w:instrText>
      </w:r>
      <w:r w:rsidR="001826E8" w:rsidRPr="00EA0C6E">
        <w:rPr>
          <w:rFonts w:cs="Times New Roman"/>
        </w:rPr>
        <w:instrText>-</w:instrText>
      </w:r>
      <w:r w:rsidR="001826E8" w:rsidRPr="00EA0C6E">
        <w:rPr>
          <w:rFonts w:cs="Times New Roman"/>
          <w:lang w:val="en-US"/>
        </w:rPr>
        <w:instrText>type</w:instrText>
      </w:r>
      <w:r w:rsidR="001826E8" w:rsidRPr="00EA0C6E">
        <w:rPr>
          <w:rFonts w:cs="Times New Roman"/>
        </w:rPr>
        <w:instrText xml:space="preserve"> </w:instrText>
      </w:r>
      <w:r w:rsidR="001826E8" w:rsidRPr="00EA0C6E">
        <w:rPr>
          <w:rFonts w:cs="Times New Roman"/>
          <w:lang w:val="en-US"/>
        </w:rPr>
        <w:instrText>name</w:instrText>
      </w:r>
      <w:r w:rsidR="001826E8" w:rsidRPr="00EA0C6E">
        <w:rPr>
          <w:rFonts w:cs="Times New Roman"/>
        </w:rPr>
        <w:instrText>="</w:instrText>
      </w:r>
      <w:r w:rsidR="001826E8" w:rsidRPr="00EA0C6E">
        <w:rPr>
          <w:rFonts w:cs="Times New Roman"/>
          <w:lang w:val="en-US"/>
        </w:rPr>
        <w:instrText>Computer</w:instrText>
      </w:r>
      <w:r w:rsidR="001826E8" w:rsidRPr="00EA0C6E">
        <w:rPr>
          <w:rFonts w:cs="Times New Roman"/>
        </w:rPr>
        <w:instrText xml:space="preserve"> </w:instrText>
      </w:r>
      <w:r w:rsidR="001826E8" w:rsidRPr="00EA0C6E">
        <w:rPr>
          <w:rFonts w:cs="Times New Roman"/>
          <w:lang w:val="en-US"/>
        </w:rPr>
        <w:instrText>Program</w:instrText>
      </w:r>
      <w:r w:rsidR="001826E8" w:rsidRPr="00EA0C6E">
        <w:rPr>
          <w:rFonts w:cs="Times New Roman"/>
        </w:rPr>
        <w:instrText>"&gt;9&lt;/</w:instrText>
      </w:r>
      <w:r w:rsidR="001826E8" w:rsidRPr="00EA0C6E">
        <w:rPr>
          <w:rFonts w:cs="Times New Roman"/>
          <w:lang w:val="en-US"/>
        </w:rPr>
        <w:instrText>ref</w:instrText>
      </w:r>
      <w:r w:rsidR="001826E8" w:rsidRPr="00EA0C6E">
        <w:rPr>
          <w:rFonts w:cs="Times New Roman"/>
        </w:rPr>
        <w:instrText>-</w:instrText>
      </w:r>
      <w:r w:rsidR="001826E8" w:rsidRPr="00EA0C6E">
        <w:rPr>
          <w:rFonts w:cs="Times New Roman"/>
          <w:lang w:val="en-US"/>
        </w:rPr>
        <w:instrText>type</w:instrText>
      </w:r>
      <w:r w:rsidR="001826E8" w:rsidRPr="00EA0C6E">
        <w:rPr>
          <w:rFonts w:cs="Times New Roman"/>
        </w:rPr>
        <w:instrText>&gt;&lt;</w:instrText>
      </w:r>
      <w:r w:rsidR="001826E8" w:rsidRPr="00EA0C6E">
        <w:rPr>
          <w:rFonts w:cs="Times New Roman"/>
          <w:lang w:val="en-US"/>
        </w:rPr>
        <w:instrText>contributors</w:instrText>
      </w:r>
      <w:r w:rsidR="001826E8" w:rsidRPr="00EA0C6E">
        <w:rPr>
          <w:rFonts w:cs="Times New Roman"/>
        </w:rPr>
        <w:instrText>&gt;&lt;</w:instrText>
      </w:r>
      <w:r w:rsidR="001826E8" w:rsidRPr="00EA0C6E">
        <w:rPr>
          <w:rFonts w:cs="Times New Roman"/>
          <w:lang w:val="en-US"/>
        </w:rPr>
        <w:instrText>authors</w:instrText>
      </w:r>
      <w:r w:rsidR="001826E8" w:rsidRPr="00EA0C6E">
        <w:rPr>
          <w:rFonts w:cs="Times New Roman"/>
        </w:rPr>
        <w:instrText>&gt;&lt;</w:instrText>
      </w:r>
      <w:r w:rsidR="001826E8" w:rsidRPr="00EA0C6E">
        <w:rPr>
          <w:rFonts w:cs="Times New Roman"/>
          <w:lang w:val="en-US"/>
        </w:rPr>
        <w:instrText>author</w:instrText>
      </w:r>
      <w:r w:rsidR="001826E8" w:rsidRPr="00EA0C6E">
        <w:rPr>
          <w:rFonts w:cs="Times New Roman"/>
        </w:rPr>
        <w:instrText>&gt;</w:instrText>
      </w:r>
      <w:r w:rsidR="001826E8" w:rsidRPr="00EA0C6E">
        <w:rPr>
          <w:rFonts w:cs="Times New Roman"/>
          <w:lang w:val="en-US"/>
        </w:rPr>
        <w:instrText>The</w:instrText>
      </w:r>
      <w:r w:rsidR="001826E8" w:rsidRPr="00EA0C6E">
        <w:rPr>
          <w:rFonts w:cs="Times New Roman"/>
        </w:rPr>
        <w:instrText xml:space="preserve"> </w:instrText>
      </w:r>
      <w:r w:rsidR="001826E8" w:rsidRPr="00EA0C6E">
        <w:rPr>
          <w:rFonts w:cs="Times New Roman"/>
          <w:lang w:val="en-US"/>
        </w:rPr>
        <w:instrText>Gimp</w:instrText>
      </w:r>
      <w:r w:rsidR="001826E8" w:rsidRPr="00EA0C6E">
        <w:rPr>
          <w:rFonts w:cs="Times New Roman"/>
        </w:rPr>
        <w:instrText xml:space="preserve"> </w:instrText>
      </w:r>
      <w:r w:rsidR="001826E8" w:rsidRPr="00EA0C6E">
        <w:rPr>
          <w:rFonts w:cs="Times New Roman"/>
          <w:lang w:val="en-US"/>
        </w:rPr>
        <w:instrText>Development</w:instrText>
      </w:r>
      <w:r w:rsidR="001826E8" w:rsidRPr="00EA0C6E">
        <w:rPr>
          <w:rFonts w:cs="Times New Roman"/>
        </w:rPr>
        <w:instrText xml:space="preserve"> </w:instrText>
      </w:r>
      <w:r w:rsidR="001826E8" w:rsidRPr="00EA0C6E">
        <w:rPr>
          <w:rFonts w:cs="Times New Roman"/>
          <w:lang w:val="en-US"/>
        </w:rPr>
        <w:instrText>Team</w:instrText>
      </w:r>
      <w:r w:rsidR="001826E8" w:rsidRPr="00EA0C6E">
        <w:rPr>
          <w:rFonts w:cs="Times New Roman"/>
        </w:rPr>
        <w:instrText>&lt;/</w:instrText>
      </w:r>
      <w:r w:rsidR="001826E8" w:rsidRPr="00EA0C6E">
        <w:rPr>
          <w:rFonts w:cs="Times New Roman"/>
          <w:lang w:val="en-US"/>
        </w:rPr>
        <w:instrText>author</w:instrText>
      </w:r>
      <w:r w:rsidR="001826E8" w:rsidRPr="00EA0C6E">
        <w:rPr>
          <w:rFonts w:cs="Times New Roman"/>
        </w:rPr>
        <w:instrText>&gt;&lt;/</w:instrText>
      </w:r>
      <w:r w:rsidR="001826E8" w:rsidRPr="00EA0C6E">
        <w:rPr>
          <w:rFonts w:cs="Times New Roman"/>
          <w:lang w:val="en-US"/>
        </w:rPr>
        <w:instrText>authors</w:instrText>
      </w:r>
      <w:r w:rsidR="001826E8" w:rsidRPr="00EA0C6E">
        <w:rPr>
          <w:rFonts w:cs="Times New Roman"/>
        </w:rPr>
        <w:instrText>&gt;&lt;/</w:instrText>
      </w:r>
      <w:r w:rsidR="001826E8" w:rsidRPr="00EA0C6E">
        <w:rPr>
          <w:rFonts w:cs="Times New Roman"/>
          <w:lang w:val="en-US"/>
        </w:rPr>
        <w:instrText>contributors</w:instrText>
      </w:r>
      <w:r w:rsidR="001826E8" w:rsidRPr="00EA0C6E">
        <w:rPr>
          <w:rFonts w:cs="Times New Roman"/>
        </w:rPr>
        <w:instrText>&gt;&lt;</w:instrText>
      </w:r>
      <w:r w:rsidR="001826E8" w:rsidRPr="00EA0C6E">
        <w:rPr>
          <w:rFonts w:cs="Times New Roman"/>
          <w:lang w:val="en-US"/>
        </w:rPr>
        <w:instrText>titles</w:instrText>
      </w:r>
      <w:r w:rsidR="001826E8" w:rsidRPr="00EA0C6E">
        <w:rPr>
          <w:rFonts w:cs="Times New Roman"/>
        </w:rPr>
        <w:instrText>&gt;&lt;</w:instrText>
      </w:r>
      <w:r w:rsidR="001826E8" w:rsidRPr="00EA0C6E">
        <w:rPr>
          <w:rFonts w:cs="Times New Roman"/>
          <w:lang w:val="en-US"/>
        </w:rPr>
        <w:instrText>title</w:instrText>
      </w:r>
      <w:r w:rsidR="001826E8" w:rsidRPr="00EA0C6E">
        <w:rPr>
          <w:rFonts w:cs="Times New Roman"/>
        </w:rPr>
        <w:instrText>&gt;</w:instrText>
      </w:r>
      <w:r w:rsidR="001826E8" w:rsidRPr="00EA0C6E">
        <w:rPr>
          <w:rFonts w:cs="Times New Roman"/>
          <w:lang w:val="en-US"/>
        </w:rPr>
        <w:instrText>GNU</w:instrText>
      </w:r>
      <w:r w:rsidR="001826E8" w:rsidRPr="00EA0C6E">
        <w:rPr>
          <w:rFonts w:cs="Times New Roman"/>
        </w:rPr>
        <w:instrText xml:space="preserve"> </w:instrText>
      </w:r>
      <w:r w:rsidR="001826E8" w:rsidRPr="00EA0C6E">
        <w:rPr>
          <w:rFonts w:cs="Times New Roman"/>
          <w:lang w:val="en-US"/>
        </w:rPr>
        <w:instrText>Image</w:instrText>
      </w:r>
      <w:r w:rsidR="001826E8" w:rsidRPr="00EA0C6E">
        <w:rPr>
          <w:rFonts w:cs="Times New Roman"/>
        </w:rPr>
        <w:instrText xml:space="preserve"> </w:instrText>
      </w:r>
      <w:r w:rsidR="001826E8" w:rsidRPr="00EA0C6E">
        <w:rPr>
          <w:rFonts w:cs="Times New Roman"/>
          <w:lang w:val="en-US"/>
        </w:rPr>
        <w:instrText>Manipulation</w:instrText>
      </w:r>
      <w:r w:rsidR="001826E8" w:rsidRPr="00EA0C6E">
        <w:rPr>
          <w:rFonts w:cs="Times New Roman"/>
        </w:rPr>
        <w:instrText xml:space="preserve"> </w:instrText>
      </w:r>
      <w:r w:rsidR="001826E8" w:rsidRPr="00EA0C6E">
        <w:rPr>
          <w:rFonts w:cs="Times New Roman"/>
          <w:lang w:val="en-US"/>
        </w:rPr>
        <w:instrText>Program</w:instrText>
      </w:r>
      <w:r w:rsidR="001826E8" w:rsidRPr="00EA0C6E">
        <w:rPr>
          <w:rFonts w:cs="Times New Roman"/>
        </w:rPr>
        <w:instrText xml:space="preserve"> (</w:instrText>
      </w:r>
      <w:r w:rsidR="001826E8" w:rsidRPr="00EA0C6E">
        <w:rPr>
          <w:rFonts w:cs="Times New Roman"/>
          <w:lang w:val="en-US"/>
        </w:rPr>
        <w:instrText>GIMP</w:instrText>
      </w:r>
      <w:r w:rsidR="001826E8" w:rsidRPr="00EA0C6E">
        <w:rPr>
          <w:rFonts w:cs="Times New Roman"/>
        </w:rPr>
        <w:instrText xml:space="preserve">), </w:instrText>
      </w:r>
      <w:r w:rsidR="001826E8" w:rsidRPr="00EA0C6E">
        <w:rPr>
          <w:rFonts w:cs="Times New Roman"/>
          <w:lang w:val="en-US"/>
        </w:rPr>
        <w:instrText>Version</w:instrText>
      </w:r>
      <w:r w:rsidR="001826E8" w:rsidRPr="00EA0C6E">
        <w:rPr>
          <w:rFonts w:cs="Times New Roman"/>
        </w:rPr>
        <w:instrText xml:space="preserve"> 3.2.2. </w:instrText>
      </w:r>
      <w:r w:rsidR="001826E8" w:rsidRPr="00EA0C6E">
        <w:rPr>
          <w:rFonts w:cs="Times New Roman"/>
          <w:lang w:val="en-US"/>
        </w:rPr>
        <w:instrText>Community</w:instrText>
      </w:r>
      <w:r w:rsidR="001826E8" w:rsidRPr="00EA0C6E">
        <w:rPr>
          <w:rFonts w:cs="Times New Roman"/>
        </w:rPr>
        <w:instrText xml:space="preserve">, </w:instrText>
      </w:r>
      <w:r w:rsidR="001826E8" w:rsidRPr="00EA0C6E">
        <w:rPr>
          <w:rFonts w:cs="Times New Roman"/>
          <w:lang w:val="en-US"/>
        </w:rPr>
        <w:instrText>Free</w:instrText>
      </w:r>
      <w:r w:rsidR="001826E8" w:rsidRPr="00EA0C6E">
        <w:rPr>
          <w:rFonts w:cs="Times New Roman"/>
        </w:rPr>
        <w:instrText xml:space="preserve"> </w:instrText>
      </w:r>
      <w:r w:rsidR="001826E8" w:rsidRPr="00EA0C6E">
        <w:rPr>
          <w:rFonts w:cs="Times New Roman"/>
          <w:lang w:val="en-US"/>
        </w:rPr>
        <w:instrText>Software</w:instrText>
      </w:r>
      <w:r w:rsidR="001826E8" w:rsidRPr="00EA0C6E">
        <w:rPr>
          <w:rFonts w:cs="Times New Roman"/>
        </w:rPr>
        <w:instrText xml:space="preserve"> (</w:instrText>
      </w:r>
      <w:r w:rsidR="001826E8" w:rsidRPr="00EA0C6E">
        <w:rPr>
          <w:rFonts w:cs="Times New Roman"/>
          <w:lang w:val="en-US"/>
        </w:rPr>
        <w:instrText>license</w:instrText>
      </w:r>
      <w:r w:rsidR="001826E8" w:rsidRPr="00EA0C6E">
        <w:rPr>
          <w:rFonts w:cs="Times New Roman"/>
        </w:rPr>
        <w:instrText xml:space="preserve"> </w:instrText>
      </w:r>
      <w:r w:rsidR="001826E8" w:rsidRPr="00EA0C6E">
        <w:rPr>
          <w:rFonts w:cs="Times New Roman"/>
          <w:lang w:val="en-US"/>
        </w:rPr>
        <w:instrText>GPLv</w:instrText>
      </w:r>
      <w:r w:rsidR="001826E8" w:rsidRPr="00EA0C6E">
        <w:rPr>
          <w:rFonts w:cs="Times New Roman"/>
        </w:rPr>
        <w:instrText>3)&lt;/</w:instrText>
      </w:r>
      <w:r w:rsidR="001826E8" w:rsidRPr="00EA0C6E">
        <w:rPr>
          <w:rFonts w:cs="Times New Roman"/>
          <w:lang w:val="en-US"/>
        </w:rPr>
        <w:instrText>title</w:instrText>
      </w:r>
      <w:r w:rsidR="001826E8" w:rsidRPr="00EA0C6E">
        <w:rPr>
          <w:rFonts w:cs="Times New Roman"/>
        </w:rPr>
        <w:instrText>&gt;&lt;/</w:instrText>
      </w:r>
      <w:r w:rsidR="001826E8" w:rsidRPr="00EA0C6E">
        <w:rPr>
          <w:rFonts w:cs="Times New Roman"/>
          <w:lang w:val="en-US"/>
        </w:rPr>
        <w:instrText>titles</w:instrText>
      </w:r>
      <w:r w:rsidR="001826E8" w:rsidRPr="00EA0C6E">
        <w:rPr>
          <w:rFonts w:cs="Times New Roman"/>
        </w:rPr>
        <w:instrText>&gt;&lt;</w:instrText>
      </w:r>
      <w:r w:rsidR="001826E8" w:rsidRPr="00EA0C6E">
        <w:rPr>
          <w:rFonts w:cs="Times New Roman"/>
          <w:lang w:val="en-US"/>
        </w:rPr>
        <w:instrText>dates</w:instrText>
      </w:r>
      <w:r w:rsidR="001826E8" w:rsidRPr="00EA0C6E">
        <w:rPr>
          <w:rFonts w:cs="Times New Roman"/>
        </w:rPr>
        <w:instrText>&gt;&lt;</w:instrText>
      </w:r>
      <w:r w:rsidR="001826E8" w:rsidRPr="00EA0C6E">
        <w:rPr>
          <w:rFonts w:cs="Times New Roman"/>
          <w:lang w:val="en-US"/>
        </w:rPr>
        <w:instrText>year</w:instrText>
      </w:r>
      <w:r w:rsidR="001826E8" w:rsidRPr="00EA0C6E">
        <w:rPr>
          <w:rFonts w:cs="Times New Roman"/>
        </w:rPr>
        <w:instrText>&gt;2026&lt;/</w:instrText>
      </w:r>
      <w:r w:rsidR="001826E8" w:rsidRPr="00EA0C6E">
        <w:rPr>
          <w:rFonts w:cs="Times New Roman"/>
          <w:lang w:val="en-US"/>
        </w:rPr>
        <w:instrText>year</w:instrText>
      </w:r>
      <w:r w:rsidR="001826E8" w:rsidRPr="00EA0C6E">
        <w:rPr>
          <w:rFonts w:cs="Times New Roman"/>
        </w:rPr>
        <w:instrText>&gt;&lt;/</w:instrText>
      </w:r>
      <w:r w:rsidR="001826E8" w:rsidRPr="00EA0C6E">
        <w:rPr>
          <w:rFonts w:cs="Times New Roman"/>
          <w:lang w:val="en-US"/>
        </w:rPr>
        <w:instrText>dates</w:instrText>
      </w:r>
      <w:r w:rsidR="001826E8" w:rsidRPr="00EA0C6E">
        <w:rPr>
          <w:rFonts w:cs="Times New Roman"/>
        </w:rPr>
        <w:instrText>&gt;&lt;</w:instrText>
      </w:r>
      <w:r w:rsidR="001826E8" w:rsidRPr="00EA0C6E">
        <w:rPr>
          <w:rFonts w:cs="Times New Roman"/>
          <w:lang w:val="en-US"/>
        </w:rPr>
        <w:instrText>urls</w:instrText>
      </w:r>
      <w:r w:rsidR="001826E8" w:rsidRPr="00EA0C6E">
        <w:rPr>
          <w:rFonts w:cs="Times New Roman"/>
        </w:rPr>
        <w:instrText>&gt;&lt;</w:instrText>
      </w:r>
      <w:r w:rsidR="001826E8" w:rsidRPr="00EA0C6E">
        <w:rPr>
          <w:rFonts w:cs="Times New Roman"/>
          <w:lang w:val="en-US"/>
        </w:rPr>
        <w:instrText>related</w:instrText>
      </w:r>
      <w:r w:rsidR="001826E8" w:rsidRPr="00EA0C6E">
        <w:rPr>
          <w:rFonts w:cs="Times New Roman"/>
        </w:rPr>
        <w:instrText>-</w:instrText>
      </w:r>
      <w:r w:rsidR="001826E8" w:rsidRPr="00EA0C6E">
        <w:rPr>
          <w:rFonts w:cs="Times New Roman"/>
          <w:lang w:val="en-US"/>
        </w:rPr>
        <w:instrText>urls</w:instrText>
      </w:r>
      <w:r w:rsidR="001826E8" w:rsidRPr="00EA0C6E">
        <w:rPr>
          <w:rFonts w:cs="Times New Roman"/>
        </w:rPr>
        <w:instrText>&gt;&lt;</w:instrText>
      </w:r>
      <w:r w:rsidR="001826E8" w:rsidRPr="00EA0C6E">
        <w:rPr>
          <w:rFonts w:cs="Times New Roman"/>
          <w:lang w:val="en-US"/>
        </w:rPr>
        <w:instrText>url</w:instrText>
      </w:r>
      <w:r w:rsidR="001826E8" w:rsidRPr="00EA0C6E">
        <w:rPr>
          <w:rFonts w:cs="Times New Roman"/>
        </w:rPr>
        <w:instrText>&gt;</w:instrText>
      </w:r>
      <w:r w:rsidR="001826E8" w:rsidRPr="00EA0C6E">
        <w:rPr>
          <w:rFonts w:cs="Times New Roman"/>
          <w:lang w:val="en-US"/>
        </w:rPr>
        <w:instrText>https</w:instrText>
      </w:r>
      <w:r w:rsidR="001826E8" w:rsidRPr="00EA0C6E">
        <w:rPr>
          <w:rFonts w:cs="Times New Roman"/>
        </w:rPr>
        <w:instrText>://</w:instrText>
      </w:r>
      <w:r w:rsidR="001826E8" w:rsidRPr="00EA0C6E">
        <w:rPr>
          <w:rFonts w:cs="Times New Roman"/>
          <w:lang w:val="en-US"/>
        </w:rPr>
        <w:instrText>gimp</w:instrText>
      </w:r>
      <w:r w:rsidR="001826E8" w:rsidRPr="00EA0C6E">
        <w:rPr>
          <w:rFonts w:cs="Times New Roman"/>
        </w:rPr>
        <w:instrText>.</w:instrText>
      </w:r>
      <w:r w:rsidR="001826E8" w:rsidRPr="00EA0C6E">
        <w:rPr>
          <w:rFonts w:cs="Times New Roman"/>
          <w:lang w:val="en-US"/>
        </w:rPr>
        <w:instrText>org</w:instrText>
      </w:r>
      <w:r w:rsidR="001826E8" w:rsidRPr="00EA0C6E">
        <w:rPr>
          <w:rFonts w:cs="Times New Roman"/>
        </w:rPr>
        <w:instrText>/&lt;/</w:instrText>
      </w:r>
      <w:r w:rsidR="001826E8" w:rsidRPr="00EA0C6E">
        <w:rPr>
          <w:rFonts w:cs="Times New Roman"/>
          <w:lang w:val="en-US"/>
        </w:rPr>
        <w:instrText>url</w:instrText>
      </w:r>
      <w:r w:rsidR="001826E8" w:rsidRPr="00EA0C6E">
        <w:rPr>
          <w:rFonts w:cs="Times New Roman"/>
        </w:rPr>
        <w:instrText>&gt;&lt;/</w:instrText>
      </w:r>
      <w:r w:rsidR="001826E8" w:rsidRPr="00EA0C6E">
        <w:rPr>
          <w:rFonts w:cs="Times New Roman"/>
          <w:lang w:val="en-US"/>
        </w:rPr>
        <w:instrText>related</w:instrText>
      </w:r>
      <w:r w:rsidR="001826E8" w:rsidRPr="00EA0C6E">
        <w:rPr>
          <w:rFonts w:cs="Times New Roman"/>
        </w:rPr>
        <w:instrText>-</w:instrText>
      </w:r>
      <w:r w:rsidR="001826E8" w:rsidRPr="00EA0C6E">
        <w:rPr>
          <w:rFonts w:cs="Times New Roman"/>
          <w:lang w:val="en-US"/>
        </w:rPr>
        <w:instrText>urls</w:instrText>
      </w:r>
      <w:r w:rsidR="001826E8" w:rsidRPr="00EA0C6E">
        <w:rPr>
          <w:rFonts w:cs="Times New Roman"/>
        </w:rPr>
        <w:instrText>&gt;&lt;/</w:instrText>
      </w:r>
      <w:r w:rsidR="001826E8" w:rsidRPr="00EA0C6E">
        <w:rPr>
          <w:rFonts w:cs="Times New Roman"/>
          <w:lang w:val="en-US"/>
        </w:rPr>
        <w:instrText>urls</w:instrText>
      </w:r>
      <w:r w:rsidR="001826E8" w:rsidRPr="00EA0C6E">
        <w:rPr>
          <w:rFonts w:cs="Times New Roman"/>
        </w:rPr>
        <w:instrText>&gt;&lt;/</w:instrText>
      </w:r>
      <w:r w:rsidR="001826E8" w:rsidRPr="00EA0C6E">
        <w:rPr>
          <w:rFonts w:cs="Times New Roman"/>
          <w:lang w:val="en-US"/>
        </w:rPr>
        <w:instrText>record</w:instrText>
      </w:r>
      <w:r w:rsidR="001826E8" w:rsidRPr="00EA0C6E">
        <w:rPr>
          <w:rFonts w:cs="Times New Roman"/>
        </w:rPr>
        <w:instrText>&gt;&lt;/</w:instrText>
      </w:r>
      <w:r w:rsidR="001826E8" w:rsidRPr="00EA0C6E">
        <w:rPr>
          <w:rFonts w:cs="Times New Roman"/>
          <w:lang w:val="en-US"/>
        </w:rPr>
        <w:instrText>Cite</w:instrText>
      </w:r>
      <w:r w:rsidR="001826E8" w:rsidRPr="00EA0C6E">
        <w:rPr>
          <w:rFonts w:cs="Times New Roman"/>
        </w:rPr>
        <w:instrText>&gt;&lt;/</w:instrText>
      </w:r>
      <w:r w:rsidR="001826E8" w:rsidRPr="00EA0C6E">
        <w:rPr>
          <w:rFonts w:cs="Times New Roman"/>
          <w:lang w:val="en-US"/>
        </w:rPr>
        <w:instrText>EndNote</w:instrText>
      </w:r>
      <w:r w:rsidR="001826E8" w:rsidRPr="00EA0C6E">
        <w:rPr>
          <w:rFonts w:cs="Times New Roman"/>
        </w:rPr>
        <w:instrText>&gt;</w:instrText>
      </w:r>
      <w:r w:rsidR="000C3484" w:rsidRPr="00EA0C6E">
        <w:rPr>
          <w:rFonts w:cs="Times New Roman"/>
        </w:rPr>
        <w:fldChar w:fldCharType="separate"/>
      </w:r>
      <w:r w:rsidR="001826E8" w:rsidRPr="00EA0C6E">
        <w:rPr>
          <w:rFonts w:cs="Times New Roman"/>
          <w:noProof/>
        </w:rPr>
        <w:t>(</w:t>
      </w:r>
      <w:hyperlink w:anchor="_ENREF_72" w:tooltip="Team, 2026 #69" w:history="1">
        <w:r w:rsidR="007E65F5" w:rsidRPr="00EA0C6E">
          <w:rPr>
            <w:rStyle w:val="Hyperlink"/>
            <w:rFonts w:cs="Times New Roman"/>
            <w:lang w:val="en-US"/>
          </w:rPr>
          <w:t>The</w:t>
        </w:r>
        <w:r w:rsidR="007E65F5" w:rsidRPr="00EA0C6E">
          <w:rPr>
            <w:rStyle w:val="Hyperlink"/>
            <w:rFonts w:cs="Times New Roman"/>
          </w:rPr>
          <w:t xml:space="preserve"> </w:t>
        </w:r>
        <w:r w:rsidR="007E65F5" w:rsidRPr="00EA0C6E">
          <w:rPr>
            <w:rStyle w:val="Hyperlink"/>
            <w:rFonts w:cs="Times New Roman"/>
            <w:lang w:val="en-US"/>
          </w:rPr>
          <w:t>Gimp</w:t>
        </w:r>
        <w:r w:rsidR="007E65F5" w:rsidRPr="00EA0C6E">
          <w:rPr>
            <w:rStyle w:val="Hyperlink"/>
            <w:rFonts w:cs="Times New Roman"/>
          </w:rPr>
          <w:t xml:space="preserve"> </w:t>
        </w:r>
        <w:r w:rsidR="007E65F5" w:rsidRPr="00EA0C6E">
          <w:rPr>
            <w:rStyle w:val="Hyperlink"/>
            <w:rFonts w:cs="Times New Roman"/>
            <w:lang w:val="en-US"/>
          </w:rPr>
          <w:t>Development</w:t>
        </w:r>
        <w:r w:rsidR="007E65F5" w:rsidRPr="00EA0C6E">
          <w:rPr>
            <w:rStyle w:val="Hyperlink"/>
            <w:rFonts w:cs="Times New Roman"/>
          </w:rPr>
          <w:t xml:space="preserve"> </w:t>
        </w:r>
        <w:r w:rsidR="007E65F5" w:rsidRPr="00EA0C6E">
          <w:rPr>
            <w:rStyle w:val="Hyperlink"/>
            <w:rFonts w:cs="Times New Roman"/>
            <w:lang w:val="en-US"/>
          </w:rPr>
          <w:t>Team</w:t>
        </w:r>
        <w:r w:rsidR="007E65F5" w:rsidRPr="00EA0C6E">
          <w:rPr>
            <w:rStyle w:val="Hyperlink"/>
            <w:rFonts w:cs="Times New Roman"/>
          </w:rPr>
          <w:t>, 2026</w:t>
        </w:r>
      </w:hyperlink>
      <w:r w:rsidR="001826E8" w:rsidRPr="00EA0C6E">
        <w:rPr>
          <w:rFonts w:cs="Times New Roman"/>
          <w:noProof/>
        </w:rPr>
        <w:t>)</w:t>
      </w:r>
      <w:r w:rsidR="000C3484" w:rsidRPr="00EA0C6E">
        <w:rPr>
          <w:rFonts w:cs="Times New Roman"/>
        </w:rPr>
        <w:fldChar w:fldCharType="end"/>
      </w:r>
      <w:r w:rsidR="002175A4" w:rsidRPr="00EA0C6E">
        <w:rPr>
          <w:rFonts w:cs="Times New Roman"/>
        </w:rPr>
        <w:t xml:space="preserve">. </w:t>
      </w:r>
      <w:r w:rsidR="00707622" w:rsidRPr="00EA0C6E">
        <w:rPr>
          <w:rFonts w:cs="Times New Roman"/>
        </w:rPr>
        <w:t>Όπως έχει ήδη αναφερθεί, το μήκος σε πραγματικά μέτρα αυτής της απόστασης είναι ~2,500 μέτρα, δ</w:t>
      </w:r>
      <w:r w:rsidR="002175A4" w:rsidRPr="00EA0C6E">
        <w:rPr>
          <w:rFonts w:cs="Times New Roman"/>
        </w:rPr>
        <w:t xml:space="preserve">ηλαδή υπάρχει η αναλογία </w:t>
      </w:r>
      <m:oMath>
        <m:r>
          <w:rPr>
            <w:rFonts w:ascii="Cambria Math" w:hAnsi="Cambria Math" w:cs="Times New Roman"/>
          </w:rPr>
          <m:t>723.37:2,500</m:t>
        </m:r>
        <m:box>
          <m:boxPr>
            <m:opEmu m:val="1"/>
            <m:ctrlPr>
              <w:rPr>
                <w:rFonts w:ascii="Cambria Math" w:hAnsi="Cambria Math" w:cs="Times New Roman"/>
                <w:i/>
              </w:rPr>
            </m:ctrlPr>
          </m:boxPr>
          <m:e>
            <m:groupChr>
              <m:groupChrPr>
                <m:chr m:val="⇒"/>
                <m:vertJc m:val="bot"/>
                <m:ctrlPr>
                  <w:rPr>
                    <w:rFonts w:ascii="Cambria Math" w:hAnsi="Cambria Math" w:cs="Times New Roman"/>
                    <w:i/>
                  </w:rPr>
                </m:ctrlPr>
              </m:groupChrPr>
              <m:e/>
            </m:groupChr>
          </m:e>
        </m:box>
        <m:r>
          <m:rPr>
            <m:sty m:val="p"/>
          </m:rPr>
          <w:rPr>
            <w:rFonts w:ascii="Cambria Math" w:hAnsi="Cambria Math" w:cs="Times New Roman"/>
          </w:rPr>
          <m:t>0.289348:1</m:t>
        </m:r>
      </m:oMath>
      <w:r w:rsidR="002175A4" w:rsidRPr="00EA0C6E">
        <w:rPr>
          <w:rFonts w:cs="Times New Roman"/>
        </w:rPr>
        <w:t xml:space="preserve"> </w:t>
      </w:r>
      <w:r w:rsidR="002175A4" w:rsidRPr="00EA0C6E">
        <w:rPr>
          <w:rFonts w:cs="Times New Roman"/>
          <w:lang w:val="en-US"/>
        </w:rPr>
        <w:t>pixel</w:t>
      </w:r>
      <w:r w:rsidR="002175A4" w:rsidRPr="00EA0C6E">
        <w:rPr>
          <w:rFonts w:cs="Times New Roman"/>
        </w:rPr>
        <w:t xml:space="preserve"> προς μέτρο.</w:t>
      </w:r>
      <w:r w:rsidR="00707622" w:rsidRPr="00EA0C6E">
        <w:rPr>
          <w:rFonts w:cs="Times New Roman"/>
        </w:rPr>
        <w:t xml:space="preserve"> Λαμβάνοντας υπόψιν την μέση ταχύτητα κίνησης του ατόμου </w:t>
      </w:r>
      <m:oMath>
        <m:r>
          <m:rPr>
            <m:sty m:val="p"/>
          </m:rPr>
          <w:rPr>
            <w:rFonts w:ascii="Cambria Math" w:hAnsi="Cambria Math" w:cs="Times New Roman"/>
          </w:rPr>
          <m:t>~1.35</m:t>
        </m:r>
        <m:f>
          <m:fPr>
            <m:type m:val="lin"/>
            <m:ctrlPr>
              <w:rPr>
                <w:rFonts w:ascii="Cambria Math" w:hAnsi="Cambria Math" w:cs="Times New Roman"/>
                <w:lang w:val="en-US"/>
              </w:rPr>
            </m:ctrlPr>
          </m:fPr>
          <m:num>
            <m:r>
              <m:rPr>
                <m:sty m:val="p"/>
              </m:rPr>
              <w:rPr>
                <w:rFonts w:ascii="Cambria Math" w:hAnsi="Cambria Math" w:cs="Times New Roman"/>
                <w:lang w:val="en-US"/>
              </w:rPr>
              <m:t>m</m:t>
            </m:r>
          </m:num>
          <m:den>
            <m:r>
              <m:rPr>
                <m:sty m:val="p"/>
              </m:rPr>
              <w:rPr>
                <w:rFonts w:ascii="Cambria Math" w:hAnsi="Cambria Math" w:cs="Times New Roman"/>
                <w:lang w:val="en-US"/>
              </w:rPr>
              <m:t>s</m:t>
            </m:r>
          </m:den>
        </m:f>
      </m:oMath>
      <w:r w:rsidR="00707622" w:rsidRPr="00EA0C6E">
        <w:rPr>
          <w:rFonts w:cs="Times New Roman"/>
        </w:rPr>
        <w:t>, όπως έχει αναφερθεί στ</w:t>
      </w:r>
      <w:r w:rsidR="00F66BF3" w:rsidRPr="00EA0C6E">
        <w:rPr>
          <w:rFonts w:cs="Times New Roman"/>
        </w:rPr>
        <w:t>ην ενότητα</w:t>
      </w:r>
      <w:r w:rsidR="006D7F28" w:rsidRPr="00EA0C6E">
        <w:rPr>
          <w:rFonts w:cs="Times New Roman"/>
        </w:rPr>
        <w:t xml:space="preserve"> </w:t>
      </w:r>
      <w:r w:rsidR="006D7F28" w:rsidRPr="00EA0C6E">
        <w:rPr>
          <w:rFonts w:cs="Times New Roman"/>
        </w:rPr>
        <w:fldChar w:fldCharType="begin"/>
      </w:r>
      <w:r w:rsidR="006D7F28" w:rsidRPr="00EA0C6E">
        <w:rPr>
          <w:rFonts w:cs="Times New Roman"/>
        </w:rPr>
        <w:instrText xml:space="preserve"> REF _Ref226809699 \w \h </w:instrText>
      </w:r>
      <w:r w:rsidR="00590BB7" w:rsidRPr="00EA0C6E">
        <w:rPr>
          <w:rFonts w:cs="Times New Roman"/>
        </w:rPr>
        <w:instrText xml:space="preserve"> \* MERGEFORMAT </w:instrText>
      </w:r>
      <w:r w:rsidR="006D7F28" w:rsidRPr="00EA0C6E">
        <w:rPr>
          <w:rFonts w:cs="Times New Roman"/>
        </w:rPr>
      </w:r>
      <w:r w:rsidR="006D7F28" w:rsidRPr="00EA0C6E">
        <w:rPr>
          <w:rFonts w:cs="Times New Roman"/>
        </w:rPr>
        <w:fldChar w:fldCharType="separate"/>
      </w:r>
      <w:r w:rsidR="00EA0C6E" w:rsidRPr="00EA0C6E">
        <w:rPr>
          <w:rFonts w:cs="Times New Roman"/>
        </w:rPr>
        <w:t>2.4</w:t>
      </w:r>
      <w:r w:rsidR="006D7F28" w:rsidRPr="00EA0C6E">
        <w:rPr>
          <w:rFonts w:cs="Times New Roman"/>
        </w:rPr>
        <w:fldChar w:fldCharType="end"/>
      </w:r>
      <w:r w:rsidR="00707622" w:rsidRPr="00EA0C6E">
        <w:rPr>
          <w:rFonts w:cs="Times New Roman"/>
        </w:rPr>
        <w:t xml:space="preserve">, ένας </w:t>
      </w:r>
      <w:r w:rsidR="00491206" w:rsidRPr="00EA0C6E">
        <w:rPr>
          <w:rFonts w:cs="Times New Roman"/>
        </w:rPr>
        <w:t>άνθρωπος θα χρειάζεται ~1,852 δευτερόλεπτα</w:t>
      </w:r>
      <w:r w:rsidR="004706BA" w:rsidRPr="00EA0C6E">
        <w:rPr>
          <w:rFonts w:cs="Times New Roman"/>
        </w:rPr>
        <w:t xml:space="preserve"> (~31 λεπτά)</w:t>
      </w:r>
      <w:r w:rsidR="00491206" w:rsidRPr="00EA0C6E">
        <w:rPr>
          <w:rFonts w:cs="Times New Roman"/>
        </w:rPr>
        <w:t xml:space="preserve"> για να διασχίσει αυτή την απόσταση.</w:t>
      </w:r>
      <w:r w:rsidR="00F66BF3" w:rsidRPr="00EA0C6E">
        <w:rPr>
          <w:rFonts w:cs="Times New Roman"/>
        </w:rPr>
        <w:t xml:space="preserve"> Το</w:t>
      </w:r>
      <w:r w:rsidR="00491206" w:rsidRPr="00EA0C6E">
        <w:rPr>
          <w:rFonts w:cs="Times New Roman"/>
        </w:rPr>
        <w:t xml:space="preserve"> </w:t>
      </w:r>
      <w:r w:rsidR="00352F8A" w:rsidRPr="00EA0C6E">
        <w:rPr>
          <w:rFonts w:cs="Times New Roman"/>
        </w:rPr>
        <w:t>διακριτό χρονικό βήμα (</w:t>
      </w:r>
      <w:r w:rsidR="00352F8A" w:rsidRPr="00EA0C6E">
        <w:rPr>
          <w:rFonts w:cs="Times New Roman"/>
          <w:lang w:val="en-US"/>
        </w:rPr>
        <w:t>discrete</w:t>
      </w:r>
      <w:r w:rsidR="00352F8A" w:rsidRPr="00EA0C6E">
        <w:rPr>
          <w:rFonts w:cs="Times New Roman"/>
        </w:rPr>
        <w:t xml:space="preserve"> </w:t>
      </w:r>
      <w:r w:rsidR="00352F8A" w:rsidRPr="00EA0C6E">
        <w:rPr>
          <w:rFonts w:cs="Times New Roman"/>
          <w:lang w:val="en-US"/>
        </w:rPr>
        <w:t>time</w:t>
      </w:r>
      <w:r w:rsidR="00352F8A" w:rsidRPr="00EA0C6E">
        <w:rPr>
          <w:rFonts w:cs="Times New Roman"/>
        </w:rPr>
        <w:t xml:space="preserve"> </w:t>
      </w:r>
      <w:r w:rsidR="00352F8A" w:rsidRPr="00EA0C6E">
        <w:rPr>
          <w:rFonts w:cs="Times New Roman"/>
          <w:lang w:val="en-US"/>
        </w:rPr>
        <w:t>step</w:t>
      </w:r>
      <w:r w:rsidR="00352F8A" w:rsidRPr="00EA0C6E">
        <w:rPr>
          <w:rFonts w:cs="Times New Roman"/>
        </w:rPr>
        <w:t xml:space="preserve">), </w:t>
      </w:r>
      <w:r w:rsidR="004706BA" w:rsidRPr="00EA0C6E">
        <w:rPr>
          <w:rFonts w:cs="Times New Roman"/>
        </w:rPr>
        <w:t>δηλαδή ο χρόνος ανά τον οποίο τρέχουν εκ νέου οι υπολογισμοί της προσομοίωσης</w:t>
      </w:r>
      <w:r w:rsidR="009F7092" w:rsidRPr="00EA0C6E">
        <w:rPr>
          <w:rFonts w:cs="Times New Roman"/>
        </w:rPr>
        <w:t xml:space="preserve"> </w:t>
      </w:r>
      <w:r w:rsidR="009F7092" w:rsidRPr="00EA0C6E">
        <w:rPr>
          <w:rFonts w:cs="Times New Roman"/>
        </w:rPr>
        <w:fldChar w:fldCharType="begin"/>
      </w:r>
      <w:r w:rsidR="009F7092" w:rsidRPr="00EA0C6E">
        <w:rPr>
          <w:rFonts w:cs="Times New Roman"/>
        </w:rPr>
        <w:instrText xml:space="preserve"> ADDIN EN.CITE &lt;EndNote&gt;&lt;Cite&gt;&lt;Author&gt;GoldSim Technology&lt;/Author&gt;&lt;Year&gt;2026&lt;/Year&gt;&lt;RecNum&gt;71&lt;/RecNum&gt;&lt;DisplayText&gt;(GoldSim Technology, 2026)&lt;/DisplayText&gt;&lt;record&gt;&lt;rec-number&gt;71&lt;/rec-number&gt;&lt;foreign-keys&gt;&lt;key app="EN" db-id="dxs5p5de0w55t0erd255s0tbrzsd22z0ts0d" timestamp="1774878616"&gt;71&lt;/key&gt;&lt;/foreign-keys&gt;&lt;ref-type name="Online Multimedia"&gt;48&lt;/ref-type&gt;&lt;contributors&gt;&lt;authors&gt;&lt;author&gt;GoldSim Technology, Group&lt;/author&gt;&lt;/authors&gt;&lt;/contributors&gt;&lt;titles&gt;&lt;title&gt;Lesson 3 - Representing Time in a Dynamic Simulation&lt;/title&gt;&lt;secondary-title&gt;Introduction to GoldSim, Unit 6 - Carrying Out a Dynamic Simulation&lt;/secondary-title&gt;&lt;/titles&gt;&lt;periodical&gt;&lt;full-title&gt;Introduction to GoldSim, Unit 6 - Carrying Out a Dynamic Simulation&lt;/full-title&gt;&lt;/periodical&gt;&lt;dates&gt;&lt;year&gt;2026&lt;/year&gt;&lt;pub-dates&gt;&lt;date&gt;30/03/2026&lt;/date&gt;&lt;/pub-dates&gt;&lt;/dates&gt;&lt;pub-location&gt;Issaquah, WA&lt;/pub-location&gt;&lt;publisher&gt;GoldSim Technology Group&lt;/publisher&gt;&lt;urls&gt;&lt;related-urls&gt;&lt;url&gt;https://www.goldsim.com/Courses/BasicGoldSim/Unit6/Lesson3/&lt;/url&gt;&lt;/related-urls&gt;&lt;/urls&gt;&lt;/record&gt;&lt;/Cite&gt;&lt;/EndNote&gt;</w:instrText>
      </w:r>
      <w:r w:rsidR="009F7092" w:rsidRPr="00EA0C6E">
        <w:rPr>
          <w:rFonts w:cs="Times New Roman"/>
        </w:rPr>
        <w:fldChar w:fldCharType="separate"/>
      </w:r>
      <w:r w:rsidR="009F7092" w:rsidRPr="00EA0C6E">
        <w:rPr>
          <w:rFonts w:cs="Times New Roman"/>
          <w:noProof/>
        </w:rPr>
        <w:t>(</w:t>
      </w:r>
      <w:hyperlink w:anchor="_ENREF_21" w:tooltip="GoldSim Technology, 2026 #71" w:history="1">
        <w:r w:rsidR="007E65F5" w:rsidRPr="00EA0C6E">
          <w:rPr>
            <w:rStyle w:val="Hyperlink"/>
            <w:rFonts w:cs="Times New Roman"/>
          </w:rPr>
          <w:t>GoldSim Technology, 2026</w:t>
        </w:r>
      </w:hyperlink>
      <w:r w:rsidR="009F7092" w:rsidRPr="00EA0C6E">
        <w:rPr>
          <w:rFonts w:cs="Times New Roman"/>
          <w:noProof/>
        </w:rPr>
        <w:t>)</w:t>
      </w:r>
      <w:r w:rsidR="009F7092" w:rsidRPr="00EA0C6E">
        <w:rPr>
          <w:rFonts w:cs="Times New Roman"/>
        </w:rPr>
        <w:fldChar w:fldCharType="end"/>
      </w:r>
      <w:r w:rsidR="00F9026B" w:rsidRPr="00EA0C6E">
        <w:rPr>
          <w:rFonts w:cs="Times New Roman"/>
        </w:rPr>
        <w:t>, τίθεται ίσο με τη μονάδα, δηλαδή για κάθε ένα καρέ της προσομοίωσης, περνάει ένα δευτερόλεπτο</w:t>
      </w:r>
      <w:r w:rsidR="004706BA" w:rsidRPr="00EA0C6E">
        <w:rPr>
          <w:rFonts w:cs="Times New Roman"/>
        </w:rPr>
        <w:t xml:space="preserve"> κίνησης των εμπλεκομένων</w:t>
      </w:r>
      <w:r w:rsidR="00F9026B" w:rsidRPr="00EA0C6E">
        <w:rPr>
          <w:rFonts w:cs="Times New Roman"/>
        </w:rPr>
        <w:t xml:space="preserve">. </w:t>
      </w:r>
      <w:r w:rsidR="004706BA" w:rsidRPr="00EA0C6E">
        <w:rPr>
          <w:rFonts w:cs="Times New Roman"/>
        </w:rPr>
        <w:t>Αυθαίρετα λαμβάνεται η τιμή 2,500 ως ο συνολικός χρόνος της προσομοίωσης</w:t>
      </w:r>
      <w:r w:rsidR="00C03D62" w:rsidRPr="00EA0C6E">
        <w:rPr>
          <w:rFonts w:cs="Times New Roman"/>
        </w:rPr>
        <w:t xml:space="preserve"> (σε δευτερόλεπτα, ~42 λεπτά)</w:t>
      </w:r>
      <w:r w:rsidR="004706BA" w:rsidRPr="00EA0C6E">
        <w:rPr>
          <w:rFonts w:cs="Times New Roman"/>
        </w:rPr>
        <w:t>, προκειμένου να προλάβουν κι</w:t>
      </w:r>
      <w:r w:rsidR="009F7092" w:rsidRPr="00EA0C6E">
        <w:rPr>
          <w:rFonts w:cs="Times New Roman"/>
        </w:rPr>
        <w:t xml:space="preserve"> οι</w:t>
      </w:r>
      <w:r w:rsidR="004706BA" w:rsidRPr="00EA0C6E">
        <w:rPr>
          <w:rFonts w:cs="Times New Roman"/>
        </w:rPr>
        <w:t xml:space="preserve"> εκτεθειμένοι «πράκτορες» οι οποίοι θα κινούνται ενδεχομένως με χαμηλότερη ταχύτητα, να φτάσουν ή πλησιάσουν στο σημείο συγκέντρωσής τους.</w:t>
      </w:r>
    </w:p>
    <w:p w14:paraId="63D18B34" w14:textId="4D110625" w:rsidR="00C03D62" w:rsidRPr="00EA0C6E" w:rsidRDefault="008E6433" w:rsidP="002175A4">
      <w:pPr>
        <w:rPr>
          <w:rFonts w:cs="Times New Roman"/>
        </w:rPr>
      </w:pPr>
      <w:commentRangeStart w:id="121"/>
      <w:commentRangeStart w:id="122"/>
      <w:r w:rsidRPr="00EA0C6E">
        <w:rPr>
          <w:rFonts w:cs="Times New Roman"/>
        </w:rPr>
        <w:t xml:space="preserve">Ο </w:t>
      </w:r>
      <w:r w:rsidRPr="00EA0C6E">
        <w:rPr>
          <w:rFonts w:cs="Times New Roman"/>
        </w:rPr>
        <w:fldChar w:fldCharType="begin"/>
      </w:r>
      <w:r w:rsidRPr="00EA0C6E">
        <w:rPr>
          <w:rFonts w:cs="Times New Roman"/>
        </w:rPr>
        <w:instrText xml:space="preserve"> REF _Ref226808029 \h </w:instrText>
      </w:r>
      <w:r w:rsidR="009B4FCF" w:rsidRPr="00EA0C6E">
        <w:rPr>
          <w:rFonts w:cs="Times New Roman"/>
        </w:rPr>
        <w:instrText xml:space="preserve"> \* MERGEFORMAT </w:instrText>
      </w:r>
      <w:r w:rsidRPr="00EA0C6E">
        <w:rPr>
          <w:rFonts w:cs="Times New Roman"/>
        </w:rPr>
      </w:r>
      <w:r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1</w:t>
      </w:r>
      <w:r w:rsidRPr="00EA0C6E">
        <w:rPr>
          <w:rFonts w:cs="Times New Roman"/>
        </w:rPr>
        <w:fldChar w:fldCharType="end"/>
      </w:r>
      <w:r w:rsidRPr="00EA0C6E">
        <w:rPr>
          <w:rFonts w:cs="Times New Roman"/>
        </w:rPr>
        <w:t xml:space="preserve"> έχει μεγάλα χρονικά βήματα </w:t>
      </w:r>
      <w:r w:rsidR="00707CED" w:rsidRPr="00EA0C6E">
        <w:rPr>
          <w:rFonts w:cs="Times New Roman"/>
        </w:rPr>
        <w:t>τα οποία δεν εξυπηρετούν</w:t>
      </w:r>
      <w:r w:rsidRPr="00EA0C6E">
        <w:rPr>
          <w:rFonts w:cs="Times New Roman"/>
        </w:rPr>
        <w:t xml:space="preserve"> </w:t>
      </w:r>
      <w:r w:rsidR="00707CED" w:rsidRPr="00EA0C6E">
        <w:rPr>
          <w:rFonts w:cs="Times New Roman"/>
        </w:rPr>
        <w:t>τ</w:t>
      </w:r>
      <w:r w:rsidRPr="00EA0C6E">
        <w:rPr>
          <w:rFonts w:cs="Times New Roman"/>
        </w:rPr>
        <w:t>η</w:t>
      </w:r>
      <w:r w:rsidR="00707CED" w:rsidRPr="00EA0C6E">
        <w:rPr>
          <w:rFonts w:cs="Times New Roman"/>
        </w:rPr>
        <w:t>ν</w:t>
      </w:r>
      <w:r w:rsidRPr="00EA0C6E">
        <w:rPr>
          <w:rFonts w:cs="Times New Roman"/>
        </w:rPr>
        <w:t xml:space="preserve"> ανάπτυξη ενός ρεαλιστικού μοντέλου εκκένωσης</w:t>
      </w:r>
      <w:r w:rsidR="00707CED" w:rsidRPr="00EA0C6E">
        <w:rPr>
          <w:rFonts w:cs="Times New Roman"/>
        </w:rPr>
        <w:t>.</w:t>
      </w:r>
      <w:r w:rsidRPr="00EA0C6E">
        <w:rPr>
          <w:rFonts w:cs="Times New Roman"/>
        </w:rPr>
        <w:t xml:space="preserve"> </w:t>
      </w:r>
      <w:r w:rsidR="00242EC8" w:rsidRPr="00EA0C6E">
        <w:rPr>
          <w:rFonts w:cs="Times New Roman"/>
        </w:rPr>
        <w:t xml:space="preserve">Ο </w:t>
      </w:r>
      <w:r w:rsidR="00242EC8" w:rsidRPr="00EA0C6E">
        <w:rPr>
          <w:rFonts w:cs="Times New Roman"/>
        </w:rPr>
        <w:fldChar w:fldCharType="begin"/>
      </w:r>
      <w:r w:rsidR="00242EC8" w:rsidRPr="00EA0C6E">
        <w:rPr>
          <w:rFonts w:cs="Times New Roman"/>
        </w:rPr>
        <w:instrText xml:space="preserve"> REF _Ref226808029 \h </w:instrText>
      </w:r>
      <w:r w:rsidR="009B4FCF" w:rsidRPr="00EA0C6E">
        <w:rPr>
          <w:rFonts w:cs="Times New Roman"/>
        </w:rPr>
        <w:instrText xml:space="preserve"> \* MERGEFORMAT </w:instrText>
      </w:r>
      <w:r w:rsidR="00242EC8" w:rsidRPr="00EA0C6E">
        <w:rPr>
          <w:rFonts w:cs="Times New Roman"/>
        </w:rPr>
      </w:r>
      <w:r w:rsidR="00242EC8"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1</w:t>
      </w:r>
      <w:r w:rsidR="00242EC8" w:rsidRPr="00EA0C6E">
        <w:rPr>
          <w:rFonts w:cs="Times New Roman"/>
        </w:rPr>
        <w:fldChar w:fldCharType="end"/>
      </w:r>
      <w:r w:rsidRPr="00EA0C6E">
        <w:rPr>
          <w:rFonts w:cs="Times New Roman"/>
        </w:rPr>
        <w:t xml:space="preserve"> πρέπει</w:t>
      </w:r>
      <w:r w:rsidR="000B6F7E" w:rsidRPr="00EA0C6E">
        <w:rPr>
          <w:rFonts w:cs="Times New Roman"/>
        </w:rPr>
        <w:t xml:space="preserve"> να τροποποιηθεί ώστε τα δεδομένα</w:t>
      </w:r>
      <w:r w:rsidR="00242EC8" w:rsidRPr="00EA0C6E">
        <w:rPr>
          <w:rFonts w:cs="Times New Roman"/>
        </w:rPr>
        <w:t xml:space="preserve"> του</w:t>
      </w:r>
      <w:r w:rsidR="000B6F7E" w:rsidRPr="00EA0C6E">
        <w:rPr>
          <w:rFonts w:cs="Times New Roman"/>
        </w:rPr>
        <w:t xml:space="preserve"> </w:t>
      </w:r>
      <w:r w:rsidRPr="00EA0C6E">
        <w:rPr>
          <w:rFonts w:cs="Times New Roman"/>
        </w:rPr>
        <w:t>να αντιστοιχούν στον πραγματικό χρόνο κίνησης ενός ανθρώπου. Γι’ αυτό το λόγο</w:t>
      </w:r>
      <w:r w:rsidR="00242EC8" w:rsidRPr="00EA0C6E">
        <w:rPr>
          <w:rFonts w:cs="Times New Roman"/>
        </w:rPr>
        <w:t xml:space="preserve"> οι </w:t>
      </w:r>
      <w:hyperlink w:anchor="_ENREF_65" w:tooltip="Shaikh, 2020 #14"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Shaikh et al. (2020)</w:t>
        </w:r>
        <w:r w:rsidR="007E65F5" w:rsidRPr="00EA0C6E">
          <w:rPr>
            <w:rStyle w:val="Hyperlink"/>
            <w:rFonts w:cs="Times New Roman"/>
          </w:rPr>
          <w:fldChar w:fldCharType="end"/>
        </w:r>
      </w:hyperlink>
      <w:r w:rsidRPr="00EA0C6E">
        <w:rPr>
          <w:rFonts w:cs="Times New Roman"/>
        </w:rPr>
        <w:t xml:space="preserve"> χρησιμοπο</w:t>
      </w:r>
      <w:r w:rsidR="00242EC8" w:rsidRPr="00EA0C6E">
        <w:rPr>
          <w:rFonts w:cs="Times New Roman"/>
        </w:rPr>
        <w:t>ί</w:t>
      </w:r>
      <w:r w:rsidR="00F93787" w:rsidRPr="00EA0C6E">
        <w:rPr>
          <w:rFonts w:cs="Times New Roman"/>
        </w:rPr>
        <w:t>η</w:t>
      </w:r>
      <w:r w:rsidR="00242EC8" w:rsidRPr="00EA0C6E">
        <w:rPr>
          <w:rFonts w:cs="Times New Roman"/>
        </w:rPr>
        <w:t>σαν</w:t>
      </w:r>
      <w:r w:rsidRPr="00EA0C6E">
        <w:rPr>
          <w:rFonts w:cs="Times New Roman"/>
        </w:rPr>
        <w:t xml:space="preserve"> </w:t>
      </w:r>
      <w:r w:rsidR="00242EC8" w:rsidRPr="00EA0C6E">
        <w:rPr>
          <w:rFonts w:cs="Times New Roman"/>
        </w:rPr>
        <w:t>τ</w:t>
      </w:r>
      <w:r w:rsidR="00F93787" w:rsidRPr="00EA0C6E">
        <w:rPr>
          <w:rFonts w:cs="Times New Roman"/>
        </w:rPr>
        <w:t>η</w:t>
      </w:r>
      <w:r w:rsidR="00242EC8" w:rsidRPr="00EA0C6E">
        <w:rPr>
          <w:rFonts w:cs="Times New Roman"/>
        </w:rPr>
        <w:t>ν</w:t>
      </w:r>
      <w:r w:rsidRPr="00EA0C6E">
        <w:rPr>
          <w:rFonts w:cs="Times New Roman"/>
        </w:rPr>
        <w:t xml:space="preserve"> </w:t>
      </w:r>
      <w:r w:rsidRPr="00EA0C6E">
        <w:rPr>
          <w:rFonts w:cs="Times New Roman"/>
        </w:rPr>
        <w:fldChar w:fldCharType="begin"/>
      </w:r>
      <w:r w:rsidRPr="00EA0C6E">
        <w:rPr>
          <w:rFonts w:cs="Times New Roman"/>
        </w:rPr>
        <w:instrText xml:space="preserve"> REF _Ref226813285 \h  \* MERGEFORMAT </w:instrText>
      </w:r>
      <w:r w:rsidRPr="00EA0C6E">
        <w:rPr>
          <w:rFonts w:cs="Times New Roman"/>
        </w:rPr>
      </w:r>
      <w:r w:rsidRPr="00EA0C6E">
        <w:rPr>
          <w:rFonts w:cs="Times New Roman"/>
        </w:rPr>
        <w:fldChar w:fldCharType="separate"/>
      </w:r>
      <w:r w:rsidR="00EA0C6E" w:rsidRPr="00EA0C6E">
        <w:rPr>
          <w:rFonts w:cs="Times New Roman"/>
        </w:rPr>
        <w:t>Εξίσωση 1</w:t>
      </w:r>
      <w:r w:rsidRPr="00EA0C6E">
        <w:rPr>
          <w:rFonts w:cs="Times New Roman"/>
        </w:rPr>
        <w:fldChar w:fldCharType="end"/>
      </w:r>
      <w:r w:rsidR="00242EC8" w:rsidRPr="00EA0C6E">
        <w:rPr>
          <w:rFonts w:cs="Times New Roman"/>
        </w:rPr>
        <w:t xml:space="preserve"> και</w:t>
      </w:r>
      <w:r w:rsidRPr="00EA0C6E">
        <w:rPr>
          <w:rFonts w:cs="Times New Roman"/>
        </w:rPr>
        <w:t xml:space="preserve"> </w:t>
      </w:r>
      <w:r w:rsidR="00242EC8" w:rsidRPr="00EA0C6E">
        <w:rPr>
          <w:rFonts w:cs="Times New Roman"/>
        </w:rPr>
        <w:t>τ</w:t>
      </w:r>
      <w:r w:rsidR="00F93787" w:rsidRPr="00EA0C6E">
        <w:rPr>
          <w:rFonts w:cs="Times New Roman"/>
        </w:rPr>
        <w:t>η</w:t>
      </w:r>
      <w:r w:rsidRPr="00EA0C6E">
        <w:rPr>
          <w:rFonts w:cs="Times New Roman"/>
        </w:rPr>
        <w:t xml:space="preserve"> λογαριθμική έκφραση που ανέπτυξαν οι </w:t>
      </w:r>
      <w:hyperlink w:anchor="_ENREF_73" w:tooltip="ten Berge, 1986 #66"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AuthorYear="1"&gt;&lt;Author&gt;ten Berge&lt;/Author&gt;&lt;Year&gt;1986&lt;/Year&gt;&lt;RecNum&gt;66&lt;/RecNum&gt;&lt;DisplayText&gt;ten Berge et al. (1986)&lt;/DisplayText&gt;&lt;record&gt;&lt;rec-number&gt;66&lt;/rec-number&gt;&lt;foreign-keys&gt;&lt;key app="EN" db-id="dxs5p5de0w55t0erd255s0tbrzsd22z0ts0d" timestamp="1774296610"&gt;66&lt;/key&gt;&lt;/foreign-keys&gt;&lt;ref-type name="Journal Article"&gt;17&lt;/ref-type&gt;&lt;contributors&gt;&lt;authors&gt;&lt;author&gt;ten Berge, W. F.&lt;/author&gt;&lt;author&gt;Zwart, A.&lt;/author&gt;&lt;author&gt;Appelman, L. M.&lt;/author&gt;&lt;/authors&gt;&lt;/contributors&gt;&lt;titles&gt;&lt;title&gt;Concentration—time mortality response relationship of irritant and systemically acting vapours and gases&lt;/title&gt;&lt;secondary-title&gt;Journal of Hazardous Materials&lt;/secondary-title&gt;&lt;/titles&gt;&lt;periodical&gt;&lt;full-title&gt;Journal of Hazardous Materials&lt;/full-title&gt;&lt;abbr-1&gt;J Hazard Mater&lt;/abbr-1&gt;&lt;/periodical&gt;&lt;pages&gt;301-309&lt;/pages&gt;&lt;volume&gt;13&lt;/volume&gt;&lt;number&gt;3&lt;/number&gt;&lt;dates&gt;&lt;year&gt;1986&lt;/year&gt;&lt;pub-dates&gt;&lt;date&gt;1986/08/01/&lt;/date&gt;&lt;/pub-dates&gt;&lt;/dates&gt;&lt;isbn&gt;0304-3894&lt;/isbn&gt;&lt;urls&gt;&lt;related-urls&gt;&lt;url&gt;https://www.sciencedirect.com/science/article/pii/0304389486850038&lt;/url&gt;&lt;/related-urls&gt;&lt;/urls&gt;&lt;electronic-resource-num&gt;https://doi.org/10.1016/0304-3894(86)85003-8&lt;/electronic-resource-num&gt;&lt;/record&gt;&lt;/Cite&gt;&lt;/EndNote&gt;</w:instrText>
        </w:r>
        <w:r w:rsidR="007E65F5" w:rsidRPr="00EA0C6E">
          <w:rPr>
            <w:rStyle w:val="Hyperlink"/>
            <w:rFonts w:cs="Times New Roman"/>
          </w:rPr>
          <w:fldChar w:fldCharType="separate"/>
        </w:r>
        <w:r w:rsidR="007E65F5" w:rsidRPr="00EA0C6E">
          <w:rPr>
            <w:rStyle w:val="Hyperlink"/>
            <w:rFonts w:cs="Times New Roman"/>
          </w:rPr>
          <w:t>ten Berge et al. (1986)</w:t>
        </w:r>
        <w:r w:rsidR="007E65F5" w:rsidRPr="00EA0C6E">
          <w:rPr>
            <w:rStyle w:val="Hyperlink"/>
            <w:rFonts w:cs="Times New Roman"/>
          </w:rPr>
          <w:fldChar w:fldCharType="end"/>
        </w:r>
      </w:hyperlink>
      <w:r w:rsidRPr="00EA0C6E">
        <w:rPr>
          <w:rFonts w:cs="Times New Roman"/>
        </w:rPr>
        <w:t xml:space="preserve"> (</w:t>
      </w:r>
      <w:r w:rsidR="00F93787" w:rsidRPr="00EA0C6E">
        <w:rPr>
          <w:rFonts w:cs="Times New Roman"/>
        </w:rPr>
        <w:fldChar w:fldCharType="begin"/>
      </w:r>
      <w:r w:rsidR="00F93787" w:rsidRPr="00EA0C6E">
        <w:rPr>
          <w:rFonts w:cs="Times New Roman"/>
        </w:rPr>
        <w:instrText xml:space="preserve"> REF _Ref227084989 \h  \* MERGEFORMAT </w:instrText>
      </w:r>
      <w:r w:rsidR="00F93787" w:rsidRPr="00EA0C6E">
        <w:rPr>
          <w:rFonts w:cs="Times New Roman"/>
        </w:rPr>
      </w:r>
      <w:r w:rsidR="00F93787" w:rsidRPr="00EA0C6E">
        <w:rPr>
          <w:rFonts w:cs="Times New Roman"/>
        </w:rPr>
        <w:fldChar w:fldCharType="separate"/>
      </w:r>
      <w:r w:rsidR="00EA0C6E" w:rsidRPr="00EA0C6E">
        <w:rPr>
          <w:rFonts w:cs="Times New Roman"/>
        </w:rPr>
        <w:t>Εξίσωση 7</w:t>
      </w:r>
      <w:r w:rsidR="00F93787" w:rsidRPr="00EA0C6E">
        <w:rPr>
          <w:rFonts w:cs="Times New Roman"/>
        </w:rPr>
        <w:fldChar w:fldCharType="end"/>
      </w:r>
      <w:r w:rsidRPr="00EA0C6E">
        <w:rPr>
          <w:rFonts w:cs="Times New Roman"/>
        </w:rPr>
        <w:t>)</w:t>
      </w:r>
      <w:r w:rsidR="00242EC8" w:rsidRPr="00EA0C6E">
        <w:rPr>
          <w:rFonts w:cs="Times New Roman"/>
        </w:rPr>
        <w:t>,</w:t>
      </w:r>
      <w:r w:rsidR="000A4E91" w:rsidRPr="00EA0C6E">
        <w:rPr>
          <w:rFonts w:cs="Times New Roman"/>
        </w:rPr>
        <w:t xml:space="preserve"> </w:t>
      </w:r>
      <w:r w:rsidR="00242EC8" w:rsidRPr="00EA0C6E">
        <w:rPr>
          <w:rFonts w:cs="Times New Roman"/>
        </w:rPr>
        <w:t>ώστε</w:t>
      </w:r>
      <w:r w:rsidR="000A4E91" w:rsidRPr="00EA0C6E">
        <w:rPr>
          <w:rFonts w:cs="Times New Roman"/>
        </w:rPr>
        <w:t xml:space="preserve"> </w:t>
      </w:r>
      <w:r w:rsidR="00242EC8" w:rsidRPr="00EA0C6E">
        <w:rPr>
          <w:rFonts w:cs="Times New Roman"/>
        </w:rPr>
        <w:t>χρησιμοποιώντας τα στοιχεία του Πίνακα 1</w:t>
      </w:r>
      <w:r w:rsidR="000A4E91" w:rsidRPr="00EA0C6E">
        <w:rPr>
          <w:rFonts w:cs="Times New Roman"/>
        </w:rPr>
        <w:t xml:space="preserve"> να </w:t>
      </w:r>
      <w:r w:rsidR="00242EC8" w:rsidRPr="00EA0C6E">
        <w:rPr>
          <w:rFonts w:cs="Times New Roman"/>
        </w:rPr>
        <w:t xml:space="preserve">προσδιορίσουν τις σταθερές </w:t>
      </w:r>
      <m:oMath>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rPr>
              <m:t>'</m:t>
            </m:r>
          </m:sup>
        </m:sSup>
      </m:oMath>
      <w:r w:rsidR="00242EC8" w:rsidRPr="00EA0C6E">
        <w:rPr>
          <w:rFonts w:cs="Times New Roman"/>
        </w:rPr>
        <w:t xml:space="preserve"> και </w:t>
      </w:r>
      <m:oMath>
        <m:r>
          <m:rPr>
            <m:sty m:val="p"/>
          </m:rPr>
          <w:rPr>
            <w:rFonts w:ascii="Cambria Math" w:hAnsi="Cambria Math" w:cs="Times New Roman"/>
          </w:rPr>
          <m:t>k</m:t>
        </m:r>
      </m:oMath>
      <w:r w:rsidR="00242EC8" w:rsidRPr="00EA0C6E">
        <w:rPr>
          <w:rFonts w:cs="Times New Roman"/>
        </w:rPr>
        <w:t xml:space="preserve"> της Εξίσωσης 7 για κάθε ένα επίπεδο </w:t>
      </w:r>
      <w:r w:rsidR="00242EC8" w:rsidRPr="00EA0C6E">
        <w:rPr>
          <w:rFonts w:cs="Times New Roman"/>
          <w:lang w:val="en-US"/>
        </w:rPr>
        <w:t>AEGL</w:t>
      </w:r>
      <w:r w:rsidR="00737503" w:rsidRPr="00EA0C6E">
        <w:rPr>
          <w:rFonts w:cs="Times New Roman"/>
        </w:rPr>
        <w:t xml:space="preserve"> για το υδρόθειο </w:t>
      </w:r>
      <m:oMath>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H</m:t>
            </m:r>
            <m:ctrlPr>
              <w:rPr>
                <w:rFonts w:ascii="Cambria Math" w:hAnsi="Cambria Math" w:cs="Times New Roman"/>
              </w:rPr>
            </m:ctrlPr>
          </m:e>
          <m:sub>
            <m:r>
              <m:rPr>
                <m:sty m:val="p"/>
              </m:rPr>
              <w:rPr>
                <w:rFonts w:ascii="Cambria Math" w:hAnsi="Cambria Math" w:cs="Times New Roman"/>
              </w:rPr>
              <m:t>2</m:t>
            </m:r>
          </m:sub>
        </m:sSub>
        <m:r>
          <m:rPr>
            <m:sty m:val="p"/>
          </m:rPr>
          <w:rPr>
            <w:rFonts w:ascii="Cambria Math" w:hAnsi="Cambria Math" w:cs="Times New Roman"/>
            <w:lang w:val="en-US"/>
          </w:rPr>
          <m:t>S</m:t>
        </m:r>
        <m:r>
          <m:rPr>
            <m:sty m:val="p"/>
          </m:rPr>
          <w:rPr>
            <w:rFonts w:ascii="Cambria Math" w:hAnsi="Cambria Math" w:cs="Times New Roman"/>
          </w:rPr>
          <m:t>)</m:t>
        </m:r>
      </m:oMath>
      <w:r w:rsidR="000A4E91" w:rsidRPr="00EA0C6E">
        <w:rPr>
          <w:rFonts w:cs="Times New Roman"/>
        </w:rPr>
        <w:t>.</w:t>
      </w:r>
      <w:r w:rsidR="00F93787" w:rsidRPr="00EA0C6E">
        <w:rPr>
          <w:rFonts w:cs="Times New Roman"/>
        </w:rPr>
        <w:t xml:space="preserve"> </w:t>
      </w:r>
      <w:r w:rsidR="00242EC8" w:rsidRPr="00EA0C6E">
        <w:rPr>
          <w:rFonts w:cs="Times New Roman"/>
        </w:rPr>
        <w:t>Με αυτό τον τρόπο</w:t>
      </w:r>
      <w:r w:rsidR="00F93787" w:rsidRPr="00EA0C6E">
        <w:rPr>
          <w:rFonts w:cs="Times New Roman"/>
        </w:rPr>
        <w:t xml:space="preserve"> προέκυψαν οι Εξισώσεις</w:t>
      </w:r>
      <w:r w:rsidR="000B6F7E" w:rsidRPr="00EA0C6E">
        <w:rPr>
          <w:rFonts w:cs="Times New Roman"/>
        </w:rPr>
        <w:t xml:space="preserve"> 8, 9</w:t>
      </w:r>
      <w:r w:rsidR="00F37CE7" w:rsidRPr="00EA0C6E">
        <w:rPr>
          <w:rFonts w:cs="Times New Roman"/>
        </w:rPr>
        <w:t xml:space="preserve"> και</w:t>
      </w:r>
      <w:r w:rsidR="000B6F7E" w:rsidRPr="00EA0C6E">
        <w:rPr>
          <w:rFonts w:cs="Times New Roman"/>
        </w:rPr>
        <w:t xml:space="preserve"> 10 </w:t>
      </w:r>
      <w:r w:rsidR="000B6F7E" w:rsidRPr="00EA0C6E">
        <w:rPr>
          <w:rFonts w:cs="Times New Roman"/>
        </w:rPr>
        <w:fldChar w:fldCharType="begin"/>
      </w:r>
      <w:r w:rsidR="000B6F7E" w:rsidRPr="00EA0C6E">
        <w:rPr>
          <w:rFonts w:cs="Times New Roman"/>
        </w:rPr>
        <w:instrText xml:space="preserve"> REF _Ref226814006 \p \h </w:instrText>
      </w:r>
      <w:r w:rsidR="009B4FCF" w:rsidRPr="00EA0C6E">
        <w:rPr>
          <w:rFonts w:cs="Times New Roman"/>
        </w:rPr>
        <w:instrText xml:space="preserve"> \* MERGEFORMAT </w:instrText>
      </w:r>
      <w:r w:rsidR="000B6F7E" w:rsidRPr="00EA0C6E">
        <w:rPr>
          <w:rFonts w:cs="Times New Roman"/>
        </w:rPr>
      </w:r>
      <w:r w:rsidR="000B6F7E" w:rsidRPr="00EA0C6E">
        <w:rPr>
          <w:rFonts w:cs="Times New Roman"/>
        </w:rPr>
        <w:fldChar w:fldCharType="separate"/>
      </w:r>
      <w:r w:rsidR="00EA0C6E" w:rsidRPr="00EA0C6E">
        <w:rPr>
          <w:rFonts w:cs="Times New Roman"/>
        </w:rPr>
        <w:t>παρακάτω</w:t>
      </w:r>
      <w:r w:rsidR="000B6F7E" w:rsidRPr="00EA0C6E">
        <w:rPr>
          <w:rFonts w:cs="Times New Roman"/>
        </w:rPr>
        <w:fldChar w:fldCharType="end"/>
      </w:r>
      <w:commentRangeEnd w:id="121"/>
      <w:r w:rsidR="005A60ED" w:rsidRPr="00EA0C6E">
        <w:rPr>
          <w:rStyle w:val="CommentReference"/>
          <w:rFonts w:cs="Times New Roman"/>
          <w:sz w:val="24"/>
          <w:szCs w:val="22"/>
        </w:rPr>
        <w:commentReference w:id="121"/>
      </w:r>
      <w:commentRangeEnd w:id="122"/>
      <w:r w:rsidR="002A5F4D" w:rsidRPr="00EA0C6E">
        <w:rPr>
          <w:rStyle w:val="CommentReference"/>
          <w:rFonts w:cs="Times New Roman"/>
          <w:sz w:val="24"/>
          <w:szCs w:val="22"/>
        </w:rPr>
        <w:commentReference w:id="122"/>
      </w:r>
      <w:r w:rsidR="00E90F5A" w:rsidRPr="00EA0C6E">
        <w:rPr>
          <w:rFonts w:cs="Times New Roman"/>
        </w:rPr>
        <w:t xml:space="preserve">, για τα </w:t>
      </w:r>
      <w:r w:rsidR="00E90F5A" w:rsidRPr="00EA0C6E">
        <w:rPr>
          <w:rFonts w:cs="Times New Roman"/>
          <w:lang w:val="en-US"/>
        </w:rPr>
        <w:t>AEGL</w:t>
      </w:r>
      <w:r w:rsidR="00E90F5A" w:rsidRPr="00EA0C6E">
        <w:rPr>
          <w:rFonts w:cs="Times New Roman"/>
        </w:rPr>
        <w:t xml:space="preserve"> επίπεδα 1, 2 και 3 αντίστοιχα</w:t>
      </w:r>
      <w:r w:rsidR="00FD3649" w:rsidRPr="00EA0C6E">
        <w:rPr>
          <w:rFonts w:cs="Times New Roman"/>
        </w:rPr>
        <w:t xml:space="preserve">. </w:t>
      </w:r>
      <w:r w:rsidR="000B6F7E" w:rsidRPr="00EA0C6E">
        <w:rPr>
          <w:rFonts w:cs="Times New Roman"/>
        </w:rPr>
        <w:t>Στ</w:t>
      </w:r>
      <w:r w:rsidR="00C03D62" w:rsidRPr="00EA0C6E">
        <w:rPr>
          <w:rFonts w:cs="Times New Roman"/>
        </w:rPr>
        <w:t xml:space="preserve">ο </w:t>
      </w:r>
      <w:r w:rsidR="006D7F28" w:rsidRPr="00EA0C6E">
        <w:rPr>
          <w:rFonts w:cs="Times New Roman"/>
        </w:rPr>
        <w:fldChar w:fldCharType="begin"/>
      </w:r>
      <w:r w:rsidR="006D7F28" w:rsidRPr="00EA0C6E">
        <w:rPr>
          <w:rFonts w:cs="Times New Roman"/>
        </w:rPr>
        <w:instrText xml:space="preserve"> REF _Ref226809781 \h </w:instrText>
      </w:r>
      <w:r w:rsidR="009B4FCF" w:rsidRPr="00EA0C6E">
        <w:rPr>
          <w:rFonts w:cs="Times New Roman"/>
        </w:rPr>
        <w:instrText xml:space="preserve"> \* MERGEFORMAT </w:instrText>
      </w:r>
      <w:r w:rsidR="006D7F28" w:rsidRPr="00EA0C6E">
        <w:rPr>
          <w:rFonts w:cs="Times New Roman"/>
        </w:rPr>
      </w:r>
      <w:r w:rsidR="006D7F28" w:rsidRPr="00EA0C6E">
        <w:rPr>
          <w:rFonts w:cs="Times New Roman"/>
        </w:rPr>
        <w:fldChar w:fldCharType="separate"/>
      </w:r>
      <w:r w:rsidR="00EA0C6E" w:rsidRPr="00EA0C6E">
        <w:rPr>
          <w:rFonts w:cs="Times New Roman"/>
        </w:rPr>
        <w:t xml:space="preserve">Σχήμα </w:t>
      </w:r>
      <w:r w:rsidR="00EA0C6E" w:rsidRPr="00EA0C6E">
        <w:rPr>
          <w:rFonts w:cs="Times New Roman"/>
          <w:noProof/>
        </w:rPr>
        <w:t>6</w:t>
      </w:r>
      <w:r w:rsidR="006D7F28" w:rsidRPr="00EA0C6E">
        <w:rPr>
          <w:rFonts w:cs="Times New Roman"/>
        </w:rPr>
        <w:fldChar w:fldCharType="end"/>
      </w:r>
      <w:r w:rsidR="00C03D62" w:rsidRPr="00EA0C6E">
        <w:rPr>
          <w:rFonts w:cs="Times New Roman"/>
        </w:rPr>
        <w:t xml:space="preserve"> </w:t>
      </w:r>
      <w:r w:rsidR="000B6F7E" w:rsidRPr="00EA0C6E">
        <w:rPr>
          <w:rFonts w:cs="Times New Roman"/>
        </w:rPr>
        <w:t xml:space="preserve">παρουσιάζονται γραφικά </w:t>
      </w:r>
      <w:r w:rsidR="00700A25" w:rsidRPr="00EA0C6E">
        <w:rPr>
          <w:rFonts w:cs="Times New Roman"/>
        </w:rPr>
        <w:t xml:space="preserve">οι περιοχές των επιπέδων </w:t>
      </w:r>
      <w:r w:rsidR="00700A25" w:rsidRPr="00EA0C6E">
        <w:rPr>
          <w:rFonts w:cs="Times New Roman"/>
          <w:lang w:val="en-US"/>
        </w:rPr>
        <w:t>AEGL</w:t>
      </w:r>
      <w:r w:rsidR="00700A25" w:rsidRPr="00EA0C6E">
        <w:rPr>
          <w:rFonts w:cs="Times New Roman"/>
        </w:rPr>
        <w:t xml:space="preserve"> για το υδρόθειο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lang w:val="en-US"/>
              </w:rPr>
              <m:t>H</m:t>
            </m:r>
          </m:e>
          <m:sub>
            <m:r>
              <m:rPr>
                <m:sty m:val="p"/>
              </m:rPr>
              <w:rPr>
                <w:rFonts w:ascii="Cambria Math" w:hAnsi="Cambria Math" w:cs="Times New Roman"/>
              </w:rPr>
              <m:t>2</m:t>
            </m:r>
          </m:sub>
        </m:sSub>
        <m:r>
          <m:rPr>
            <m:sty m:val="p"/>
          </m:rPr>
          <w:rPr>
            <w:rFonts w:ascii="Cambria Math" w:hAnsi="Cambria Math" w:cs="Times New Roman"/>
          </w:rPr>
          <m:t>S)</m:t>
        </m:r>
      </m:oMath>
      <w:r w:rsidR="00700A25" w:rsidRPr="00EA0C6E">
        <w:rPr>
          <w:rFonts w:cs="Times New Roman"/>
        </w:rPr>
        <w:t xml:space="preserve"> για διάφορες συγκεντρώσεις και διάφορους χρόνους</w:t>
      </w:r>
      <w:r w:rsidR="00242EC8" w:rsidRPr="00EA0C6E">
        <w:rPr>
          <w:rFonts w:cs="Times New Roman"/>
        </w:rPr>
        <w:t xml:space="preserve"> </w:t>
      </w:r>
      <w:r w:rsidR="00242EC8" w:rsidRPr="00EA0C6E">
        <w:rPr>
          <w:rFonts w:cs="Times New Roman"/>
        </w:rPr>
        <w:fldChar w:fldCharType="begin"/>
      </w:r>
      <w:r w:rsidR="00242EC8" w:rsidRPr="00EA0C6E">
        <w:rPr>
          <w:rFonts w:cs="Times New Roman"/>
        </w:rPr>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242EC8" w:rsidRPr="00EA0C6E">
        <w:rPr>
          <w:rFonts w:cs="Times New Roman"/>
        </w:rPr>
        <w:fldChar w:fldCharType="separate"/>
      </w:r>
      <w:r w:rsidR="00242EC8" w:rsidRPr="00EA0C6E">
        <w:rPr>
          <w:rFonts w:cs="Times New Roman"/>
          <w:noProof/>
        </w:rPr>
        <w:t>(</w:t>
      </w:r>
      <w:hyperlink w:anchor="_ENREF_65" w:tooltip="Shaikh, 2020 #14" w:history="1">
        <w:r w:rsidR="007E65F5" w:rsidRPr="00EA0C6E">
          <w:rPr>
            <w:rStyle w:val="Hyperlink"/>
            <w:rFonts w:cs="Times New Roman"/>
          </w:rPr>
          <w:t>Shaikh et al., 2020</w:t>
        </w:r>
      </w:hyperlink>
      <w:r w:rsidR="00242EC8" w:rsidRPr="00EA0C6E">
        <w:rPr>
          <w:rFonts w:cs="Times New Roman"/>
          <w:noProof/>
        </w:rPr>
        <w:t>)</w:t>
      </w:r>
      <w:r w:rsidR="00242EC8" w:rsidRPr="00EA0C6E">
        <w:rPr>
          <w:rFonts w:cs="Times New Roman"/>
        </w:rPr>
        <w:fldChar w:fldCharType="end"/>
      </w:r>
      <w:r w:rsidR="00700A25" w:rsidRPr="00EA0C6E">
        <w:rPr>
          <w:rFonts w:cs="Times New Roman"/>
        </w:rPr>
        <w:t>.</w:t>
      </w:r>
      <w:r w:rsidR="00177B13" w:rsidRPr="00EA0C6E">
        <w:rPr>
          <w:rFonts w:cs="Times New Roman"/>
        </w:rPr>
        <w:t xml:space="preserve"> </w:t>
      </w:r>
      <w:r w:rsidR="00700A25" w:rsidRPr="00EA0C6E">
        <w:rPr>
          <w:rFonts w:cs="Times New Roman"/>
        </w:rPr>
        <w:t xml:space="preserve">Βάσει των </w:t>
      </w:r>
      <w:r w:rsidR="00242EC8" w:rsidRPr="00EA0C6E">
        <w:rPr>
          <w:rFonts w:cs="Times New Roman"/>
        </w:rPr>
        <w:t>Ε</w:t>
      </w:r>
      <w:r w:rsidR="00700A25" w:rsidRPr="00EA0C6E">
        <w:rPr>
          <w:rFonts w:cs="Times New Roman"/>
        </w:rPr>
        <w:t>ξισώσεων 8, 9</w:t>
      </w:r>
      <w:r w:rsidR="00F37CE7" w:rsidRPr="00EA0C6E">
        <w:rPr>
          <w:rFonts w:cs="Times New Roman"/>
        </w:rPr>
        <w:t xml:space="preserve"> και</w:t>
      </w:r>
      <w:r w:rsidR="00700A25" w:rsidRPr="00EA0C6E">
        <w:rPr>
          <w:rFonts w:cs="Times New Roman"/>
        </w:rPr>
        <w:t xml:space="preserve"> 10 σχηματίζεται</w:t>
      </w:r>
      <w:r w:rsidR="006E4900" w:rsidRPr="00EA0C6E">
        <w:rPr>
          <w:rFonts w:cs="Times New Roman"/>
        </w:rPr>
        <w:t xml:space="preserve"> ο</w:t>
      </w:r>
      <w:r w:rsidR="00C03D62" w:rsidRPr="00EA0C6E">
        <w:rPr>
          <w:rFonts w:cs="Times New Roman"/>
        </w:rPr>
        <w:t xml:space="preserve"> </w:t>
      </w:r>
      <w:r w:rsidR="006D7F28" w:rsidRPr="00EA0C6E">
        <w:rPr>
          <w:rFonts w:cs="Times New Roman"/>
        </w:rPr>
        <w:fldChar w:fldCharType="begin"/>
      </w:r>
      <w:r w:rsidR="006D7F28" w:rsidRPr="00EA0C6E">
        <w:rPr>
          <w:rFonts w:cs="Times New Roman"/>
        </w:rPr>
        <w:instrText xml:space="preserve"> REF _Ref226809798 \h </w:instrText>
      </w:r>
      <w:r w:rsidR="009B4FCF" w:rsidRPr="00EA0C6E">
        <w:rPr>
          <w:rFonts w:cs="Times New Roman"/>
        </w:rPr>
        <w:instrText xml:space="preserve"> \* MERGEFORMAT </w:instrText>
      </w:r>
      <w:r w:rsidR="006D7F28" w:rsidRPr="00EA0C6E">
        <w:rPr>
          <w:rFonts w:cs="Times New Roman"/>
        </w:rPr>
      </w:r>
      <w:r w:rsidR="006D7F28"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2</w:t>
      </w:r>
      <w:r w:rsidR="006D7F28" w:rsidRPr="00EA0C6E">
        <w:rPr>
          <w:rFonts w:cs="Times New Roman"/>
        </w:rPr>
        <w:fldChar w:fldCharType="end"/>
      </w:r>
      <w:r w:rsidR="00700A25" w:rsidRPr="00EA0C6E">
        <w:rPr>
          <w:rFonts w:cs="Times New Roman"/>
        </w:rPr>
        <w:t>, ο οποίος χρησιμοποιείται στις προσομοιώσεις της εργασίας</w:t>
      </w:r>
      <w:r w:rsidR="006E4900" w:rsidRPr="00EA0C6E">
        <w:rPr>
          <w:rFonts w:cs="Times New Roman"/>
        </w:rPr>
        <w:t>.</w:t>
      </w:r>
      <w:r w:rsidR="00737503" w:rsidRPr="00EA0C6E">
        <w:rPr>
          <w:rFonts w:cs="Times New Roman"/>
        </w:rPr>
        <w:t xml:space="preserve"> Οι χρόνοι του Πίνακα 2 επιλέχθηκαν αυθαίρετα, με στόχο την κάλυψη των αναγκών των ~42 λεπτών της προσομοίωσης.</w:t>
      </w:r>
    </w:p>
    <w:p w14:paraId="03EA8A67" w14:textId="6A07EAC5" w:rsidR="00E23432" w:rsidRPr="00EA0C6E" w:rsidRDefault="00E23432" w:rsidP="00E23432">
      <w:pPr>
        <w:pStyle w:val="Caption"/>
        <w:keepNext/>
        <w:rPr>
          <w:rFonts w:cs="Times New Roman"/>
          <w:i w:val="0"/>
          <w:iCs w:val="0"/>
          <w:color w:val="FFFFFF" w:themeColor="background1"/>
          <w:sz w:val="2"/>
          <w:szCs w:val="2"/>
        </w:rPr>
      </w:pPr>
      <w:bookmarkStart w:id="123" w:name="_Ref227084989"/>
      <w:r w:rsidRPr="00EA0C6E">
        <w:rPr>
          <w:rFonts w:cs="Times New Roman"/>
          <w:i w:val="0"/>
          <w:iCs w:val="0"/>
          <w:color w:val="FFFFFF" w:themeColor="background1"/>
          <w:sz w:val="2"/>
          <w:szCs w:val="2"/>
        </w:rPr>
        <w:lastRenderedPageBreak/>
        <w:t xml:space="preserve">Εξίσωση </w:t>
      </w:r>
      <w:r w:rsidRPr="00EA0C6E">
        <w:rPr>
          <w:rFonts w:cs="Times New Roman"/>
          <w:i w:val="0"/>
          <w:iCs w:val="0"/>
          <w:color w:val="FFFFFF" w:themeColor="background1"/>
          <w:sz w:val="2"/>
          <w:szCs w:val="2"/>
        </w:rPr>
        <w:fldChar w:fldCharType="begin"/>
      </w:r>
      <w:r w:rsidRPr="00EA0C6E">
        <w:rPr>
          <w:rFonts w:cs="Times New Roman"/>
          <w:i w:val="0"/>
          <w:iCs w:val="0"/>
          <w:color w:val="FFFFFF" w:themeColor="background1"/>
          <w:sz w:val="2"/>
          <w:szCs w:val="2"/>
        </w:rPr>
        <w:instrText xml:space="preserve"> SEQ Εξίσωση \* ARABIC </w:instrText>
      </w:r>
      <w:r w:rsidRPr="00EA0C6E">
        <w:rPr>
          <w:rFonts w:cs="Times New Roman"/>
          <w:i w:val="0"/>
          <w:iCs w:val="0"/>
          <w:color w:val="FFFFFF" w:themeColor="background1"/>
          <w:sz w:val="2"/>
          <w:szCs w:val="2"/>
        </w:rPr>
        <w:fldChar w:fldCharType="separate"/>
      </w:r>
      <w:r w:rsidR="00EA0C6E" w:rsidRPr="00EA0C6E">
        <w:rPr>
          <w:rFonts w:cs="Times New Roman"/>
          <w:i w:val="0"/>
          <w:iCs w:val="0"/>
          <w:noProof/>
          <w:color w:val="FFFFFF" w:themeColor="background1"/>
          <w:sz w:val="2"/>
          <w:szCs w:val="2"/>
        </w:rPr>
        <w:t>7</w:t>
      </w:r>
      <w:r w:rsidRPr="00EA0C6E">
        <w:rPr>
          <w:rFonts w:cs="Times New Roman"/>
          <w:i w:val="0"/>
          <w:iCs w:val="0"/>
          <w:color w:val="FFFFFF" w:themeColor="background1"/>
          <w:sz w:val="2"/>
          <w:szCs w:val="2"/>
        </w:rPr>
        <w:fldChar w:fldCharType="end"/>
      </w:r>
      <w:bookmarkEnd w:id="123"/>
    </w:p>
    <w:p w14:paraId="16CBA95A" w14:textId="64A0D3DD" w:rsidR="00E23432" w:rsidRPr="00EA0C6E" w:rsidRDefault="00000000" w:rsidP="00E23432">
      <w:pPr>
        <w:rPr>
          <w:rFonts w:cs="Times New Roman"/>
          <w:lang w:val="en-US"/>
        </w:rPr>
      </w:pPr>
      <m:oMathPara>
        <m:oMath>
          <m:eqArr>
            <m:eqArrPr>
              <m:maxDist m:val="1"/>
              <m:ctrlPr>
                <w:rPr>
                  <w:rFonts w:ascii="Cambria Math" w:hAnsi="Cambria Math" w:cs="Times New Roman"/>
                </w:rPr>
              </m:ctrlPr>
            </m:eqArrPr>
            <m:e>
              <m:r>
                <m:rPr>
                  <m:sty m:val="p"/>
                </m:rPr>
                <w:rPr>
                  <w:rFonts w:ascii="Cambria Math" w:hAnsi="Cambria Math" w:cs="Times New Roman"/>
                  <w:lang w:val="en-US"/>
                </w:rPr>
                <m:t>Y=</m:t>
              </m:r>
              <m:sSub>
                <m:sSubPr>
                  <m:ctrlPr>
                    <w:rPr>
                      <w:rFonts w:ascii="Cambria Math" w:hAnsi="Cambria Math" w:cs="Times New Roman"/>
                      <w:lang w:val="en-US"/>
                    </w:rPr>
                  </m:ctrlPr>
                </m:sSubPr>
                <m:e>
                  <m:r>
                    <m:rPr>
                      <m:sty m:val="p"/>
                    </m:rPr>
                    <w:rPr>
                      <w:rFonts w:ascii="Cambria Math" w:hAnsi="Cambria Math" w:cs="Times New Roman"/>
                      <w:lang w:val="en-US"/>
                    </w:rPr>
                    <m:t>b</m:t>
                  </m:r>
                </m:e>
                <m:sub>
                  <m:r>
                    <m:rPr>
                      <m:sty m:val="p"/>
                    </m:rPr>
                    <w:rPr>
                      <w:rFonts w:ascii="Cambria Math" w:hAnsi="Cambria Math" w:cs="Times New Roman"/>
                      <w:lang w:val="en-US"/>
                    </w:rPr>
                    <m:t>0</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b</m:t>
                  </m:r>
                </m:e>
                <m:sub>
                  <m:r>
                    <m:rPr>
                      <m:sty m:val="p"/>
                    </m:rPr>
                    <w:rPr>
                      <w:rFonts w:ascii="Cambria Math" w:hAnsi="Cambria Math" w:cs="Times New Roman"/>
                      <w:lang w:val="en-US"/>
                    </w:rPr>
                    <m:t>1</m:t>
                  </m:r>
                </m:sub>
              </m:sSub>
              <m:r>
                <m:rPr>
                  <m:sty m:val="p"/>
                </m:rPr>
                <w:rPr>
                  <w:rFonts w:ascii="Cambria Math" w:hAnsi="Cambria Math" w:cs="Times New Roman"/>
                  <w:lang w:val="en-US"/>
                </w:rPr>
                <m:t>*</m:t>
              </m:r>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c</m:t>
                  </m:r>
                </m:e>
              </m:func>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b</m:t>
                  </m:r>
                </m:e>
                <m:sub>
                  <m:r>
                    <m:rPr>
                      <m:sty m:val="p"/>
                    </m:rPr>
                    <w:rPr>
                      <w:rFonts w:ascii="Cambria Math" w:hAnsi="Cambria Math" w:cs="Times New Roman"/>
                      <w:lang w:val="en-US"/>
                    </w:rPr>
                    <m:t>2</m:t>
                  </m:r>
                </m:sub>
              </m:sSub>
              <m:r>
                <m:rPr>
                  <m:sty m:val="p"/>
                </m:rPr>
                <w:rPr>
                  <w:rFonts w:ascii="Cambria Math" w:hAnsi="Cambria Math" w:cs="Times New Roman"/>
                  <w:lang w:val="en-US"/>
                </w:rPr>
                <m:t>*</m:t>
              </m:r>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t</m:t>
                  </m:r>
                </m:e>
              </m:func>
              <m:groupChr>
                <m:groupChrPr>
                  <m:chr m:val="⇒"/>
                  <m:vertJc m:val="bot"/>
                  <m:ctrlPr>
                    <w:rPr>
                      <w:rFonts w:ascii="Cambria Math" w:hAnsi="Cambria Math" w:cs="Times New Roman"/>
                    </w:rPr>
                  </m:ctrlPr>
                </m:groupChrPr>
                <m:e>
                  <m:r>
                    <m:rPr>
                      <m:sty m:val="p"/>
                    </m:rPr>
                    <w:rPr>
                      <w:rFonts w:ascii="Cambria Math" w:hAnsi="Cambria Math" w:cs="Times New Roman"/>
                    </w:rPr>
                    <m:t>Y=</m:t>
                  </m:r>
                  <m:r>
                    <m:rPr>
                      <m:sty m:val="p"/>
                    </m:rPr>
                    <w:rPr>
                      <w:rFonts w:ascii="Cambria Math" w:hAnsi="Cambria Math" w:cs="Times New Roman"/>
                      <w:lang w:val="en-US"/>
                    </w:rPr>
                    <m:t>const</m:t>
                  </m:r>
                </m:e>
              </m:groupChr>
              <m:sSup>
                <m:sSupPr>
                  <m:ctrlPr>
                    <w:rPr>
                      <w:rFonts w:ascii="Cambria Math" w:hAnsi="Cambria Math" w:cs="Times New Roman"/>
                      <w:lang w:val="en-US"/>
                    </w:rPr>
                  </m:ctrlPr>
                </m:sSupPr>
                <m:e>
                  <m:r>
                    <m:rPr>
                      <m:sty m:val="p"/>
                    </m:rPr>
                    <w:rPr>
                      <w:rFonts w:ascii="Cambria Math" w:hAnsi="Cambria Math" w:cs="Times New Roman"/>
                    </w:rPr>
                    <m:t>c</m:t>
                  </m:r>
                  <m:ctrlPr>
                    <w:rPr>
                      <w:rFonts w:ascii="Cambria Math" w:hAnsi="Cambria Math" w:cs="Times New Roman"/>
                    </w:rPr>
                  </m:ctrlPr>
                </m:e>
                <m:sup>
                  <m:f>
                    <m:fPr>
                      <m:ctrlPr>
                        <w:rPr>
                          <w:rFonts w:ascii="Cambria Math" w:hAnsi="Cambria Math" w:cs="Times New Roman"/>
                          <w:lang w:val="en-US"/>
                        </w:rPr>
                      </m:ctrlPr>
                    </m:fPr>
                    <m:num>
                      <m:sSub>
                        <m:sSubPr>
                          <m:ctrlPr>
                            <w:rPr>
                              <w:rFonts w:ascii="Cambria Math" w:hAnsi="Cambria Math" w:cs="Times New Roman"/>
                              <w:lang w:val="en-US"/>
                            </w:rPr>
                          </m:ctrlPr>
                        </m:sSubPr>
                        <m:e>
                          <m:r>
                            <m:rPr>
                              <m:sty m:val="p"/>
                            </m:rPr>
                            <w:rPr>
                              <w:rFonts w:ascii="Cambria Math" w:hAnsi="Cambria Math" w:cs="Times New Roman"/>
                              <w:lang w:val="en-US"/>
                            </w:rPr>
                            <m:t>b</m:t>
                          </m:r>
                        </m:e>
                        <m:sub>
                          <m:r>
                            <m:rPr>
                              <m:sty m:val="p"/>
                            </m:rPr>
                            <w:rPr>
                              <w:rFonts w:ascii="Cambria Math" w:hAnsi="Cambria Math" w:cs="Times New Roman"/>
                              <w:lang w:val="en-US"/>
                            </w:rPr>
                            <m:t>1</m:t>
                          </m:r>
                        </m:sub>
                      </m:sSub>
                    </m:num>
                    <m:den>
                      <m:sSub>
                        <m:sSubPr>
                          <m:ctrlPr>
                            <w:rPr>
                              <w:rFonts w:ascii="Cambria Math" w:hAnsi="Cambria Math" w:cs="Times New Roman"/>
                              <w:lang w:val="en-US"/>
                            </w:rPr>
                          </m:ctrlPr>
                        </m:sSubPr>
                        <m:e>
                          <m:r>
                            <m:rPr>
                              <m:sty m:val="p"/>
                            </m:rPr>
                            <w:rPr>
                              <w:rFonts w:ascii="Cambria Math" w:hAnsi="Cambria Math" w:cs="Times New Roman"/>
                              <w:lang w:val="en-US"/>
                            </w:rPr>
                            <m:t>b</m:t>
                          </m:r>
                        </m:e>
                        <m:sub>
                          <m:r>
                            <m:rPr>
                              <m:sty m:val="p"/>
                            </m:rPr>
                            <w:rPr>
                              <w:rFonts w:ascii="Cambria Math" w:hAnsi="Cambria Math" w:cs="Times New Roman"/>
                              <w:lang w:val="en-US"/>
                            </w:rPr>
                            <m:t>2</m:t>
                          </m:r>
                        </m:sub>
                      </m:sSub>
                    </m:den>
                  </m:f>
                </m:sup>
              </m:sSup>
              <m:r>
                <m:rPr>
                  <m:sty m:val="p"/>
                </m:rPr>
                <w:rPr>
                  <w:rFonts w:ascii="Cambria Math" w:hAnsi="Cambria Math" w:cs="Times New Roman"/>
                </w:rPr>
                <m:t>*</m:t>
              </m:r>
              <m:r>
                <m:rPr>
                  <m:sty m:val="p"/>
                </m:rPr>
                <w:rPr>
                  <w:rFonts w:ascii="Cambria Math" w:hAnsi="Cambria Math" w:cs="Times New Roman"/>
                  <w:lang w:val="en-US"/>
                </w:rPr>
                <m:t>t</m:t>
              </m:r>
              <m:r>
                <m:rPr>
                  <m:sty m:val="p"/>
                </m:rPr>
                <w:rPr>
                  <w:rFonts w:ascii="Cambria Math" w:hAnsi="Cambria Math" w:cs="Times New Roman"/>
                </w:rPr>
                <m:t>=</m:t>
              </m:r>
              <m:r>
                <m:rPr>
                  <m:sty m:val="p"/>
                </m:rPr>
                <w:rPr>
                  <w:rFonts w:ascii="Cambria Math" w:hAnsi="Cambria Math" w:cs="Times New Roman"/>
                  <w:lang w:val="en-US"/>
                </w:rPr>
                <m:t>k</m:t>
              </m:r>
              <m:groupChr>
                <m:groupChrPr>
                  <m:chr m:val="⇒"/>
                  <m:vertJc m:val="bot"/>
                  <m:ctrlPr>
                    <w:rPr>
                      <w:rFonts w:ascii="Cambria Math" w:hAnsi="Cambria Math" w:cs="Times New Roman"/>
                    </w:rPr>
                  </m:ctrlPr>
                </m:groupChrPr>
                <m:e>
                  <m:f>
                    <m:fPr>
                      <m:ctrlPr>
                        <w:rPr>
                          <w:rFonts w:ascii="Cambria Math" w:hAnsi="Cambria Math" w:cs="Times New Roman"/>
                          <w:lang w:val="en-US"/>
                        </w:rPr>
                      </m:ctrlPr>
                    </m:fPr>
                    <m:num>
                      <m:sSub>
                        <m:sSubPr>
                          <m:ctrlPr>
                            <w:rPr>
                              <w:rFonts w:ascii="Cambria Math" w:hAnsi="Cambria Math" w:cs="Times New Roman"/>
                              <w:lang w:val="en-US"/>
                            </w:rPr>
                          </m:ctrlPr>
                        </m:sSubPr>
                        <m:e>
                          <m:r>
                            <m:rPr>
                              <m:sty m:val="p"/>
                            </m:rPr>
                            <w:rPr>
                              <w:rFonts w:ascii="Cambria Math" w:hAnsi="Cambria Math" w:cs="Times New Roman"/>
                              <w:lang w:val="en-US"/>
                            </w:rPr>
                            <m:t>b</m:t>
                          </m:r>
                        </m:e>
                        <m:sub>
                          <m:r>
                            <m:rPr>
                              <m:sty m:val="p"/>
                            </m:rPr>
                            <w:rPr>
                              <w:rFonts w:ascii="Cambria Math" w:hAnsi="Cambria Math" w:cs="Times New Roman"/>
                              <w:lang w:val="en-US"/>
                            </w:rPr>
                            <m:t>1</m:t>
                          </m:r>
                        </m:sub>
                      </m:sSub>
                    </m:num>
                    <m:den>
                      <m:sSub>
                        <m:sSubPr>
                          <m:ctrlPr>
                            <w:rPr>
                              <w:rFonts w:ascii="Cambria Math" w:hAnsi="Cambria Math" w:cs="Times New Roman"/>
                              <w:lang w:val="en-US"/>
                            </w:rPr>
                          </m:ctrlPr>
                        </m:sSubPr>
                        <m:e>
                          <m:r>
                            <m:rPr>
                              <m:sty m:val="p"/>
                            </m:rPr>
                            <w:rPr>
                              <w:rFonts w:ascii="Cambria Math" w:hAnsi="Cambria Math" w:cs="Times New Roman"/>
                              <w:lang w:val="en-US"/>
                            </w:rPr>
                            <m:t>b</m:t>
                          </m:r>
                        </m:e>
                        <m:sub>
                          <m:r>
                            <m:rPr>
                              <m:sty m:val="p"/>
                            </m:rPr>
                            <w:rPr>
                              <w:rFonts w:ascii="Cambria Math" w:hAnsi="Cambria Math" w:cs="Times New Roman"/>
                              <w:lang w:val="en-US"/>
                            </w:rPr>
                            <m:t>2</m:t>
                          </m:r>
                        </m:sub>
                      </m:sSub>
                    </m:den>
                  </m:f>
                  <m:r>
                    <m:rPr>
                      <m:sty m:val="p"/>
                    </m:rPr>
                    <w:rPr>
                      <w:rFonts w:ascii="Cambria Math" w:hAnsi="Cambria Math" w:cs="Times New Roman"/>
                      <w:lang w:val="en-US"/>
                    </w:rPr>
                    <m:t>=n</m:t>
                  </m:r>
                </m:e>
              </m:groupChr>
              <m:r>
                <m:rPr>
                  <m:sty m:val="p"/>
                </m:rPr>
                <w:rPr>
                  <w:rFonts w:ascii="Cambria Math" w:hAnsi="Cambria Math" w:cs="Times New Roman"/>
                </w:rPr>
                <m:t>c</m:t>
              </m:r>
              <m:r>
                <m:rPr>
                  <m:sty m:val="p"/>
                </m:rPr>
                <w:rPr>
                  <w:rFonts w:ascii="Cambria Math" w:hAnsi="Cambria Math" w:cs="Times New Roman"/>
                  <w:lang w:val="en-US"/>
                </w:rPr>
                <m:t>=k*</m:t>
              </m:r>
              <m:sSup>
                <m:sSupPr>
                  <m:ctrlPr>
                    <w:rPr>
                      <w:rFonts w:ascii="Cambria Math" w:hAnsi="Cambria Math" w:cs="Times New Roman"/>
                      <w:lang w:val="en-US"/>
                    </w:rPr>
                  </m:ctrlPr>
                </m:sSupPr>
                <m:e>
                  <m:r>
                    <m:rPr>
                      <m:sty m:val="p"/>
                    </m:rPr>
                    <w:rPr>
                      <w:rFonts w:ascii="Cambria Math" w:hAnsi="Cambria Math" w:cs="Times New Roman"/>
                      <w:lang w:val="en-US"/>
                    </w:rPr>
                    <m:t>t</m:t>
                  </m:r>
                </m:e>
                <m:sup>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lang w:val="en-US"/>
                        </w:rPr>
                        <m:t>'</m:t>
                      </m:r>
                    </m:sup>
                  </m:sSup>
                </m:sup>
              </m:sSup>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7</m:t>
                  </m:r>
                </m:e>
              </m:d>
            </m:e>
          </m:eqArr>
        </m:oMath>
      </m:oMathPara>
    </w:p>
    <w:p w14:paraId="295597EF" w14:textId="7713ACF6" w:rsidR="00933279" w:rsidRPr="00EA0C6E" w:rsidRDefault="00933279" w:rsidP="00933279">
      <w:pPr>
        <w:pStyle w:val="Caption"/>
        <w:keepNext/>
        <w:rPr>
          <w:rFonts w:cs="Times New Roman"/>
          <w:i w:val="0"/>
          <w:iCs w:val="0"/>
          <w:color w:val="FFFFFF" w:themeColor="background1"/>
          <w:sz w:val="2"/>
          <w:szCs w:val="2"/>
        </w:rPr>
      </w:pPr>
      <w:bookmarkStart w:id="124" w:name="_Ref226814006"/>
      <w:r w:rsidRPr="00EA0C6E">
        <w:rPr>
          <w:rFonts w:cs="Times New Roman"/>
          <w:i w:val="0"/>
          <w:iCs w:val="0"/>
          <w:color w:val="FFFFFF" w:themeColor="background1"/>
          <w:sz w:val="2"/>
          <w:szCs w:val="2"/>
        </w:rPr>
        <w:t xml:space="preserve">Εξίσωση </w:t>
      </w:r>
      <w:r w:rsidRPr="00EA0C6E">
        <w:rPr>
          <w:rFonts w:cs="Times New Roman"/>
          <w:i w:val="0"/>
          <w:iCs w:val="0"/>
          <w:color w:val="FFFFFF" w:themeColor="background1"/>
          <w:sz w:val="2"/>
          <w:szCs w:val="2"/>
        </w:rPr>
        <w:fldChar w:fldCharType="begin"/>
      </w:r>
      <w:r w:rsidRPr="00EA0C6E">
        <w:rPr>
          <w:rFonts w:cs="Times New Roman"/>
          <w:i w:val="0"/>
          <w:iCs w:val="0"/>
          <w:color w:val="FFFFFF" w:themeColor="background1"/>
          <w:sz w:val="2"/>
          <w:szCs w:val="2"/>
        </w:rPr>
        <w:instrText xml:space="preserve"> SEQ Εξίσωση \* ARABIC </w:instrText>
      </w:r>
      <w:r w:rsidRPr="00EA0C6E">
        <w:rPr>
          <w:rFonts w:cs="Times New Roman"/>
          <w:i w:val="0"/>
          <w:iCs w:val="0"/>
          <w:color w:val="FFFFFF" w:themeColor="background1"/>
          <w:sz w:val="2"/>
          <w:szCs w:val="2"/>
        </w:rPr>
        <w:fldChar w:fldCharType="separate"/>
      </w:r>
      <w:r w:rsidR="00EA0C6E" w:rsidRPr="00EA0C6E">
        <w:rPr>
          <w:rFonts w:cs="Times New Roman"/>
          <w:i w:val="0"/>
          <w:iCs w:val="0"/>
          <w:noProof/>
          <w:color w:val="FFFFFF" w:themeColor="background1"/>
          <w:sz w:val="2"/>
          <w:szCs w:val="2"/>
        </w:rPr>
        <w:t>8</w:t>
      </w:r>
      <w:r w:rsidRPr="00EA0C6E">
        <w:rPr>
          <w:rFonts w:cs="Times New Roman"/>
          <w:i w:val="0"/>
          <w:iCs w:val="0"/>
          <w:color w:val="FFFFFF" w:themeColor="background1"/>
          <w:sz w:val="2"/>
          <w:szCs w:val="2"/>
        </w:rPr>
        <w:fldChar w:fldCharType="end"/>
      </w:r>
      <w:bookmarkEnd w:id="124"/>
    </w:p>
    <w:p w14:paraId="53B271BB" w14:textId="0C300DE4" w:rsidR="00933279" w:rsidRPr="00EA0C6E" w:rsidRDefault="00000000" w:rsidP="00933279">
      <w:pPr>
        <w:keepNext/>
        <w:rPr>
          <w:rFonts w:cs="Times New Roman"/>
        </w:rPr>
      </w:pPr>
      <m:oMathPara>
        <m:oMath>
          <m:eqArr>
            <m:eqArrPr>
              <m:maxDist m:val="1"/>
              <m:ctrlPr>
                <w:rPr>
                  <w:rFonts w:ascii="Cambria Math" w:hAnsi="Cambria Math" w:cs="Times New Roman"/>
                  <w:lang w:val="en-US"/>
                </w:rPr>
              </m:ctrlPr>
            </m:eqArrPr>
            <m:e>
              <m:r>
                <m:rPr>
                  <m:sty m:val="p"/>
                </m:rPr>
                <w:rPr>
                  <w:rFonts w:ascii="Cambria Math" w:hAnsi="Cambria Math" w:cs="Times New Roman"/>
                </w:rPr>
                <m:t>c=</m:t>
              </m:r>
              <m:r>
                <m:rPr>
                  <m:sty m:val="p"/>
                </m:rPr>
                <w:rPr>
                  <w:rFonts w:ascii="Cambria Math" w:hAnsi="Cambria Math" w:cs="Times New Roman"/>
                  <w:lang w:val="en-US"/>
                </w:rPr>
                <m:t>8</m:t>
              </m:r>
              <m:r>
                <m:rPr>
                  <m:sty m:val="p"/>
                </m:rPr>
                <w:rPr>
                  <w:rFonts w:ascii="Cambria Math" w:hAnsi="Cambria Math" w:cs="Times New Roman"/>
                </w:rPr>
                <m:t>.5*</m:t>
              </m:r>
              <m:sSup>
                <m:sSupPr>
                  <m:ctrlPr>
                    <w:rPr>
                      <w:rFonts w:ascii="Cambria Math" w:hAnsi="Cambria Math" w:cs="Times New Roman"/>
                      <w:lang w:val="en-US"/>
                    </w:rPr>
                  </m:ctrlPr>
                </m:sSupPr>
                <m:e>
                  <m:r>
                    <m:rPr>
                      <m:sty m:val="p"/>
                    </m:rPr>
                    <w:rPr>
                      <w:rFonts w:ascii="Cambria Math" w:hAnsi="Cambria Math" w:cs="Times New Roman"/>
                      <w:lang w:val="en-US"/>
                    </w:rPr>
                    <m:t>t</m:t>
                  </m:r>
                  <m:ctrlPr>
                    <w:rPr>
                      <w:rFonts w:ascii="Cambria Math" w:hAnsi="Cambria Math" w:cs="Times New Roman"/>
                    </w:rPr>
                  </m:ctrlPr>
                </m:e>
                <m:sup>
                  <m:r>
                    <m:rPr>
                      <m:sty m:val="p"/>
                    </m:rPr>
                    <w:rPr>
                      <w:rFonts w:ascii="Cambria Math" w:hAnsi="Cambria Math" w:cs="Times New Roman"/>
                    </w:rPr>
                    <m:t>-</m:t>
                  </m:r>
                  <m:r>
                    <m:rPr>
                      <m:sty m:val="p"/>
                    </m:rPr>
                    <w:rPr>
                      <w:rFonts w:ascii="Cambria Math" w:hAnsi="Cambria Math" w:cs="Times New Roman"/>
                      <w:lang w:val="en-US"/>
                    </w:rPr>
                    <m:t>0.227</m:t>
                  </m:r>
                </m:sup>
              </m:sSup>
              <m:r>
                <m:rPr>
                  <m:sty m:val="p"/>
                </m:rPr>
                <w:rPr>
                  <w:rFonts w:ascii="Cambria Math" w:hAnsi="Cambria Math" w:cs="Times New Roman"/>
                </w:rPr>
                <m:t>#</m:t>
              </m:r>
              <m:d>
                <m:dPr>
                  <m:ctrlPr>
                    <w:rPr>
                      <w:rFonts w:ascii="Cambria Math" w:hAnsi="Cambria Math" w:cs="Times New Roman"/>
                      <w:lang w:val="en-US"/>
                    </w:rPr>
                  </m:ctrlPr>
                </m:dPr>
                <m:e>
                  <m:r>
                    <m:rPr>
                      <m:sty m:val="p"/>
                    </m:rPr>
                    <w:rPr>
                      <w:rFonts w:ascii="Cambria Math" w:hAnsi="Cambria Math" w:cs="Times New Roman"/>
                      <w:lang w:val="en-US"/>
                    </w:rPr>
                    <m:t>8</m:t>
                  </m:r>
                </m:e>
              </m:d>
              <m:ctrlPr>
                <w:rPr>
                  <w:rFonts w:ascii="Cambria Math" w:hAnsi="Cambria Math" w:cs="Times New Roman"/>
                </w:rPr>
              </m:ctrlPr>
            </m:e>
          </m:eqArr>
        </m:oMath>
      </m:oMathPara>
    </w:p>
    <w:p w14:paraId="7FC1FED4" w14:textId="7B6B7121" w:rsidR="00933279" w:rsidRPr="00EA0C6E" w:rsidRDefault="00933279" w:rsidP="00933279">
      <w:pPr>
        <w:pStyle w:val="Caption"/>
        <w:keepNext/>
        <w:rPr>
          <w:rFonts w:cs="Times New Roman"/>
          <w:i w:val="0"/>
          <w:iCs w:val="0"/>
          <w:color w:val="FFFFFF" w:themeColor="background1"/>
          <w:sz w:val="2"/>
          <w:szCs w:val="2"/>
        </w:rPr>
      </w:pPr>
      <w:r w:rsidRPr="00EA0C6E">
        <w:rPr>
          <w:rFonts w:cs="Times New Roman"/>
          <w:i w:val="0"/>
          <w:iCs w:val="0"/>
          <w:color w:val="FFFFFF" w:themeColor="background1"/>
          <w:sz w:val="2"/>
          <w:szCs w:val="2"/>
        </w:rPr>
        <w:t xml:space="preserve">Εξίσωση </w:t>
      </w:r>
      <w:r w:rsidRPr="00EA0C6E">
        <w:rPr>
          <w:rFonts w:cs="Times New Roman"/>
          <w:i w:val="0"/>
          <w:iCs w:val="0"/>
          <w:color w:val="FFFFFF" w:themeColor="background1"/>
          <w:sz w:val="2"/>
          <w:szCs w:val="2"/>
        </w:rPr>
        <w:fldChar w:fldCharType="begin"/>
      </w:r>
      <w:r w:rsidRPr="00EA0C6E">
        <w:rPr>
          <w:rFonts w:cs="Times New Roman"/>
          <w:i w:val="0"/>
          <w:iCs w:val="0"/>
          <w:color w:val="FFFFFF" w:themeColor="background1"/>
          <w:sz w:val="2"/>
          <w:szCs w:val="2"/>
        </w:rPr>
        <w:instrText xml:space="preserve"> SEQ Εξίσωση \* ARABIC </w:instrText>
      </w:r>
      <w:r w:rsidRPr="00EA0C6E">
        <w:rPr>
          <w:rFonts w:cs="Times New Roman"/>
          <w:i w:val="0"/>
          <w:iCs w:val="0"/>
          <w:color w:val="FFFFFF" w:themeColor="background1"/>
          <w:sz w:val="2"/>
          <w:szCs w:val="2"/>
        </w:rPr>
        <w:fldChar w:fldCharType="separate"/>
      </w:r>
      <w:r w:rsidR="00EA0C6E" w:rsidRPr="00EA0C6E">
        <w:rPr>
          <w:rFonts w:cs="Times New Roman"/>
          <w:i w:val="0"/>
          <w:iCs w:val="0"/>
          <w:noProof/>
          <w:color w:val="FFFFFF" w:themeColor="background1"/>
          <w:sz w:val="2"/>
          <w:szCs w:val="2"/>
        </w:rPr>
        <w:t>9</w:t>
      </w:r>
      <w:r w:rsidRPr="00EA0C6E">
        <w:rPr>
          <w:rFonts w:cs="Times New Roman"/>
          <w:i w:val="0"/>
          <w:iCs w:val="0"/>
          <w:color w:val="FFFFFF" w:themeColor="background1"/>
          <w:sz w:val="2"/>
          <w:szCs w:val="2"/>
        </w:rPr>
        <w:fldChar w:fldCharType="end"/>
      </w:r>
    </w:p>
    <w:p w14:paraId="5059FA6F" w14:textId="636F8630" w:rsidR="00933279" w:rsidRPr="00EA0C6E" w:rsidRDefault="00000000" w:rsidP="00933279">
      <w:pPr>
        <w:keepNext/>
        <w:rPr>
          <w:rFonts w:cs="Times New Roman"/>
        </w:rPr>
      </w:pPr>
      <m:oMathPara>
        <m:oMath>
          <m:eqArr>
            <m:eqArrPr>
              <m:maxDist m:val="1"/>
              <m:ctrlPr>
                <w:rPr>
                  <w:rFonts w:ascii="Cambria Math" w:hAnsi="Cambria Math" w:cs="Times New Roman"/>
                  <w:lang w:val="en-US"/>
                </w:rPr>
              </m:ctrlPr>
            </m:eqArrPr>
            <m:e>
              <m:r>
                <m:rPr>
                  <m:sty m:val="p"/>
                </m:rPr>
                <w:rPr>
                  <w:rFonts w:ascii="Cambria Math" w:hAnsi="Cambria Math" w:cs="Times New Roman"/>
                </w:rPr>
                <m:t>c=</m:t>
              </m:r>
              <m:r>
                <m:rPr>
                  <m:sty m:val="p"/>
                </m:rPr>
                <w:rPr>
                  <w:rFonts w:ascii="Cambria Math" w:hAnsi="Cambria Math" w:cs="Times New Roman"/>
                  <w:lang w:val="en-US"/>
                </w:rPr>
                <m:t>6</m:t>
              </m:r>
              <m:r>
                <m:rPr>
                  <m:sty m:val="p"/>
                </m:rPr>
                <w:rPr>
                  <w:rFonts w:ascii="Cambria Math" w:hAnsi="Cambria Math" w:cs="Times New Roman"/>
                </w:rPr>
                <m:t>00*</m:t>
              </m:r>
              <m:sSup>
                <m:sSupPr>
                  <m:ctrlPr>
                    <w:rPr>
                      <w:rFonts w:ascii="Cambria Math" w:hAnsi="Cambria Math" w:cs="Times New Roman"/>
                      <w:lang w:val="en-US"/>
                    </w:rPr>
                  </m:ctrlPr>
                </m:sSupPr>
                <m:e>
                  <m:r>
                    <m:rPr>
                      <m:sty m:val="p"/>
                    </m:rPr>
                    <w:rPr>
                      <w:rFonts w:ascii="Cambria Math" w:hAnsi="Cambria Math" w:cs="Times New Roman"/>
                      <w:lang w:val="en-US"/>
                    </w:rPr>
                    <m:t>t</m:t>
                  </m:r>
                  <m:ctrlPr>
                    <w:rPr>
                      <w:rFonts w:ascii="Cambria Math" w:hAnsi="Cambria Math" w:cs="Times New Roman"/>
                    </w:rPr>
                  </m:ctrlPr>
                </m:e>
                <m:sup>
                  <m:r>
                    <m:rPr>
                      <m:sty m:val="p"/>
                    </m:rPr>
                    <w:rPr>
                      <w:rFonts w:ascii="Cambria Math" w:hAnsi="Cambria Math" w:cs="Times New Roman"/>
                    </w:rPr>
                    <m:t>-</m:t>
                  </m:r>
                  <m:r>
                    <m:rPr>
                      <m:sty m:val="p"/>
                    </m:rPr>
                    <w:rPr>
                      <w:rFonts w:ascii="Cambria Math" w:hAnsi="Cambria Math" w:cs="Times New Roman"/>
                      <w:lang w:val="en-US"/>
                    </w:rPr>
                    <m:t>0.227</m:t>
                  </m:r>
                </m:sup>
              </m:sSup>
              <m:r>
                <m:rPr>
                  <m:sty m:val="p"/>
                </m:rPr>
                <w:rPr>
                  <w:rFonts w:ascii="Cambria Math" w:hAnsi="Cambria Math" w:cs="Times New Roman"/>
                </w:rPr>
                <m:t>#</m:t>
              </m:r>
              <m:d>
                <m:dPr>
                  <m:ctrlPr>
                    <w:rPr>
                      <w:rFonts w:ascii="Cambria Math" w:hAnsi="Cambria Math" w:cs="Times New Roman"/>
                      <w:lang w:val="en-US"/>
                    </w:rPr>
                  </m:ctrlPr>
                </m:dPr>
                <m:e>
                  <m:r>
                    <m:rPr>
                      <m:sty m:val="p"/>
                    </m:rPr>
                    <w:rPr>
                      <w:rFonts w:ascii="Cambria Math" w:hAnsi="Cambria Math" w:cs="Times New Roman"/>
                      <w:lang w:val="en-US"/>
                    </w:rPr>
                    <m:t>9</m:t>
                  </m:r>
                </m:e>
              </m:d>
              <m:ctrlPr>
                <w:rPr>
                  <w:rFonts w:ascii="Cambria Math" w:hAnsi="Cambria Math" w:cs="Times New Roman"/>
                </w:rPr>
              </m:ctrlPr>
            </m:e>
          </m:eqArr>
        </m:oMath>
      </m:oMathPara>
    </w:p>
    <w:p w14:paraId="26E95210" w14:textId="16C9DE0F" w:rsidR="00933279" w:rsidRPr="00EA0C6E" w:rsidRDefault="00933279" w:rsidP="00933279">
      <w:pPr>
        <w:pStyle w:val="Caption"/>
        <w:keepNext/>
        <w:rPr>
          <w:rFonts w:cs="Times New Roman"/>
          <w:i w:val="0"/>
          <w:iCs w:val="0"/>
          <w:color w:val="FFFFFF" w:themeColor="background1"/>
          <w:sz w:val="2"/>
          <w:szCs w:val="2"/>
        </w:rPr>
      </w:pPr>
      <w:r w:rsidRPr="00EA0C6E">
        <w:rPr>
          <w:rFonts w:cs="Times New Roman"/>
          <w:i w:val="0"/>
          <w:iCs w:val="0"/>
          <w:color w:val="FFFFFF" w:themeColor="background1"/>
          <w:sz w:val="2"/>
          <w:szCs w:val="2"/>
        </w:rPr>
        <w:t xml:space="preserve">Εξίσωση </w:t>
      </w:r>
      <w:r w:rsidRPr="00EA0C6E">
        <w:rPr>
          <w:rFonts w:cs="Times New Roman"/>
          <w:i w:val="0"/>
          <w:iCs w:val="0"/>
          <w:color w:val="FFFFFF" w:themeColor="background1"/>
          <w:sz w:val="2"/>
          <w:szCs w:val="2"/>
        </w:rPr>
        <w:fldChar w:fldCharType="begin"/>
      </w:r>
      <w:r w:rsidRPr="00EA0C6E">
        <w:rPr>
          <w:rFonts w:cs="Times New Roman"/>
          <w:i w:val="0"/>
          <w:iCs w:val="0"/>
          <w:color w:val="FFFFFF" w:themeColor="background1"/>
          <w:sz w:val="2"/>
          <w:szCs w:val="2"/>
        </w:rPr>
        <w:instrText xml:space="preserve"> SEQ Εξίσωση \* ARABIC </w:instrText>
      </w:r>
      <w:r w:rsidRPr="00EA0C6E">
        <w:rPr>
          <w:rFonts w:cs="Times New Roman"/>
          <w:i w:val="0"/>
          <w:iCs w:val="0"/>
          <w:color w:val="FFFFFF" w:themeColor="background1"/>
          <w:sz w:val="2"/>
          <w:szCs w:val="2"/>
        </w:rPr>
        <w:fldChar w:fldCharType="separate"/>
      </w:r>
      <w:r w:rsidR="00EA0C6E" w:rsidRPr="00EA0C6E">
        <w:rPr>
          <w:rFonts w:cs="Times New Roman"/>
          <w:i w:val="0"/>
          <w:iCs w:val="0"/>
          <w:noProof/>
          <w:color w:val="FFFFFF" w:themeColor="background1"/>
          <w:sz w:val="2"/>
          <w:szCs w:val="2"/>
        </w:rPr>
        <w:t>10</w:t>
      </w:r>
      <w:r w:rsidRPr="00EA0C6E">
        <w:rPr>
          <w:rFonts w:cs="Times New Roman"/>
          <w:i w:val="0"/>
          <w:iCs w:val="0"/>
          <w:color w:val="FFFFFF" w:themeColor="background1"/>
          <w:sz w:val="2"/>
          <w:szCs w:val="2"/>
        </w:rPr>
        <w:fldChar w:fldCharType="end"/>
      </w:r>
    </w:p>
    <w:p w14:paraId="52EBF645" w14:textId="3A84CE86" w:rsidR="008E6433" w:rsidRPr="00EA0C6E" w:rsidRDefault="00000000" w:rsidP="00F37CE7">
      <w:pPr>
        <w:keepNext/>
        <w:rPr>
          <w:rFonts w:cs="Times New Roman"/>
        </w:rPr>
      </w:pPr>
      <m:oMathPara>
        <m:oMath>
          <m:eqArr>
            <m:eqArrPr>
              <m:maxDist m:val="1"/>
              <m:ctrlPr>
                <w:rPr>
                  <w:rFonts w:ascii="Cambria Math" w:hAnsi="Cambria Math" w:cs="Times New Roman"/>
                  <w:lang w:val="en-US"/>
                </w:rPr>
              </m:ctrlPr>
            </m:eqArrPr>
            <m:e>
              <m:r>
                <m:rPr>
                  <m:sty m:val="p"/>
                </m:rPr>
                <w:rPr>
                  <w:rFonts w:ascii="Cambria Math" w:hAnsi="Cambria Math" w:cs="Times New Roman"/>
                </w:rPr>
                <m:t>c=</m:t>
              </m:r>
              <m:r>
                <m:rPr>
                  <m:sty m:val="p"/>
                </m:rPr>
                <w:rPr>
                  <w:rFonts w:ascii="Cambria Math" w:hAnsi="Cambria Math" w:cs="Times New Roman"/>
                  <w:lang w:val="en-US"/>
                </w:rPr>
                <m:t>8</m:t>
              </m:r>
              <m:r>
                <m:rPr>
                  <m:sty m:val="p"/>
                </m:rPr>
                <w:rPr>
                  <w:rFonts w:ascii="Cambria Math" w:hAnsi="Cambria Math" w:cs="Times New Roman"/>
                </w:rPr>
                <m:t>50*</m:t>
              </m:r>
              <m:sSup>
                <m:sSupPr>
                  <m:ctrlPr>
                    <w:rPr>
                      <w:rFonts w:ascii="Cambria Math" w:hAnsi="Cambria Math" w:cs="Times New Roman"/>
                      <w:lang w:val="en-US"/>
                    </w:rPr>
                  </m:ctrlPr>
                </m:sSupPr>
                <m:e>
                  <m:r>
                    <m:rPr>
                      <m:sty m:val="p"/>
                    </m:rPr>
                    <w:rPr>
                      <w:rFonts w:ascii="Cambria Math" w:hAnsi="Cambria Math" w:cs="Times New Roman"/>
                      <w:lang w:val="en-US"/>
                    </w:rPr>
                    <m:t>t</m:t>
                  </m:r>
                  <m:ctrlPr>
                    <w:rPr>
                      <w:rFonts w:ascii="Cambria Math" w:hAnsi="Cambria Math" w:cs="Times New Roman"/>
                    </w:rPr>
                  </m:ctrlPr>
                </m:e>
                <m:sup>
                  <m:r>
                    <m:rPr>
                      <m:sty m:val="p"/>
                    </m:rPr>
                    <w:rPr>
                      <w:rFonts w:ascii="Cambria Math" w:hAnsi="Cambria Math" w:cs="Times New Roman"/>
                    </w:rPr>
                    <m:t>-</m:t>
                  </m:r>
                  <m:r>
                    <m:rPr>
                      <m:sty m:val="p"/>
                    </m:rPr>
                    <w:rPr>
                      <w:rFonts w:ascii="Cambria Math" w:hAnsi="Cambria Math" w:cs="Times New Roman"/>
                      <w:lang w:val="en-US"/>
                    </w:rPr>
                    <m:t>0.227</m:t>
                  </m:r>
                </m:sup>
              </m:sSup>
              <m:r>
                <m:rPr>
                  <m:sty m:val="p"/>
                </m:rPr>
                <w:rPr>
                  <w:rFonts w:ascii="Cambria Math" w:hAnsi="Cambria Math" w:cs="Times New Roman"/>
                </w:rPr>
                <m:t>#</m:t>
              </m:r>
              <m:d>
                <m:dPr>
                  <m:ctrlPr>
                    <w:rPr>
                      <w:rFonts w:ascii="Cambria Math" w:hAnsi="Cambria Math" w:cs="Times New Roman"/>
                      <w:lang w:val="en-US"/>
                    </w:rPr>
                  </m:ctrlPr>
                </m:dPr>
                <m:e>
                  <m:r>
                    <m:rPr>
                      <m:sty m:val="p"/>
                    </m:rPr>
                    <w:rPr>
                      <w:rFonts w:ascii="Cambria Math" w:hAnsi="Cambria Math" w:cs="Times New Roman"/>
                      <w:lang w:val="en-US"/>
                    </w:rPr>
                    <m:t>1</m:t>
                  </m:r>
                  <m:r>
                    <m:rPr>
                      <m:sty m:val="p"/>
                    </m:rPr>
                    <w:rPr>
                      <w:rFonts w:ascii="Cambria Math" w:hAnsi="Cambria Math" w:cs="Times New Roman"/>
                    </w:rPr>
                    <m:t>0</m:t>
                  </m:r>
                </m:e>
              </m:d>
              <m:ctrlPr>
                <w:rPr>
                  <w:rFonts w:ascii="Cambria Math" w:hAnsi="Cambria Math" w:cs="Times New Roman"/>
                </w:rPr>
              </m:ctrlPr>
            </m:e>
          </m:eqArr>
        </m:oMath>
      </m:oMathPara>
    </w:p>
    <w:p w14:paraId="7DA3DF6E" w14:textId="77777777" w:rsidR="006E4900" w:rsidRPr="00EA0C6E" w:rsidRDefault="006E4900" w:rsidP="002175A4">
      <w:pPr>
        <w:rPr>
          <w:rFonts w:cs="Times New Roman"/>
        </w:rPr>
      </w:pPr>
    </w:p>
    <w:p w14:paraId="5974402E" w14:textId="77777777" w:rsidR="008F080E" w:rsidRPr="00EA0C6E" w:rsidRDefault="006E4900" w:rsidP="008F080E">
      <w:pPr>
        <w:keepNext/>
        <w:jc w:val="center"/>
        <w:rPr>
          <w:rFonts w:cs="Times New Roman"/>
        </w:rPr>
      </w:pPr>
      <w:r w:rsidRPr="00EA0C6E">
        <w:rPr>
          <w:rFonts w:cs="Times New Roman"/>
          <w:noProof/>
          <w:lang w:val="en-US"/>
        </w:rPr>
        <w:drawing>
          <wp:inline distT="0" distB="0" distL="0" distR="0" wp14:anchorId="51FE00B1" wp14:editId="6DE3C6FD">
            <wp:extent cx="3168650" cy="3705430"/>
            <wp:effectExtent l="0" t="0" r="0" b="9525"/>
            <wp:docPr id="86663520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35204" name="Εικόνα 8666352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75696" cy="3713669"/>
                    </a:xfrm>
                    <a:prstGeom prst="rect">
                      <a:avLst/>
                    </a:prstGeom>
                  </pic:spPr>
                </pic:pic>
              </a:graphicData>
            </a:graphic>
          </wp:inline>
        </w:drawing>
      </w:r>
    </w:p>
    <w:p w14:paraId="6B1A7A14" w14:textId="78B53BB6" w:rsidR="00C03D62" w:rsidRPr="00EA0C6E" w:rsidRDefault="008F080E" w:rsidP="003D1EA3">
      <w:pPr>
        <w:pStyle w:val="Caption"/>
        <w:jc w:val="center"/>
        <w:rPr>
          <w:rFonts w:cs="Times New Roman"/>
        </w:rPr>
      </w:pPr>
      <w:bookmarkStart w:id="125" w:name="_Ref226809781"/>
      <w:bookmarkStart w:id="126" w:name="_Toc227411819"/>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6</w:t>
      </w:r>
      <w:r w:rsidRPr="00EA0C6E">
        <w:rPr>
          <w:rFonts w:cs="Times New Roman"/>
        </w:rPr>
        <w:fldChar w:fldCharType="end"/>
      </w:r>
      <w:bookmarkEnd w:id="125"/>
      <w:r w:rsidRPr="00EA0C6E">
        <w:rPr>
          <w:rFonts w:cs="Times New Roman"/>
        </w:rPr>
        <w:t xml:space="preserve">. </w:t>
      </w:r>
      <w:r w:rsidR="00D06E5E" w:rsidRPr="00EA0C6E">
        <w:rPr>
          <w:rFonts w:cs="Times New Roman"/>
        </w:rPr>
        <w:t>Γραφική αναπαράσταση</w:t>
      </w:r>
      <w:r w:rsidRPr="00EA0C6E">
        <w:rPr>
          <w:rFonts w:cs="Times New Roman"/>
        </w:rPr>
        <w:t xml:space="preserve"> για τον προσδιορισμό του επίπεδου </w:t>
      </w:r>
      <w:r w:rsidRPr="00EA0C6E">
        <w:rPr>
          <w:rFonts w:cs="Times New Roman"/>
          <w:lang w:val="en-US"/>
        </w:rPr>
        <w:t>AEGL</w:t>
      </w:r>
      <w:r w:rsidRPr="00EA0C6E">
        <w:rPr>
          <w:rFonts w:cs="Times New Roman"/>
        </w:rPr>
        <w:t xml:space="preserve"> και τα συμπτώματα που παρατηρούνται</w:t>
      </w:r>
      <w:r w:rsidR="00D06E5E" w:rsidRPr="00EA0C6E">
        <w:rPr>
          <w:rFonts w:cs="Times New Roman"/>
        </w:rPr>
        <w:t xml:space="preserve"> στον εμπλεκόμενο όταν αυτός εκτίθεται σε ορισμένο χρόνο (</w:t>
      </w:r>
      <w:r w:rsidR="00D06E5E" w:rsidRPr="00EA0C6E">
        <w:rPr>
          <w:rFonts w:cs="Times New Roman"/>
          <w:lang w:val="en-US"/>
        </w:rPr>
        <w:t>sec</w:t>
      </w:r>
      <w:r w:rsidR="00D06E5E" w:rsidRPr="00EA0C6E">
        <w:rPr>
          <w:rFonts w:cs="Times New Roman"/>
        </w:rPr>
        <w:t>) σε γνωστή συγκέντρωση (</w:t>
      </w:r>
      <w:r w:rsidR="00D06E5E" w:rsidRPr="00EA0C6E">
        <w:rPr>
          <w:rFonts w:cs="Times New Roman"/>
          <w:lang w:val="en-US"/>
        </w:rPr>
        <w:t>ppm</w:t>
      </w:r>
      <w:r w:rsidR="00D06E5E" w:rsidRPr="00EA0C6E">
        <w:rPr>
          <w:rFonts w:cs="Times New Roman"/>
        </w:rPr>
        <w:t xml:space="preserve">) υδρόθειου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S)</m:t>
        </m:r>
      </m:oMath>
      <w:r w:rsidR="00D06E5E" w:rsidRPr="00EA0C6E">
        <w:rPr>
          <w:rFonts w:cs="Times New Roman"/>
        </w:rPr>
        <w:t xml:space="preserve"> </w:t>
      </w:r>
      <w:r w:rsidR="00D06E5E" w:rsidRPr="00EA0C6E">
        <w:rPr>
          <w:rFonts w:cs="Times New Roman"/>
        </w:rPr>
        <w:fldChar w:fldCharType="begin"/>
      </w:r>
      <w:r w:rsidR="00D06E5E" w:rsidRPr="00EA0C6E">
        <w:rPr>
          <w:rFonts w:cs="Times New Roman"/>
        </w:rPr>
        <w:instrText xml:space="preserve"> ADDIN EN.CITE &lt;EndNote&gt;&lt;Cite&gt;&lt;Author&gt;Shaikh&lt;/Author&gt;&lt;Year&gt;2020&lt;/Year&gt;&lt;RecNum&gt;14&lt;/RecNum&gt;&lt;DisplayText&gt;(Shaikh et al., 2020)&lt;/DisplayText&gt;&lt;record&gt;&lt;rec-number&gt;14&lt;/rec-number&gt;&lt;foreign-keys&gt;&lt;key app="EN" db-id="dxs5p5de0w55t0erd255s0tbrzsd22z0ts0d" timestamp="1766921470"&gt;14&lt;/key&gt;&lt;/foreign-keys&gt;&lt;ref-type name="Journal Article"&gt;17&lt;/ref-type&gt;&lt;contributors&gt;&lt;authors&gt;&lt;author&gt;Shaikh, N.&lt;/author&gt;&lt;author&gt;Kakosimos, K. E.&lt;/author&gt;&lt;author&gt;Adia, N.&lt;/author&gt;&lt;author&gt;Vechot, L.&lt;/author&gt;&lt;/authors&gt;&lt;/contributors&gt;&lt;auth-address&gt;Department of Chemical Engineering and Mary Kay O&amp;apos;Connor Process Safety Center Qatar, Texas A&amp;amp;M University at Qatar, Qatar. Electronic address: nawaydshaikh@tamu.edu.&amp;#xD;Department of Chemical Engineering and Mary Kay O&amp;apos;Connor Process Safety Center Qatar, Texas A&amp;amp;M University at Qatar, Qatar. Electronic address: k.kakosimos@qatar.tamu.edu.&amp;#xD;Department of Chemical Engineering and Mary Kay O&amp;apos;Connor Process Safety Center Qatar, Texas A&amp;amp;M University at Qatar, Qatar.&lt;/auth-address&gt;&lt;titles&gt;&lt;title&gt;Concept and demonstration of a fully coupled and dynamic exposure-response methodology for crowd evacuation numerical modelling in airborne-toxic environments&lt;/title&gt;&lt;secondary-title&gt;J Hazard Mater&lt;/secondary-title&gt;&lt;/titles&gt;&lt;periodical&gt;&lt;full-title&gt;Journal of Hazardous Materials&lt;/full-title&gt;&lt;abbr-1&gt;J Hazard Mater&lt;/abbr-1&gt;&lt;/periodical&gt;&lt;pages&gt;123093&lt;/pages&gt;&lt;volume&gt;399&lt;/volume&gt;&lt;edition&gt;2020/06/13&lt;/edition&gt;&lt;keywords&gt;&lt;keyword&gt;Emergency response&lt;/keyword&gt;&lt;keyword&gt;Evacuation modelling&lt;/keyword&gt;&lt;keyword&gt;Hydrogen sulphide&lt;/keyword&gt;&lt;keyword&gt;Risk&lt;/keyword&gt;&lt;keyword&gt;Social-force&lt;/keyword&gt;&lt;/keywords&gt;&lt;dates&gt;&lt;year&gt;2020&lt;/year&gt;&lt;pub-dates&gt;&lt;date&gt;Nov 15&lt;/date&gt;&lt;/pub-dates&gt;&lt;/dates&gt;&lt;isbn&gt;1873-3336 (Electronic)&amp;#xD;0304-3894 (Linking)&lt;/isbn&gt;&lt;accession-num&gt;32531670&lt;/accession-num&gt;&lt;urls&gt;&lt;related-urls&gt;&lt;url&gt;https://www.ncbi.nlm.nih.gov/pubmed/32531670&lt;/url&gt;&lt;/related-urls&gt;&lt;/urls&gt;&lt;electronic-resource-num&gt;10.1016/j.jhazmat.2020.123093&lt;/electronic-resource-num&gt;&lt;/record&gt;&lt;/Cite&gt;&lt;/EndNote&gt;</w:instrText>
      </w:r>
      <w:r w:rsidR="00D06E5E" w:rsidRPr="00EA0C6E">
        <w:rPr>
          <w:rFonts w:cs="Times New Roman"/>
        </w:rPr>
        <w:fldChar w:fldCharType="separate"/>
      </w:r>
      <w:r w:rsidR="00D06E5E" w:rsidRPr="00EA0C6E">
        <w:rPr>
          <w:rFonts w:cs="Times New Roman"/>
          <w:noProof/>
        </w:rPr>
        <w:t>(</w:t>
      </w:r>
      <w:hyperlink w:anchor="_ENREF_65" w:tooltip="Shaikh, 2020 #14" w:history="1">
        <w:r w:rsidR="007E65F5" w:rsidRPr="00EA0C6E">
          <w:rPr>
            <w:rStyle w:val="Hyperlink"/>
            <w:rFonts w:cs="Times New Roman"/>
          </w:rPr>
          <w:t>Shaikh et al., 2020</w:t>
        </w:r>
      </w:hyperlink>
      <w:r w:rsidR="00D06E5E" w:rsidRPr="00EA0C6E">
        <w:rPr>
          <w:rFonts w:cs="Times New Roman"/>
          <w:noProof/>
        </w:rPr>
        <w:t>)</w:t>
      </w:r>
      <w:bookmarkEnd w:id="126"/>
      <w:r w:rsidR="00D06E5E" w:rsidRPr="00EA0C6E">
        <w:rPr>
          <w:rFonts w:cs="Times New Roman"/>
        </w:rPr>
        <w:fldChar w:fldCharType="end"/>
      </w:r>
    </w:p>
    <w:p w14:paraId="59C3FDFC" w14:textId="166A56FF" w:rsidR="00A56FC6" w:rsidRPr="00EA0C6E" w:rsidRDefault="00A56FC6" w:rsidP="00A56FC6">
      <w:pPr>
        <w:pStyle w:val="Caption"/>
        <w:keepNext/>
        <w:rPr>
          <w:rFonts w:cs="Times New Roman"/>
        </w:rPr>
      </w:pPr>
      <w:bookmarkStart w:id="127" w:name="_Ref226809798"/>
      <w:bookmarkStart w:id="128" w:name="_Ref226809795"/>
      <w:bookmarkStart w:id="129" w:name="_Toc227411803"/>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2</w:t>
      </w:r>
      <w:r w:rsidRPr="00EA0C6E">
        <w:rPr>
          <w:rFonts w:cs="Times New Roman"/>
        </w:rPr>
        <w:fldChar w:fldCharType="end"/>
      </w:r>
      <w:bookmarkEnd w:id="127"/>
      <w:r w:rsidRPr="00EA0C6E">
        <w:rPr>
          <w:rFonts w:cs="Times New Roman"/>
        </w:rPr>
        <w:t xml:space="preserve">. Πίνακας </w:t>
      </w:r>
      <w:r w:rsidRPr="00EA0C6E">
        <w:rPr>
          <w:rFonts w:cs="Times New Roman"/>
          <w:lang w:val="en-US"/>
        </w:rPr>
        <w:t>AEGL</w:t>
      </w:r>
      <w:r w:rsidRPr="00EA0C6E">
        <w:rPr>
          <w:rFonts w:cs="Times New Roman"/>
        </w:rPr>
        <w:t xml:space="preserve"> για το υδρόθειο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S)</m:t>
        </m:r>
      </m:oMath>
      <w:r w:rsidRPr="00EA0C6E">
        <w:rPr>
          <w:rFonts w:cs="Times New Roman"/>
        </w:rPr>
        <w:t xml:space="preserve"> μετά από διορθώσεις για την προσομοίωση</w:t>
      </w:r>
      <w:bookmarkEnd w:id="128"/>
      <w:bookmarkEnd w:id="129"/>
    </w:p>
    <w:tbl>
      <w:tblPr>
        <w:tblStyle w:val="GridTable5Dark-Accent1"/>
        <w:tblW w:w="0" w:type="auto"/>
        <w:tblLook w:val="04A0" w:firstRow="1" w:lastRow="0" w:firstColumn="1" w:lastColumn="0" w:noHBand="0" w:noVBand="1"/>
      </w:tblPr>
      <w:tblGrid>
        <w:gridCol w:w="1810"/>
        <w:gridCol w:w="1657"/>
        <w:gridCol w:w="1657"/>
        <w:gridCol w:w="1657"/>
        <w:gridCol w:w="1685"/>
        <w:gridCol w:w="1604"/>
      </w:tblGrid>
      <w:tr w:rsidR="007C4828" w:rsidRPr="00EA0C6E" w14:paraId="3631BFA7" w14:textId="77777777" w:rsidTr="00970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vAlign w:val="center"/>
          </w:tcPr>
          <w:p w14:paraId="173034C8" w14:textId="5C8D92FA" w:rsidR="007C4828" w:rsidRPr="00EA0C6E" w:rsidRDefault="007C4828" w:rsidP="009706A7">
            <w:pPr>
              <w:jc w:val="center"/>
              <w:rPr>
                <w:rFonts w:cs="Times New Roman"/>
                <w:lang w:val="en-US"/>
              </w:rPr>
            </w:pPr>
            <w:commentRangeStart w:id="130"/>
            <w:commentRangeStart w:id="131"/>
            <w:r w:rsidRPr="00EA0C6E">
              <w:rPr>
                <w:rFonts w:cs="Times New Roman"/>
                <w:lang w:val="en-US"/>
              </w:rPr>
              <w:t>Exposure time</w:t>
            </w:r>
          </w:p>
        </w:tc>
        <w:tc>
          <w:tcPr>
            <w:tcW w:w="1657" w:type="dxa"/>
            <w:vAlign w:val="center"/>
          </w:tcPr>
          <w:p w14:paraId="2F6588CA" w14:textId="49DCCFF6" w:rsidR="007C4828" w:rsidRPr="00EA0C6E" w:rsidRDefault="00F75FAB" w:rsidP="007E4BAC">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2</w:t>
            </w:r>
            <w:r w:rsidR="007C4828" w:rsidRPr="00EA0C6E">
              <w:rPr>
                <w:rFonts w:cs="Times New Roman"/>
              </w:rPr>
              <w:t xml:space="preserve"> mins</w:t>
            </w:r>
          </w:p>
        </w:tc>
        <w:tc>
          <w:tcPr>
            <w:tcW w:w="1657" w:type="dxa"/>
            <w:vAlign w:val="center"/>
          </w:tcPr>
          <w:p w14:paraId="653D86B2" w14:textId="52F853FC" w:rsidR="007C4828" w:rsidRPr="00EA0C6E" w:rsidRDefault="00F75FAB" w:rsidP="007E4BAC">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5</w:t>
            </w:r>
            <w:r w:rsidR="007C4828" w:rsidRPr="00EA0C6E">
              <w:rPr>
                <w:rFonts w:cs="Times New Roman"/>
              </w:rPr>
              <w:t xml:space="preserve"> mins</w:t>
            </w:r>
          </w:p>
        </w:tc>
        <w:tc>
          <w:tcPr>
            <w:tcW w:w="1657" w:type="dxa"/>
            <w:vAlign w:val="center"/>
          </w:tcPr>
          <w:p w14:paraId="0465484A" w14:textId="66914132" w:rsidR="007C4828" w:rsidRPr="00EA0C6E" w:rsidRDefault="00F75FAB" w:rsidP="007E4BAC">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8</w:t>
            </w:r>
            <w:r w:rsidR="007C4828" w:rsidRPr="00EA0C6E">
              <w:rPr>
                <w:rFonts w:cs="Times New Roman"/>
              </w:rPr>
              <w:t xml:space="preserve"> mins</w:t>
            </w:r>
          </w:p>
        </w:tc>
        <w:tc>
          <w:tcPr>
            <w:tcW w:w="1685" w:type="dxa"/>
            <w:vAlign w:val="center"/>
          </w:tcPr>
          <w:p w14:paraId="3C92E865" w14:textId="51AE4BBB" w:rsidR="007C4828" w:rsidRPr="00EA0C6E" w:rsidRDefault="00F75FAB" w:rsidP="007E4BAC">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15</w:t>
            </w:r>
            <w:r w:rsidR="007C4828" w:rsidRPr="00EA0C6E">
              <w:rPr>
                <w:rFonts w:cs="Times New Roman"/>
              </w:rPr>
              <w:t xml:space="preserve"> mins</w:t>
            </w:r>
          </w:p>
        </w:tc>
        <w:tc>
          <w:tcPr>
            <w:tcW w:w="1604" w:type="dxa"/>
            <w:vAlign w:val="center"/>
          </w:tcPr>
          <w:p w14:paraId="6AEA364B" w14:textId="37071B0A" w:rsidR="007C4828" w:rsidRPr="00EA0C6E" w:rsidRDefault="00F75FAB" w:rsidP="007E4BAC">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30</w:t>
            </w:r>
            <w:r w:rsidR="007C4828" w:rsidRPr="00EA0C6E">
              <w:rPr>
                <w:rFonts w:cs="Times New Roman"/>
              </w:rPr>
              <w:t xml:space="preserve"> mins</w:t>
            </w:r>
          </w:p>
        </w:tc>
      </w:tr>
      <w:tr w:rsidR="007C4828" w:rsidRPr="00EA0C6E" w14:paraId="5BBF4BBB" w14:textId="77777777" w:rsidTr="00970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6"/>
            <w:vAlign w:val="center"/>
          </w:tcPr>
          <w:p w14:paraId="2D922C6E" w14:textId="77777777" w:rsidR="007C4828" w:rsidRPr="00EA0C6E" w:rsidRDefault="007C4828" w:rsidP="009706A7">
            <w:pPr>
              <w:jc w:val="center"/>
              <w:rPr>
                <w:rFonts w:cs="Times New Roman"/>
              </w:rPr>
            </w:pPr>
            <w:r w:rsidRPr="00EA0C6E">
              <w:rPr>
                <w:rFonts w:cs="Times New Roman"/>
              </w:rPr>
              <w:t>ppm</w:t>
            </w:r>
          </w:p>
        </w:tc>
      </w:tr>
      <w:tr w:rsidR="00F75FAB" w:rsidRPr="00EA0C6E" w14:paraId="666A6F73" w14:textId="77777777" w:rsidTr="009706A7">
        <w:tc>
          <w:tcPr>
            <w:cnfStyle w:val="001000000000" w:firstRow="0" w:lastRow="0" w:firstColumn="1" w:lastColumn="0" w:oddVBand="0" w:evenVBand="0" w:oddHBand="0" w:evenHBand="0" w:firstRowFirstColumn="0" w:firstRowLastColumn="0" w:lastRowFirstColumn="0" w:lastRowLastColumn="0"/>
            <w:tcW w:w="1810" w:type="dxa"/>
            <w:vAlign w:val="center"/>
          </w:tcPr>
          <w:p w14:paraId="54C9219E" w14:textId="77777777" w:rsidR="00F75FAB" w:rsidRPr="00EA0C6E" w:rsidRDefault="00F75FAB" w:rsidP="009706A7">
            <w:pPr>
              <w:jc w:val="center"/>
              <w:rPr>
                <w:rFonts w:cs="Times New Roman"/>
              </w:rPr>
            </w:pPr>
            <w:r w:rsidRPr="00EA0C6E">
              <w:rPr>
                <w:rFonts w:cs="Times New Roman"/>
              </w:rPr>
              <w:t>AEGL 1</w:t>
            </w:r>
          </w:p>
        </w:tc>
        <w:tc>
          <w:tcPr>
            <w:tcW w:w="1657" w:type="dxa"/>
            <w:vAlign w:val="center"/>
          </w:tcPr>
          <w:p w14:paraId="431B9EB0" w14:textId="69A913C8" w:rsidR="00F75FAB" w:rsidRPr="00EA0C6E" w:rsidRDefault="00F75FAB"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2</w:t>
            </w:r>
            <w:r w:rsidR="003D19C2" w:rsidRPr="00EA0C6E">
              <w:rPr>
                <w:rFonts w:cs="Times New Roman"/>
                <w:color w:val="000000"/>
              </w:rPr>
              <w:t>.</w:t>
            </w:r>
            <w:r w:rsidRPr="00EA0C6E">
              <w:rPr>
                <w:rFonts w:cs="Times New Roman"/>
                <w:color w:val="000000"/>
              </w:rPr>
              <w:t>9</w:t>
            </w:r>
          </w:p>
        </w:tc>
        <w:tc>
          <w:tcPr>
            <w:tcW w:w="1657" w:type="dxa"/>
            <w:vAlign w:val="center"/>
          </w:tcPr>
          <w:p w14:paraId="15A39C2F" w14:textId="509A4A02" w:rsidR="00F75FAB" w:rsidRPr="00EA0C6E" w:rsidRDefault="00F75FAB"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2</w:t>
            </w:r>
            <w:r w:rsidR="003D19C2" w:rsidRPr="00EA0C6E">
              <w:rPr>
                <w:rFonts w:cs="Times New Roman"/>
                <w:color w:val="000000"/>
              </w:rPr>
              <w:t>.</w:t>
            </w:r>
            <w:r w:rsidRPr="00EA0C6E">
              <w:rPr>
                <w:rFonts w:cs="Times New Roman"/>
                <w:color w:val="000000"/>
              </w:rPr>
              <w:t>3</w:t>
            </w:r>
          </w:p>
        </w:tc>
        <w:tc>
          <w:tcPr>
            <w:tcW w:w="1657" w:type="dxa"/>
            <w:vAlign w:val="center"/>
          </w:tcPr>
          <w:p w14:paraId="40AB6D2C" w14:textId="4967BEF4" w:rsidR="00F75FAB" w:rsidRPr="00EA0C6E" w:rsidRDefault="00F75FAB"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2</w:t>
            </w:r>
            <w:r w:rsidR="003D19C2" w:rsidRPr="00EA0C6E">
              <w:rPr>
                <w:rFonts w:cs="Times New Roman"/>
                <w:color w:val="000000"/>
              </w:rPr>
              <w:t>.</w:t>
            </w:r>
            <w:r w:rsidRPr="00EA0C6E">
              <w:rPr>
                <w:rFonts w:cs="Times New Roman"/>
                <w:color w:val="000000"/>
              </w:rPr>
              <w:t>1</w:t>
            </w:r>
          </w:p>
        </w:tc>
        <w:tc>
          <w:tcPr>
            <w:tcW w:w="1685" w:type="dxa"/>
            <w:vAlign w:val="center"/>
          </w:tcPr>
          <w:p w14:paraId="0B88105F" w14:textId="4C5DFDCE" w:rsidR="00F75FAB" w:rsidRPr="00EA0C6E" w:rsidRDefault="00F75FAB"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1</w:t>
            </w:r>
            <w:r w:rsidR="003D19C2" w:rsidRPr="00EA0C6E">
              <w:rPr>
                <w:rFonts w:cs="Times New Roman"/>
                <w:color w:val="000000"/>
              </w:rPr>
              <w:t>.</w:t>
            </w:r>
            <w:r w:rsidRPr="00EA0C6E">
              <w:rPr>
                <w:rFonts w:cs="Times New Roman"/>
                <w:color w:val="000000"/>
              </w:rPr>
              <w:t>8</w:t>
            </w:r>
          </w:p>
        </w:tc>
        <w:tc>
          <w:tcPr>
            <w:tcW w:w="1604" w:type="dxa"/>
            <w:vAlign w:val="center"/>
          </w:tcPr>
          <w:p w14:paraId="7DE8C8C0" w14:textId="14D8F0EB" w:rsidR="00F75FAB" w:rsidRPr="00EA0C6E" w:rsidRDefault="00F75FAB"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1</w:t>
            </w:r>
            <w:r w:rsidR="003D19C2" w:rsidRPr="00EA0C6E">
              <w:rPr>
                <w:rFonts w:cs="Times New Roman"/>
                <w:color w:val="000000"/>
              </w:rPr>
              <w:t>.</w:t>
            </w:r>
            <w:r w:rsidRPr="00EA0C6E">
              <w:rPr>
                <w:rFonts w:cs="Times New Roman"/>
                <w:color w:val="000000"/>
              </w:rPr>
              <w:t>6</w:t>
            </w:r>
          </w:p>
        </w:tc>
      </w:tr>
      <w:tr w:rsidR="00F75FAB" w:rsidRPr="00EA0C6E" w14:paraId="7EE7C109" w14:textId="77777777" w:rsidTr="00970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vAlign w:val="center"/>
          </w:tcPr>
          <w:p w14:paraId="1C4278CE" w14:textId="77777777" w:rsidR="00F75FAB" w:rsidRPr="00EA0C6E" w:rsidRDefault="00F75FAB" w:rsidP="009706A7">
            <w:pPr>
              <w:jc w:val="center"/>
              <w:rPr>
                <w:rFonts w:cs="Times New Roman"/>
              </w:rPr>
            </w:pPr>
            <w:r w:rsidRPr="00EA0C6E">
              <w:rPr>
                <w:rFonts w:cs="Times New Roman"/>
              </w:rPr>
              <w:t>AEGL 2</w:t>
            </w:r>
          </w:p>
        </w:tc>
        <w:tc>
          <w:tcPr>
            <w:tcW w:w="1657" w:type="dxa"/>
            <w:vAlign w:val="center"/>
          </w:tcPr>
          <w:p w14:paraId="3D212B23" w14:textId="58892C5A" w:rsidR="00F75FAB" w:rsidRPr="00EA0C6E" w:rsidRDefault="00F75FAB" w:rsidP="007E4BAC">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rPr>
              <w:t>202</w:t>
            </w:r>
          </w:p>
        </w:tc>
        <w:tc>
          <w:tcPr>
            <w:tcW w:w="1657" w:type="dxa"/>
            <w:vAlign w:val="center"/>
          </w:tcPr>
          <w:p w14:paraId="3C80AF50" w14:textId="7D3DFA0E" w:rsidR="00F75FAB" w:rsidRPr="00EA0C6E" w:rsidRDefault="00F75FAB" w:rsidP="007E4BAC">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rPr>
              <w:t>164</w:t>
            </w:r>
          </w:p>
        </w:tc>
        <w:tc>
          <w:tcPr>
            <w:tcW w:w="1657" w:type="dxa"/>
            <w:vAlign w:val="center"/>
          </w:tcPr>
          <w:p w14:paraId="2FD2627C" w14:textId="484C213C" w:rsidR="00F75FAB" w:rsidRPr="00EA0C6E" w:rsidRDefault="00F75FAB" w:rsidP="007E4BAC">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rPr>
              <w:t>147</w:t>
            </w:r>
          </w:p>
        </w:tc>
        <w:tc>
          <w:tcPr>
            <w:tcW w:w="1685" w:type="dxa"/>
            <w:vAlign w:val="center"/>
          </w:tcPr>
          <w:p w14:paraId="35190165" w14:textId="49A805CA" w:rsidR="00F75FAB" w:rsidRPr="00EA0C6E" w:rsidRDefault="00F75FAB" w:rsidP="007E4BAC">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rPr>
              <w:t>128</w:t>
            </w:r>
          </w:p>
        </w:tc>
        <w:tc>
          <w:tcPr>
            <w:tcW w:w="1604" w:type="dxa"/>
            <w:vAlign w:val="center"/>
          </w:tcPr>
          <w:p w14:paraId="1B574B12" w14:textId="7AEB3867" w:rsidR="00F75FAB" w:rsidRPr="00EA0C6E" w:rsidRDefault="00F75FAB" w:rsidP="007E4BAC">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rPr>
              <w:t>109</w:t>
            </w:r>
          </w:p>
        </w:tc>
      </w:tr>
      <w:tr w:rsidR="003D1EA3" w:rsidRPr="00EA0C6E" w14:paraId="0DC393FA" w14:textId="77777777" w:rsidTr="009706A7">
        <w:tc>
          <w:tcPr>
            <w:cnfStyle w:val="001000000000" w:firstRow="0" w:lastRow="0" w:firstColumn="1" w:lastColumn="0" w:oddVBand="0" w:evenVBand="0" w:oddHBand="0" w:evenHBand="0" w:firstRowFirstColumn="0" w:firstRowLastColumn="0" w:lastRowFirstColumn="0" w:lastRowLastColumn="0"/>
            <w:tcW w:w="1810" w:type="dxa"/>
            <w:vAlign w:val="center"/>
          </w:tcPr>
          <w:p w14:paraId="1BE56BC2" w14:textId="77777777" w:rsidR="003D1EA3" w:rsidRPr="00EA0C6E" w:rsidRDefault="003D1EA3" w:rsidP="009706A7">
            <w:pPr>
              <w:jc w:val="center"/>
              <w:rPr>
                <w:rFonts w:cs="Times New Roman"/>
              </w:rPr>
            </w:pPr>
            <w:r w:rsidRPr="00EA0C6E">
              <w:rPr>
                <w:rFonts w:cs="Times New Roman"/>
              </w:rPr>
              <w:t>AEGL 3</w:t>
            </w:r>
          </w:p>
        </w:tc>
        <w:tc>
          <w:tcPr>
            <w:tcW w:w="1657" w:type="dxa"/>
            <w:vAlign w:val="center"/>
          </w:tcPr>
          <w:p w14:paraId="4B63C41F" w14:textId="1D8F4BF5" w:rsidR="003D1EA3" w:rsidRPr="00EA0C6E" w:rsidRDefault="003D1EA3"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286</w:t>
            </w:r>
          </w:p>
        </w:tc>
        <w:tc>
          <w:tcPr>
            <w:tcW w:w="1657" w:type="dxa"/>
            <w:vAlign w:val="center"/>
          </w:tcPr>
          <w:p w14:paraId="4D67C083" w14:textId="23B9304C" w:rsidR="003D1EA3" w:rsidRPr="00EA0C6E" w:rsidRDefault="003D1EA3"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232</w:t>
            </w:r>
          </w:p>
        </w:tc>
        <w:tc>
          <w:tcPr>
            <w:tcW w:w="1657" w:type="dxa"/>
            <w:vAlign w:val="center"/>
          </w:tcPr>
          <w:p w14:paraId="205146F8" w14:textId="6245E779" w:rsidR="003D1EA3" w:rsidRPr="00EA0C6E" w:rsidRDefault="003D1EA3"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209</w:t>
            </w:r>
          </w:p>
        </w:tc>
        <w:tc>
          <w:tcPr>
            <w:tcW w:w="1685" w:type="dxa"/>
            <w:vAlign w:val="center"/>
          </w:tcPr>
          <w:p w14:paraId="691C68B7" w14:textId="2FCDA73C" w:rsidR="003D1EA3" w:rsidRPr="00EA0C6E" w:rsidRDefault="003D1EA3"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181</w:t>
            </w:r>
          </w:p>
        </w:tc>
        <w:tc>
          <w:tcPr>
            <w:tcW w:w="1604" w:type="dxa"/>
            <w:vAlign w:val="center"/>
          </w:tcPr>
          <w:p w14:paraId="01EA1F68" w14:textId="1FDA51DC" w:rsidR="003D1EA3" w:rsidRPr="00EA0C6E" w:rsidRDefault="003D1EA3" w:rsidP="007E4BA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155</w:t>
            </w:r>
            <w:commentRangeEnd w:id="130"/>
            <w:r w:rsidR="005A60ED" w:rsidRPr="00EA0C6E">
              <w:rPr>
                <w:rStyle w:val="CommentReference"/>
                <w:rFonts w:cs="Times New Roman"/>
                <w:sz w:val="24"/>
                <w:szCs w:val="24"/>
              </w:rPr>
              <w:commentReference w:id="130"/>
            </w:r>
            <w:commentRangeEnd w:id="131"/>
            <w:r w:rsidR="006E0831" w:rsidRPr="00EA0C6E">
              <w:rPr>
                <w:rStyle w:val="CommentReference"/>
                <w:rFonts w:cs="Times New Roman"/>
                <w:sz w:val="24"/>
                <w:szCs w:val="24"/>
              </w:rPr>
              <w:commentReference w:id="131"/>
            </w:r>
          </w:p>
        </w:tc>
      </w:tr>
    </w:tbl>
    <w:p w14:paraId="6FEAA105" w14:textId="77777777" w:rsidR="007C4828" w:rsidRPr="00EA0C6E" w:rsidRDefault="007C4828" w:rsidP="002175A4">
      <w:pPr>
        <w:rPr>
          <w:rFonts w:cs="Times New Roman"/>
        </w:rPr>
      </w:pPr>
    </w:p>
    <w:p w14:paraId="0138F075" w14:textId="77777777" w:rsidR="00431546" w:rsidRPr="00EA0C6E" w:rsidRDefault="00431546" w:rsidP="00ED1AE0">
      <w:pPr>
        <w:rPr>
          <w:rFonts w:cs="Times New Roman"/>
        </w:rPr>
      </w:pPr>
    </w:p>
    <w:p w14:paraId="578B16D9" w14:textId="49CA5B8B" w:rsidR="00BF1DD0" w:rsidRPr="00EA0C6E" w:rsidRDefault="00517279" w:rsidP="00517279">
      <w:pPr>
        <w:pStyle w:val="Heading3"/>
      </w:pPr>
      <w:bookmarkStart w:id="132" w:name="_Ref227293089"/>
      <w:bookmarkStart w:id="133" w:name="_Ref227294470"/>
      <w:bookmarkStart w:id="134" w:name="_Toc227411780"/>
      <w:r w:rsidRPr="00EA0C6E">
        <w:t xml:space="preserve">Διασπορά τοξικού αερίου και </w:t>
      </w:r>
      <w:r w:rsidR="00ED6FD3" w:rsidRPr="00EA0C6E">
        <w:rPr>
          <w:lang w:val="en-US"/>
        </w:rPr>
        <w:t>C</w:t>
      </w:r>
      <w:r w:rsidR="0043334E" w:rsidRPr="00EA0C6E">
        <w:rPr>
          <w:lang w:val="en-US"/>
        </w:rPr>
        <w:t>oncentration</w:t>
      </w:r>
      <w:r w:rsidR="0043334E" w:rsidRPr="00EA0C6E">
        <w:t xml:space="preserve"> </w:t>
      </w:r>
      <w:r w:rsidR="00ED6FD3" w:rsidRPr="00EA0C6E">
        <w:rPr>
          <w:lang w:val="en-US"/>
        </w:rPr>
        <w:t>M</w:t>
      </w:r>
      <w:r w:rsidR="0043334E" w:rsidRPr="00EA0C6E">
        <w:rPr>
          <w:lang w:val="en-US"/>
        </w:rPr>
        <w:t>aps</w:t>
      </w:r>
      <w:bookmarkEnd w:id="132"/>
      <w:bookmarkEnd w:id="133"/>
      <w:bookmarkEnd w:id="134"/>
    </w:p>
    <w:p w14:paraId="3CB97E7C" w14:textId="1A01E586" w:rsidR="00FC4301" w:rsidRPr="00EA0C6E" w:rsidRDefault="00517279" w:rsidP="006433A4">
      <w:pPr>
        <w:rPr>
          <w:rFonts w:cs="Times New Roman"/>
        </w:rPr>
      </w:pPr>
      <w:r w:rsidRPr="00EA0C6E">
        <w:rPr>
          <w:rFonts w:cs="Times New Roman"/>
        </w:rPr>
        <w:t xml:space="preserve">Για την προσομοίωση του τοξικού αερίου χρησιμοποιήθηκαν χάρτες σχεδιασμένοι στο χέρι μέσα </w:t>
      </w:r>
      <w:r w:rsidR="0062798D" w:rsidRPr="00EA0C6E">
        <w:rPr>
          <w:rFonts w:cs="Times New Roman"/>
        </w:rPr>
        <w:t>στο περιβάλλον</w:t>
      </w:r>
      <w:r w:rsidR="00CE24AD" w:rsidRPr="00EA0C6E">
        <w:rPr>
          <w:rFonts w:cs="Times New Roman"/>
        </w:rPr>
        <w:t xml:space="preserve"> </w:t>
      </w:r>
      <w:r w:rsidRPr="00EA0C6E">
        <w:rPr>
          <w:rFonts w:cs="Times New Roman"/>
          <w:lang w:val="en-US"/>
        </w:rPr>
        <w:t>GIMP</w:t>
      </w:r>
      <w:r w:rsidR="0043334E" w:rsidRPr="00EA0C6E">
        <w:rPr>
          <w:rFonts w:cs="Times New Roman"/>
        </w:rPr>
        <w:t>. Αυτοί οι χάρτες θα αναφέρονται από εδώ και στο εξής ως Χάρτες Συγκέντρωσης (</w:t>
      </w:r>
      <w:r w:rsidR="0043334E" w:rsidRPr="00EA0C6E">
        <w:rPr>
          <w:rFonts w:cs="Times New Roman"/>
          <w:lang w:val="en-US"/>
        </w:rPr>
        <w:t>Concentration</w:t>
      </w:r>
      <w:r w:rsidR="0043334E" w:rsidRPr="00EA0C6E">
        <w:rPr>
          <w:rFonts w:cs="Times New Roman"/>
        </w:rPr>
        <w:t xml:space="preserve"> </w:t>
      </w:r>
      <w:r w:rsidR="0043334E" w:rsidRPr="00EA0C6E">
        <w:rPr>
          <w:rFonts w:cs="Times New Roman"/>
          <w:lang w:val="en-US"/>
        </w:rPr>
        <w:t>Maps</w:t>
      </w:r>
      <w:r w:rsidR="0043334E" w:rsidRPr="00EA0C6E">
        <w:rPr>
          <w:rFonts w:cs="Times New Roman"/>
        </w:rPr>
        <w:t xml:space="preserve">, </w:t>
      </w:r>
      <w:r w:rsidR="0043334E" w:rsidRPr="00EA0C6E">
        <w:rPr>
          <w:rFonts w:cs="Times New Roman"/>
          <w:lang w:val="en-US"/>
        </w:rPr>
        <w:t>CMs</w:t>
      </w:r>
      <w:r w:rsidR="0043334E" w:rsidRPr="00EA0C6E">
        <w:rPr>
          <w:rFonts w:cs="Times New Roman"/>
        </w:rPr>
        <w:t>)</w:t>
      </w:r>
      <w:r w:rsidR="00372B56" w:rsidRPr="00EA0C6E">
        <w:rPr>
          <w:rFonts w:cs="Times New Roman"/>
        </w:rPr>
        <w:t>.</w:t>
      </w:r>
      <w:r w:rsidR="00ED1FC6" w:rsidRPr="00EA0C6E">
        <w:rPr>
          <w:rFonts w:cs="Times New Roman"/>
        </w:rPr>
        <w:t xml:space="preserve"> </w:t>
      </w:r>
      <w:r w:rsidR="009A7A07" w:rsidRPr="00EA0C6E">
        <w:rPr>
          <w:rFonts w:cs="Times New Roman"/>
        </w:rPr>
        <w:t xml:space="preserve">Για τον σχεδιασμό τους χρησιμοποιήθηκε πάλι η κλίμακα του γκρι, ομοίως με το </w:t>
      </w:r>
      <w:r w:rsidR="009A7A07" w:rsidRPr="00EA0C6E">
        <w:rPr>
          <w:rFonts w:cs="Times New Roman"/>
          <w:lang w:val="en-US"/>
        </w:rPr>
        <w:t>heightmap</w:t>
      </w:r>
      <w:r w:rsidR="009A7A07" w:rsidRPr="00EA0C6E">
        <w:rPr>
          <w:rFonts w:cs="Times New Roman"/>
        </w:rPr>
        <w:t>, προκειμένου να υπάρχει μία ομοιομορφία και συνέπεια στον τρόπο εργασίας και προσομοίωσης.</w:t>
      </w:r>
      <w:r w:rsidR="00313F98" w:rsidRPr="00EA0C6E">
        <w:rPr>
          <w:rFonts w:cs="Times New Roman"/>
        </w:rPr>
        <w:t xml:space="preserve"> Το άθροισμα </w:t>
      </w:r>
      <m:oMath>
        <m:r>
          <m:rPr>
            <m:sty m:val="p"/>
          </m:rPr>
          <w:rPr>
            <w:rFonts w:ascii="Cambria Math" w:hAnsi="Cambria Math" w:cs="Times New Roman"/>
          </w:rPr>
          <m:t>h</m:t>
        </m:r>
        <m:r>
          <m:rPr>
            <m:sty m:val="p"/>
          </m:rPr>
          <w:rPr>
            <w:rFonts w:ascii="Cambria Math" w:hAnsi="Cambria Math" w:cs="Times New Roman"/>
            <w:lang w:val="en-US"/>
          </w:rPr>
          <m:t>eightmap</m:t>
        </m:r>
        <m:r>
          <m:rPr>
            <m:sty m:val="p"/>
          </m:rPr>
          <w:rPr>
            <w:rFonts w:ascii="Cambria Math" w:hAnsi="Cambria Math" w:cs="Times New Roman"/>
          </w:rPr>
          <m:t>+</m:t>
        </m:r>
        <m:r>
          <m:rPr>
            <m:sty m:val="p"/>
          </m:rPr>
          <w:rPr>
            <w:rFonts w:ascii="Cambria Math" w:hAnsi="Cambria Math" w:cs="Times New Roman"/>
            <w:lang w:val="en-US"/>
          </w:rPr>
          <m:t>CM</m:t>
        </m:r>
      </m:oMath>
      <w:r w:rsidR="00313F98" w:rsidRPr="00EA0C6E">
        <w:rPr>
          <w:rFonts w:cs="Times New Roman"/>
        </w:rPr>
        <w:t xml:space="preserve">, για το κάθε </w:t>
      </w:r>
      <w:r w:rsidR="00313F98" w:rsidRPr="00EA0C6E">
        <w:rPr>
          <w:rFonts w:cs="Times New Roman"/>
          <w:lang w:val="en-US"/>
        </w:rPr>
        <w:t>CM</w:t>
      </w:r>
      <w:r w:rsidR="00313F98" w:rsidRPr="00EA0C6E">
        <w:rPr>
          <w:rFonts w:cs="Times New Roman"/>
        </w:rPr>
        <w:t>, ουσιαστικά αποτελεί τον Χάρτη Επιβαρύνσεων ή Ποινικοποίησης (</w:t>
      </w:r>
      <w:r w:rsidR="00313F98" w:rsidRPr="00EA0C6E">
        <w:rPr>
          <w:rFonts w:cs="Times New Roman"/>
          <w:lang w:val="en-US"/>
        </w:rPr>
        <w:t>Penalty</w:t>
      </w:r>
      <w:r w:rsidR="00313F98" w:rsidRPr="00EA0C6E">
        <w:rPr>
          <w:rFonts w:cs="Times New Roman"/>
        </w:rPr>
        <w:t xml:space="preserve"> </w:t>
      </w:r>
      <w:r w:rsidR="00313F98" w:rsidRPr="00EA0C6E">
        <w:rPr>
          <w:rFonts w:cs="Times New Roman"/>
          <w:lang w:val="en-US"/>
        </w:rPr>
        <w:t>Map</w:t>
      </w:r>
      <w:r w:rsidR="00313F98" w:rsidRPr="00EA0C6E">
        <w:rPr>
          <w:rFonts w:cs="Times New Roman"/>
        </w:rPr>
        <w:t xml:space="preserve">, </w:t>
      </w:r>
      <w:r w:rsidR="00313F98" w:rsidRPr="00EA0C6E">
        <w:rPr>
          <w:rFonts w:cs="Times New Roman"/>
          <w:lang w:val="en-US"/>
        </w:rPr>
        <w:t>PM</w:t>
      </w:r>
      <w:r w:rsidR="00313F98" w:rsidRPr="00EA0C6E">
        <w:rPr>
          <w:rFonts w:cs="Times New Roman"/>
        </w:rPr>
        <w:t xml:space="preserve">) </w:t>
      </w:r>
      <w:r w:rsidR="000A675F" w:rsidRPr="00EA0C6E">
        <w:rPr>
          <w:rFonts w:cs="Times New Roman"/>
        </w:rPr>
        <w:t xml:space="preserve">βάσει του οποίου ο </w:t>
      </w:r>
      <w:r w:rsidR="000A675F" w:rsidRPr="00EA0C6E">
        <w:rPr>
          <w:rFonts w:cs="Times New Roman"/>
          <w:lang w:val="en-US"/>
        </w:rPr>
        <w:t>pathfinder</w:t>
      </w:r>
      <w:r w:rsidR="000A675F" w:rsidRPr="00EA0C6E">
        <w:rPr>
          <w:rFonts w:cs="Times New Roman"/>
        </w:rPr>
        <w:t xml:space="preserve"> αλγόριθμος θα σχεδιάσει την βέλτιστη διαδρομή.</w:t>
      </w:r>
      <w:r w:rsidR="00003E29" w:rsidRPr="00EA0C6E">
        <w:rPr>
          <w:rFonts w:cs="Times New Roman"/>
        </w:rPr>
        <w:t xml:space="preserve"> </w:t>
      </w:r>
      <w:r w:rsidR="00313F98" w:rsidRPr="00EA0C6E">
        <w:rPr>
          <w:rFonts w:cs="Times New Roman"/>
        </w:rPr>
        <w:t xml:space="preserve">Οι χάρτες </w:t>
      </w:r>
      <w:r w:rsidR="00313F98" w:rsidRPr="00EA0C6E">
        <w:rPr>
          <w:rFonts w:cs="Times New Roman"/>
          <w:lang w:val="en-US"/>
        </w:rPr>
        <w:t>CMs</w:t>
      </w:r>
      <w:r w:rsidR="000A675F" w:rsidRPr="00EA0C6E">
        <w:rPr>
          <w:rFonts w:cs="Times New Roman"/>
        </w:rPr>
        <w:t xml:space="preserve"> επιπλέον</w:t>
      </w:r>
      <w:r w:rsidR="00313F98" w:rsidRPr="00EA0C6E">
        <w:rPr>
          <w:rFonts w:cs="Times New Roman"/>
        </w:rPr>
        <w:t xml:space="preserve"> θα αποτελέσουν το κριτήριο για το εάν οι </w:t>
      </w:r>
      <w:r w:rsidR="00313F98" w:rsidRPr="00EA0C6E">
        <w:rPr>
          <w:rFonts w:cs="Times New Roman"/>
        </w:rPr>
        <w:lastRenderedPageBreak/>
        <w:t xml:space="preserve">εκκενωθέντες θα εκτεθούν στο τοξικό αέριο, και εάν ναι, σε τι συγκέντρωση. </w:t>
      </w:r>
      <w:r w:rsidR="000A675F" w:rsidRPr="00EA0C6E">
        <w:rPr>
          <w:rFonts w:cs="Times New Roman"/>
        </w:rPr>
        <w:t xml:space="preserve">Γι’ αυτόν τον λόγο </w:t>
      </w:r>
      <w:r w:rsidR="00003E29" w:rsidRPr="00EA0C6E">
        <w:rPr>
          <w:rFonts w:cs="Times New Roman"/>
        </w:rPr>
        <w:t xml:space="preserve">υπάρχει άμεση συσχέτιση ανάμεσα στους χάρτες </w:t>
      </w:r>
      <w:r w:rsidR="00003E29" w:rsidRPr="00EA0C6E">
        <w:rPr>
          <w:rFonts w:cs="Times New Roman"/>
          <w:lang w:val="en-US"/>
        </w:rPr>
        <w:t>CMs</w:t>
      </w:r>
      <w:r w:rsidR="00003E29" w:rsidRPr="00EA0C6E">
        <w:rPr>
          <w:rFonts w:cs="Times New Roman"/>
        </w:rPr>
        <w:t xml:space="preserve"> που χρησιμοποιούνται και</w:t>
      </w:r>
      <w:r w:rsidR="000A675F" w:rsidRPr="00EA0C6E">
        <w:rPr>
          <w:rFonts w:cs="Times New Roman"/>
        </w:rPr>
        <w:t xml:space="preserve"> τα αποτελέσματα</w:t>
      </w:r>
      <w:r w:rsidR="00003E29" w:rsidRPr="00EA0C6E">
        <w:rPr>
          <w:rFonts w:cs="Times New Roman"/>
        </w:rPr>
        <w:t xml:space="preserve"> της προσομοίωσης</w:t>
      </w:r>
      <w:r w:rsidR="000A675F" w:rsidRPr="00EA0C6E">
        <w:rPr>
          <w:rFonts w:cs="Times New Roman"/>
        </w:rPr>
        <w:t>.</w:t>
      </w:r>
    </w:p>
    <w:p w14:paraId="323E98AA" w14:textId="588A6E09" w:rsidR="00CE24AD" w:rsidRPr="00EA0C6E" w:rsidRDefault="00FC4301" w:rsidP="006433A4">
      <w:pPr>
        <w:rPr>
          <w:rFonts w:cs="Times New Roman"/>
        </w:rPr>
      </w:pPr>
      <w:r w:rsidRPr="00EA0C6E">
        <w:rPr>
          <w:rFonts w:cs="Times New Roman"/>
        </w:rPr>
        <w:t xml:space="preserve">Στα πλαίσια του </w:t>
      </w:r>
      <w:r w:rsidRPr="00EA0C6E">
        <w:rPr>
          <w:rFonts w:cs="Times New Roman"/>
          <w:lang w:val="en-US"/>
        </w:rPr>
        <w:t>Penalty</w:t>
      </w:r>
      <w:r w:rsidRPr="00EA0C6E">
        <w:rPr>
          <w:rFonts w:cs="Times New Roman"/>
        </w:rPr>
        <w:t xml:space="preserve"> </w:t>
      </w:r>
      <w:r w:rsidRPr="00EA0C6E">
        <w:rPr>
          <w:rFonts w:cs="Times New Roman"/>
          <w:lang w:val="en-US"/>
        </w:rPr>
        <w:t>Map</w:t>
      </w:r>
      <w:r w:rsidRPr="00EA0C6E">
        <w:rPr>
          <w:rFonts w:cs="Times New Roman"/>
        </w:rPr>
        <w:t xml:space="preserve">, πραγματοποιήθηκαν ορισμένες τροποποιήσεις στον τρόπο που το </w:t>
      </w:r>
      <w:r w:rsidRPr="00EA0C6E">
        <w:rPr>
          <w:rFonts w:cs="Times New Roman"/>
          <w:lang w:val="en-US"/>
        </w:rPr>
        <w:t>Agents</w:t>
      </w:r>
      <w:r w:rsidRPr="00EA0C6E">
        <w:rPr>
          <w:rFonts w:cs="Times New Roman"/>
        </w:rPr>
        <w:t>.</w:t>
      </w:r>
      <w:r w:rsidRPr="00EA0C6E">
        <w:rPr>
          <w:rFonts w:cs="Times New Roman"/>
          <w:lang w:val="en-US"/>
        </w:rPr>
        <w:t>jl</w:t>
      </w:r>
      <w:r w:rsidRPr="00EA0C6E">
        <w:rPr>
          <w:rFonts w:cs="Times New Roman"/>
        </w:rPr>
        <w:t xml:space="preserve"> υπολογίζει τη βέλτιστη διαδρομή, χρησιμοποιώντας το κόστος του κάθε κόμβου. Συγκεκριμένα, η υλοποίηση που έχει το </w:t>
      </w:r>
      <w:r w:rsidRPr="00EA0C6E">
        <w:rPr>
          <w:rFonts w:cs="Times New Roman"/>
          <w:lang w:val="en-US"/>
        </w:rPr>
        <w:t>Agents</w:t>
      </w:r>
      <w:r w:rsidRPr="00EA0C6E">
        <w:rPr>
          <w:rFonts w:cs="Times New Roman"/>
        </w:rPr>
        <w:t>.</w:t>
      </w:r>
      <w:r w:rsidRPr="00EA0C6E">
        <w:rPr>
          <w:rFonts w:cs="Times New Roman"/>
          <w:lang w:val="en-US"/>
        </w:rPr>
        <w:t>jl</w:t>
      </w:r>
      <w:r w:rsidRPr="00EA0C6E">
        <w:rPr>
          <w:rFonts w:cs="Times New Roman"/>
        </w:rPr>
        <w:t xml:space="preserve"> στην διαθέσιμη έκδοσή του σχετικά με </w:t>
      </w:r>
      <w:r w:rsidR="004025D7" w:rsidRPr="00EA0C6E">
        <w:rPr>
          <w:rFonts w:cs="Times New Roman"/>
        </w:rPr>
        <w:t>τον υπολογισμό της βέλτιστης διαδρομής</w:t>
      </w:r>
      <w:r w:rsidR="00AE2779" w:rsidRPr="00EA0C6E">
        <w:rPr>
          <w:rFonts w:cs="Times New Roman"/>
        </w:rPr>
        <w:t xml:space="preserve">, χρησιμοποιεί την σχετική διαφορά σε </w:t>
      </w:r>
      <w:r w:rsidR="00AE2779" w:rsidRPr="00EA0C6E">
        <w:rPr>
          <w:rFonts w:cs="Times New Roman"/>
          <w:lang w:val="en-US"/>
        </w:rPr>
        <w:t>penalty</w:t>
      </w:r>
      <w:r w:rsidR="00AE2779" w:rsidRPr="00EA0C6E">
        <w:rPr>
          <w:rFonts w:cs="Times New Roman"/>
        </w:rPr>
        <w:t xml:space="preserve"> από τον τρέχοντα κόμβο προς τον επόμενο, προκειμένου να επιλέξει την βέλτιστη επιλογή. Δηλαδή προσπαθεί να βρει τη διαδρομή που θα προσφέρει τις μικρότερες μεταβολές από βήμα σε βήμα, ανεξάρτητα από το πόσο υψηλό είναι το απόλυτο </w:t>
      </w:r>
      <w:r w:rsidR="00AE2779" w:rsidRPr="00EA0C6E">
        <w:rPr>
          <w:rFonts w:cs="Times New Roman"/>
          <w:lang w:val="en-US"/>
        </w:rPr>
        <w:t>penalty</w:t>
      </w:r>
      <w:r w:rsidR="00AE2779" w:rsidRPr="00EA0C6E">
        <w:rPr>
          <w:rFonts w:cs="Times New Roman"/>
        </w:rPr>
        <w:t xml:space="preserve"> στο σύνολο. Η τροποποίηση που πραγματοποιήθηκε στα πλαίσια της εργασίας ήταν, για την εύρεση της βέλτιστης διαδρομής ο </w:t>
      </w:r>
      <w:r w:rsidR="003E3A6C" w:rsidRPr="00EA0C6E">
        <w:rPr>
          <w:rFonts w:cs="Times New Roman"/>
        </w:rPr>
        <w:t>ΑΕΔ</w:t>
      </w:r>
      <w:r w:rsidR="00AE2779" w:rsidRPr="00EA0C6E">
        <w:rPr>
          <w:rFonts w:cs="Times New Roman"/>
        </w:rPr>
        <w:t xml:space="preserve"> να ψάχνει να βρει την διαδρομή που θα προσφέρει το χαμηλότερο </w:t>
      </w:r>
      <w:r w:rsidR="0038758F" w:rsidRPr="00EA0C6E">
        <w:rPr>
          <w:rFonts w:cs="Times New Roman"/>
        </w:rPr>
        <w:t>αθροιστικά</w:t>
      </w:r>
      <w:r w:rsidR="00AE2779" w:rsidRPr="00EA0C6E">
        <w:rPr>
          <w:rFonts w:cs="Times New Roman"/>
        </w:rPr>
        <w:t xml:space="preserve"> </w:t>
      </w:r>
      <w:r w:rsidR="00AE2779" w:rsidRPr="00EA0C6E">
        <w:rPr>
          <w:rFonts w:cs="Times New Roman"/>
          <w:lang w:val="en-US"/>
        </w:rPr>
        <w:t>penalty</w:t>
      </w:r>
      <w:r w:rsidR="00AE2779" w:rsidRPr="00EA0C6E">
        <w:rPr>
          <w:rFonts w:cs="Times New Roman"/>
        </w:rPr>
        <w:t xml:space="preserve">, </w:t>
      </w:r>
      <w:r w:rsidR="0038758F" w:rsidRPr="00EA0C6E">
        <w:rPr>
          <w:rFonts w:cs="Times New Roman"/>
        </w:rPr>
        <w:t>ασχέτως</w:t>
      </w:r>
      <w:r w:rsidR="00AE2779" w:rsidRPr="00EA0C6E">
        <w:rPr>
          <w:rFonts w:cs="Times New Roman"/>
        </w:rPr>
        <w:t xml:space="preserve"> από την μεταβολή του από βήμα σε βήμα. Η εν λόγω τροποποίηση παρουσιάζεται στο κομμάτι </w:t>
      </w:r>
      <w:r w:rsidR="00AE2779" w:rsidRPr="00EA0C6E">
        <w:rPr>
          <w:rFonts w:cs="Times New Roman"/>
        </w:rPr>
        <w:fldChar w:fldCharType="begin"/>
      </w:r>
      <w:r w:rsidR="00AE2779" w:rsidRPr="00EA0C6E">
        <w:rPr>
          <w:rFonts w:cs="Times New Roman"/>
        </w:rPr>
        <w:instrText xml:space="preserve"> REF _Ref227183758 \h </w:instrText>
      </w:r>
      <w:r w:rsidR="00590BB7" w:rsidRPr="00EA0C6E">
        <w:rPr>
          <w:rFonts w:cs="Times New Roman"/>
        </w:rPr>
        <w:instrText xml:space="preserve"> \* MERGEFORMAT </w:instrText>
      </w:r>
      <w:r w:rsidR="00AE2779" w:rsidRPr="00EA0C6E">
        <w:rPr>
          <w:rFonts w:cs="Times New Roman"/>
        </w:rPr>
      </w:r>
      <w:r w:rsidR="00AE2779" w:rsidRPr="00EA0C6E">
        <w:rPr>
          <w:rFonts w:cs="Times New Roman"/>
        </w:rPr>
        <w:fldChar w:fldCharType="separate"/>
      </w:r>
      <w:r w:rsidR="00EA0C6E" w:rsidRPr="00EA0C6E">
        <w:rPr>
          <w:rFonts w:cs="Times New Roman"/>
          <w:lang w:val="en-US"/>
        </w:rPr>
        <w:t>Pathfinding</w:t>
      </w:r>
      <w:r w:rsidR="00EA0C6E" w:rsidRPr="00EA0C6E">
        <w:rPr>
          <w:rFonts w:cs="Times New Roman"/>
        </w:rPr>
        <w:t xml:space="preserve"> </w:t>
      </w:r>
      <w:r w:rsidR="00EA0C6E" w:rsidRPr="00EA0C6E">
        <w:rPr>
          <w:rFonts w:cs="Times New Roman"/>
          <w:lang w:val="en-US"/>
        </w:rPr>
        <w:t>metrics</w:t>
      </w:r>
      <w:r w:rsidR="00AE2779" w:rsidRPr="00EA0C6E">
        <w:rPr>
          <w:rFonts w:cs="Times New Roman"/>
        </w:rPr>
        <w:fldChar w:fldCharType="end"/>
      </w:r>
      <w:r w:rsidR="00AE2779" w:rsidRPr="00EA0C6E">
        <w:rPr>
          <w:rFonts w:cs="Times New Roman"/>
        </w:rPr>
        <w:t xml:space="preserve"> του Παραρτήματος, όπου </w:t>
      </w:r>
      <w:r w:rsidR="00AE2779" w:rsidRPr="00EA0C6E">
        <w:rPr>
          <w:rFonts w:cs="Times New Roman"/>
          <w:lang w:val="en-US"/>
        </w:rPr>
        <w:t>PenaltyMap</w:t>
      </w:r>
      <w:r w:rsidR="00AE2779" w:rsidRPr="00EA0C6E">
        <w:rPr>
          <w:rFonts w:cs="Times New Roman"/>
        </w:rPr>
        <w:t xml:space="preserve"> είναι η συνάρτηση όπως υπήρχε στο </w:t>
      </w:r>
      <w:r w:rsidR="00AE2779" w:rsidRPr="00EA0C6E">
        <w:rPr>
          <w:rFonts w:cs="Times New Roman"/>
          <w:lang w:val="en-US"/>
        </w:rPr>
        <w:t>online</w:t>
      </w:r>
      <w:r w:rsidR="00AE2779" w:rsidRPr="00EA0C6E">
        <w:rPr>
          <w:rFonts w:cs="Times New Roman"/>
        </w:rPr>
        <w:t xml:space="preserve"> </w:t>
      </w:r>
      <w:r w:rsidR="00AE2779" w:rsidRPr="00EA0C6E">
        <w:rPr>
          <w:rFonts w:cs="Times New Roman"/>
          <w:lang w:val="en-US"/>
        </w:rPr>
        <w:t>repository</w:t>
      </w:r>
      <w:r w:rsidR="00AE2779" w:rsidRPr="00EA0C6E">
        <w:rPr>
          <w:rFonts w:cs="Times New Roman"/>
        </w:rPr>
        <w:t xml:space="preserve"> του </w:t>
      </w:r>
      <w:r w:rsidR="00AE2779" w:rsidRPr="00EA0C6E">
        <w:rPr>
          <w:rFonts w:cs="Times New Roman"/>
          <w:lang w:val="en-US"/>
        </w:rPr>
        <w:t>Agents</w:t>
      </w:r>
      <w:r w:rsidR="00AE2779" w:rsidRPr="00EA0C6E">
        <w:rPr>
          <w:rFonts w:cs="Times New Roman"/>
        </w:rPr>
        <w:t>.</w:t>
      </w:r>
      <w:r w:rsidR="00AE2779" w:rsidRPr="00EA0C6E">
        <w:rPr>
          <w:rFonts w:cs="Times New Roman"/>
          <w:lang w:val="en-US"/>
        </w:rPr>
        <w:t>jl</w:t>
      </w:r>
      <w:r w:rsidR="00AE2779" w:rsidRPr="00EA0C6E">
        <w:rPr>
          <w:rFonts w:cs="Times New Roman"/>
        </w:rPr>
        <w:t xml:space="preserve">, ενώ </w:t>
      </w:r>
      <w:r w:rsidR="00AE2779" w:rsidRPr="00EA0C6E">
        <w:rPr>
          <w:rFonts w:cs="Times New Roman"/>
          <w:lang w:val="en-US"/>
        </w:rPr>
        <w:t>AbsolutePenaltyMap</w:t>
      </w:r>
      <w:r w:rsidR="00AE2779" w:rsidRPr="00EA0C6E">
        <w:rPr>
          <w:rFonts w:cs="Times New Roman"/>
        </w:rPr>
        <w:t xml:space="preserve"> είναι η συνάρτηση που χρησιμοποιήθηκε στα πιο προχωρημένα σενάρια της προσομοίωσης.</w:t>
      </w:r>
    </w:p>
    <w:p w14:paraId="63136525" w14:textId="05E20A5D" w:rsidR="00D328C9" w:rsidRPr="00EA0C6E" w:rsidRDefault="00D328C9" w:rsidP="00D328C9">
      <w:pPr>
        <w:rPr>
          <w:rFonts w:cs="Times New Roman"/>
        </w:rPr>
      </w:pPr>
      <w:r w:rsidRPr="00EA0C6E">
        <w:rPr>
          <w:rFonts w:cs="Times New Roman"/>
        </w:rPr>
        <w:t xml:space="preserve">Η αρχική υλοποίηση, όπως βρίσκεται στο </w:t>
      </w:r>
      <w:r w:rsidRPr="00EA0C6E">
        <w:rPr>
          <w:rFonts w:cs="Times New Roman"/>
          <w:lang w:val="en-US"/>
        </w:rPr>
        <w:t>Agents</w:t>
      </w:r>
      <w:r w:rsidRPr="00EA0C6E">
        <w:rPr>
          <w:rFonts w:cs="Times New Roman"/>
        </w:rPr>
        <w:t>.</w:t>
      </w:r>
      <w:r w:rsidRPr="00EA0C6E">
        <w:rPr>
          <w:rFonts w:cs="Times New Roman"/>
          <w:lang w:val="en-US"/>
        </w:rPr>
        <w:t>jl</w:t>
      </w:r>
      <w:r w:rsidR="000D0801" w:rsidRPr="00EA0C6E">
        <w:rPr>
          <w:rFonts w:cs="Times New Roman"/>
        </w:rPr>
        <w:t xml:space="preserve"> στο υπό-σύστημα (</w:t>
      </w:r>
      <w:r w:rsidR="000D0801" w:rsidRPr="00EA0C6E">
        <w:rPr>
          <w:rFonts w:cs="Times New Roman"/>
          <w:lang w:val="en-US"/>
        </w:rPr>
        <w:t>submodule</w:t>
      </w:r>
      <w:r w:rsidR="000D0801" w:rsidRPr="00EA0C6E">
        <w:rPr>
          <w:rFonts w:cs="Times New Roman"/>
        </w:rPr>
        <w:t>) «</w:t>
      </w:r>
      <w:r w:rsidR="000D0801" w:rsidRPr="00EA0C6E">
        <w:rPr>
          <w:rFonts w:cs="Times New Roman"/>
          <w:lang w:val="en-US"/>
        </w:rPr>
        <w:t>pathfinding</w:t>
      </w:r>
      <w:r w:rsidR="000D0801" w:rsidRPr="00EA0C6E">
        <w:rPr>
          <w:rFonts w:cs="Times New Roman"/>
        </w:rPr>
        <w:t>»</w:t>
      </w:r>
      <w:r w:rsidRPr="00EA0C6E">
        <w:rPr>
          <w:rFonts w:cs="Times New Roman"/>
        </w:rPr>
        <w:t xml:space="preserve">, κατευθύνει τους «πράκτορες» από διαδρομές οι οποίες ρεαλιστικά θα αποφευγόντουσαν (γκρι περιοχές του </w:t>
      </w:r>
      <w:r w:rsidRPr="00EA0C6E">
        <w:rPr>
          <w:rFonts w:cs="Times New Roman"/>
          <w:lang w:val="en-US"/>
        </w:rPr>
        <w:t>heightmap</w:t>
      </w:r>
      <w:r w:rsidRPr="00EA0C6E">
        <w:rPr>
          <w:rFonts w:cs="Times New Roman"/>
        </w:rPr>
        <w:t xml:space="preserve">, </w:t>
      </w:r>
      <w:r w:rsidRPr="00EA0C6E">
        <w:rPr>
          <w:rFonts w:cs="Times New Roman"/>
        </w:rPr>
        <w:fldChar w:fldCharType="begin"/>
      </w:r>
      <w:r w:rsidRPr="00EA0C6E">
        <w:rPr>
          <w:rFonts w:cs="Times New Roman"/>
        </w:rPr>
        <w:instrText xml:space="preserve"> REF _Ref226808671 \h </w:instrText>
      </w:r>
      <w:r w:rsidR="006B1188" w:rsidRPr="00EA0C6E">
        <w:rPr>
          <w:rFonts w:cs="Times New Roman"/>
        </w:rPr>
        <w:instrText xml:space="preserve"> \* MERGEFORMAT </w:instrText>
      </w:r>
      <w:r w:rsidRPr="00EA0C6E">
        <w:rPr>
          <w:rFonts w:cs="Times New Roman"/>
        </w:rPr>
      </w:r>
      <w:r w:rsidRPr="00EA0C6E">
        <w:rPr>
          <w:rFonts w:cs="Times New Roman"/>
        </w:rPr>
        <w:fldChar w:fldCharType="separate"/>
      </w:r>
      <w:r w:rsidR="00EA0C6E" w:rsidRPr="00EA0C6E">
        <w:rPr>
          <w:rFonts w:cs="Times New Roman"/>
        </w:rPr>
        <w:t xml:space="preserve">Σχήμα </w:t>
      </w:r>
      <w:r w:rsidR="00EA0C6E" w:rsidRPr="00EA0C6E">
        <w:rPr>
          <w:rFonts w:cs="Times New Roman"/>
          <w:noProof/>
        </w:rPr>
        <w:t>5</w:t>
      </w:r>
      <w:r w:rsidRPr="00EA0C6E">
        <w:rPr>
          <w:rFonts w:cs="Times New Roman"/>
        </w:rPr>
        <w:fldChar w:fldCharType="end"/>
      </w:r>
      <w:r w:rsidRPr="00EA0C6E">
        <w:rPr>
          <w:rFonts w:cs="Times New Roman"/>
        </w:rPr>
        <w:t>), καθώς όσοι «πράκτορες» ξεκινούσαν την κίνησή τους πάνω στην γκρίζα ζώνη, δεν θα έσπευδαν να απομακρυνθούν από αυτή, λόγω της μεγάλης σχετικής αλλαγής του κόστους από τον «γκρι» υπαίθριο κόμβο στον «</w:t>
      </w:r>
      <w:r w:rsidR="002C657D" w:rsidRPr="00EA0C6E">
        <w:rPr>
          <w:rFonts w:cs="Times New Roman"/>
        </w:rPr>
        <w:t>μαύρο</w:t>
      </w:r>
      <w:r w:rsidRPr="00EA0C6E">
        <w:rPr>
          <w:rFonts w:cs="Times New Roman"/>
        </w:rPr>
        <w:t>» κόμβο του διαδρόμου</w:t>
      </w:r>
      <w:r w:rsidR="003574B3" w:rsidRPr="00EA0C6E">
        <w:rPr>
          <w:rFonts w:cs="Times New Roman"/>
        </w:rPr>
        <w:t>,</w:t>
      </w:r>
      <w:r w:rsidRPr="00EA0C6E">
        <w:rPr>
          <w:rFonts w:cs="Times New Roman"/>
        </w:rPr>
        <w:t xml:space="preserve"> </w:t>
      </w:r>
      <w:r w:rsidR="002C657D" w:rsidRPr="00EA0C6E">
        <w:rPr>
          <w:rFonts w:cs="Times New Roman"/>
        </w:rPr>
        <w:t>όπως</w:t>
      </w:r>
      <w:r w:rsidRPr="00EA0C6E">
        <w:rPr>
          <w:rFonts w:cs="Times New Roman"/>
        </w:rPr>
        <w:t xml:space="preserve"> παρουσιάζεται στο</w:t>
      </w:r>
      <w:r w:rsidR="00DB6B5F" w:rsidRPr="00EA0C6E">
        <w:rPr>
          <w:rFonts w:cs="Times New Roman"/>
        </w:rPr>
        <w:t xml:space="preserve"> </w:t>
      </w:r>
      <w:r w:rsidR="00DB6B5F" w:rsidRPr="00EA0C6E">
        <w:rPr>
          <w:rFonts w:cs="Times New Roman"/>
        </w:rPr>
        <w:fldChar w:fldCharType="begin"/>
      </w:r>
      <w:r w:rsidR="00DB6B5F" w:rsidRPr="00EA0C6E">
        <w:rPr>
          <w:rFonts w:cs="Times New Roman"/>
        </w:rPr>
        <w:instrText xml:space="preserve"> REF _Ref227293998 \h </w:instrText>
      </w:r>
      <w:r w:rsidR="006B1188" w:rsidRPr="00EA0C6E">
        <w:rPr>
          <w:rFonts w:cs="Times New Roman"/>
        </w:rPr>
        <w:instrText xml:space="preserve"> \* MERGEFORMAT </w:instrText>
      </w:r>
      <w:r w:rsidR="00DB6B5F" w:rsidRPr="00EA0C6E">
        <w:rPr>
          <w:rFonts w:cs="Times New Roman"/>
        </w:rPr>
      </w:r>
      <w:r w:rsidR="00DB6B5F" w:rsidRPr="00EA0C6E">
        <w:rPr>
          <w:rFonts w:cs="Times New Roman"/>
        </w:rPr>
        <w:fldChar w:fldCharType="separate"/>
      </w:r>
      <w:r w:rsidR="00EA0C6E" w:rsidRPr="00EA0C6E">
        <w:rPr>
          <w:rFonts w:cs="Times New Roman"/>
        </w:rPr>
        <w:t xml:space="preserve">Σχήμα </w:t>
      </w:r>
      <w:r w:rsidR="00EA0C6E" w:rsidRPr="00EA0C6E">
        <w:rPr>
          <w:rFonts w:cs="Times New Roman"/>
          <w:noProof/>
        </w:rPr>
        <w:t>7</w:t>
      </w:r>
      <w:r w:rsidR="00DB6B5F" w:rsidRPr="00EA0C6E">
        <w:rPr>
          <w:rFonts w:cs="Times New Roman"/>
        </w:rPr>
        <w:fldChar w:fldCharType="end"/>
      </w:r>
      <w:r w:rsidRPr="00EA0C6E">
        <w:rPr>
          <w:rFonts w:cs="Times New Roman"/>
        </w:rPr>
        <w:t>.</w:t>
      </w:r>
      <w:r w:rsidR="003574B3" w:rsidRPr="00EA0C6E">
        <w:rPr>
          <w:rFonts w:cs="Times New Roman"/>
        </w:rPr>
        <w:t xml:space="preserve"> Το </w:t>
      </w:r>
      <w:r w:rsidR="003574B3" w:rsidRPr="00EA0C6E">
        <w:rPr>
          <w:rFonts w:cs="Times New Roman"/>
        </w:rPr>
        <w:fldChar w:fldCharType="begin"/>
      </w:r>
      <w:r w:rsidR="003574B3" w:rsidRPr="00EA0C6E">
        <w:rPr>
          <w:rFonts w:cs="Times New Roman"/>
        </w:rPr>
        <w:instrText xml:space="preserve"> REF _Ref227293998 \h </w:instrText>
      </w:r>
      <w:r w:rsidR="006B1188" w:rsidRPr="00EA0C6E">
        <w:rPr>
          <w:rFonts w:cs="Times New Roman"/>
        </w:rPr>
        <w:instrText xml:space="preserve"> \* MERGEFORMAT </w:instrText>
      </w:r>
      <w:r w:rsidR="003574B3" w:rsidRPr="00EA0C6E">
        <w:rPr>
          <w:rFonts w:cs="Times New Roman"/>
        </w:rPr>
      </w:r>
      <w:r w:rsidR="003574B3" w:rsidRPr="00EA0C6E">
        <w:rPr>
          <w:rFonts w:cs="Times New Roman"/>
        </w:rPr>
        <w:fldChar w:fldCharType="separate"/>
      </w:r>
      <w:r w:rsidR="00EA0C6E" w:rsidRPr="00EA0C6E">
        <w:rPr>
          <w:rFonts w:cs="Times New Roman"/>
        </w:rPr>
        <w:t xml:space="preserve">Σχήμα </w:t>
      </w:r>
      <w:r w:rsidR="00EA0C6E" w:rsidRPr="00EA0C6E">
        <w:rPr>
          <w:rFonts w:cs="Times New Roman"/>
          <w:noProof/>
        </w:rPr>
        <w:t>7</w:t>
      </w:r>
      <w:r w:rsidR="003574B3" w:rsidRPr="00EA0C6E">
        <w:rPr>
          <w:rFonts w:cs="Times New Roman"/>
        </w:rPr>
        <w:fldChar w:fldCharType="end"/>
      </w:r>
      <w:r w:rsidR="003574B3" w:rsidRPr="00EA0C6E">
        <w:rPr>
          <w:rFonts w:cs="Times New Roman"/>
        </w:rPr>
        <w:t xml:space="preserve"> είναι ουσιαστικά το </w:t>
      </w:r>
      <w:r w:rsidR="003574B3" w:rsidRPr="00EA0C6E">
        <w:rPr>
          <w:rFonts w:cs="Times New Roman"/>
        </w:rPr>
        <w:fldChar w:fldCharType="begin"/>
      </w:r>
      <w:r w:rsidR="003574B3" w:rsidRPr="00EA0C6E">
        <w:rPr>
          <w:rFonts w:cs="Times New Roman"/>
        </w:rPr>
        <w:instrText xml:space="preserve"> REF _Ref226808671 \h </w:instrText>
      </w:r>
      <w:r w:rsidR="006B1188" w:rsidRPr="00EA0C6E">
        <w:rPr>
          <w:rFonts w:cs="Times New Roman"/>
        </w:rPr>
        <w:instrText xml:space="preserve"> \* MERGEFORMAT </w:instrText>
      </w:r>
      <w:r w:rsidR="003574B3" w:rsidRPr="00EA0C6E">
        <w:rPr>
          <w:rFonts w:cs="Times New Roman"/>
        </w:rPr>
      </w:r>
      <w:r w:rsidR="003574B3" w:rsidRPr="00EA0C6E">
        <w:rPr>
          <w:rFonts w:cs="Times New Roman"/>
        </w:rPr>
        <w:fldChar w:fldCharType="separate"/>
      </w:r>
      <w:r w:rsidR="00EA0C6E" w:rsidRPr="00EA0C6E">
        <w:rPr>
          <w:rFonts w:cs="Times New Roman"/>
        </w:rPr>
        <w:t xml:space="preserve">Σχήμα </w:t>
      </w:r>
      <w:r w:rsidR="00EA0C6E" w:rsidRPr="00EA0C6E">
        <w:rPr>
          <w:rFonts w:cs="Times New Roman"/>
          <w:noProof/>
        </w:rPr>
        <w:t>5</w:t>
      </w:r>
      <w:r w:rsidR="003574B3" w:rsidRPr="00EA0C6E">
        <w:rPr>
          <w:rFonts w:cs="Times New Roman"/>
        </w:rPr>
        <w:fldChar w:fldCharType="end"/>
      </w:r>
      <w:r w:rsidR="003574B3" w:rsidRPr="00EA0C6E">
        <w:rPr>
          <w:rFonts w:cs="Times New Roman"/>
        </w:rPr>
        <w:t xml:space="preserve"> μετά την αντιστροφή των χρωμάτων.</w:t>
      </w:r>
    </w:p>
    <w:p w14:paraId="7A1C342C" w14:textId="77777777" w:rsidR="00D328C9" w:rsidRPr="00EA0C6E" w:rsidRDefault="00D328C9" w:rsidP="00D328C9">
      <w:pPr>
        <w:keepNext/>
        <w:rPr>
          <w:rFonts w:cs="Times New Roman"/>
        </w:rPr>
      </w:pPr>
      <w:r w:rsidRPr="00EA0C6E">
        <w:rPr>
          <w:rFonts w:cs="Times New Roman"/>
          <w:noProof/>
        </w:rPr>
        <w:lastRenderedPageBreak/>
        <w:drawing>
          <wp:inline distT="0" distB="0" distL="0" distR="0" wp14:anchorId="59CC3DDA" wp14:editId="0B6DCBC9">
            <wp:extent cx="6400800" cy="6876415"/>
            <wp:effectExtent l="0" t="0" r="0" b="635"/>
            <wp:docPr id="191055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128" name="Picture 140932128"/>
                    <pic:cNvPicPr/>
                  </pic:nvPicPr>
                  <pic:blipFill>
                    <a:blip r:embed="rId21">
                      <a:extLst>
                        <a:ext uri="{28A0092B-C50C-407E-A947-70E740481C1C}">
                          <a14:useLocalDpi xmlns:a14="http://schemas.microsoft.com/office/drawing/2010/main" val="0"/>
                        </a:ext>
                      </a:extLst>
                    </a:blip>
                    <a:stretch>
                      <a:fillRect/>
                    </a:stretch>
                  </pic:blipFill>
                  <pic:spPr>
                    <a:xfrm>
                      <a:off x="0" y="0"/>
                      <a:ext cx="6400800" cy="6876415"/>
                    </a:xfrm>
                    <a:prstGeom prst="rect">
                      <a:avLst/>
                    </a:prstGeom>
                  </pic:spPr>
                </pic:pic>
              </a:graphicData>
            </a:graphic>
          </wp:inline>
        </w:drawing>
      </w:r>
    </w:p>
    <w:p w14:paraId="154DC1E0" w14:textId="329C8994" w:rsidR="00D328C9" w:rsidRPr="00EA0C6E" w:rsidRDefault="00D328C9" w:rsidP="00D328C9">
      <w:pPr>
        <w:pStyle w:val="Caption"/>
        <w:rPr>
          <w:rFonts w:cs="Times New Roman"/>
        </w:rPr>
      </w:pPr>
      <w:bookmarkStart w:id="135" w:name="_Ref227293998"/>
      <w:bookmarkStart w:id="136" w:name="_Toc227411820"/>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7</w:t>
      </w:r>
      <w:r w:rsidRPr="00EA0C6E">
        <w:rPr>
          <w:rFonts w:cs="Times New Roman"/>
        </w:rPr>
        <w:fldChar w:fldCharType="end"/>
      </w:r>
      <w:bookmarkEnd w:id="135"/>
      <w:r w:rsidRPr="00EA0C6E">
        <w:rPr>
          <w:rFonts w:cs="Times New Roman"/>
        </w:rPr>
        <w:t>. Προτίμηση κίνησης των πρακτόρων πάνω σε δύσβατη</w:t>
      </w:r>
      <w:r w:rsidRPr="00EA0C6E">
        <w:rPr>
          <w:rFonts w:cs="Times New Roman"/>
          <w:noProof/>
        </w:rPr>
        <w:t xml:space="preserve"> περιοχή, λόγω αρχικής τοποθέτησής τους</w:t>
      </w:r>
      <w:bookmarkEnd w:id="136"/>
    </w:p>
    <w:p w14:paraId="1F269255" w14:textId="7167536C" w:rsidR="00ED7167" w:rsidRPr="00EA0C6E" w:rsidRDefault="003462AE" w:rsidP="00C934F3">
      <w:pPr>
        <w:rPr>
          <w:rFonts w:cs="Times New Roman"/>
        </w:rPr>
      </w:pPr>
      <w:r w:rsidRPr="00EA0C6E">
        <w:rPr>
          <w:rFonts w:cs="Times New Roman"/>
        </w:rPr>
        <w:t xml:space="preserve">Προκειμένου η προσομοίωση να </w:t>
      </w:r>
      <w:r w:rsidR="00B22619" w:rsidRPr="00EA0C6E">
        <w:rPr>
          <w:rFonts w:cs="Times New Roman"/>
        </w:rPr>
        <w:t>προσεγγίσει ένα ρεαλιστικό σενάριο</w:t>
      </w:r>
      <w:r w:rsidRPr="00EA0C6E">
        <w:rPr>
          <w:rFonts w:cs="Times New Roman"/>
        </w:rPr>
        <w:t xml:space="preserve">, </w:t>
      </w:r>
      <w:r w:rsidR="00003E29" w:rsidRPr="00EA0C6E">
        <w:rPr>
          <w:rFonts w:cs="Times New Roman"/>
        </w:rPr>
        <w:t>πραγματοποιήθηκε</w:t>
      </w:r>
      <w:r w:rsidRPr="00EA0C6E">
        <w:rPr>
          <w:rFonts w:cs="Times New Roman"/>
        </w:rPr>
        <w:t xml:space="preserve"> </w:t>
      </w:r>
      <w:r w:rsidR="006D03DD" w:rsidRPr="00EA0C6E">
        <w:rPr>
          <w:rFonts w:cs="Times New Roman"/>
        </w:rPr>
        <w:t xml:space="preserve">συσχέτιση </w:t>
      </w:r>
      <w:r w:rsidR="00003E29" w:rsidRPr="00EA0C6E">
        <w:rPr>
          <w:rFonts w:cs="Times New Roman"/>
        </w:rPr>
        <w:t>ανάμεσα στα</w:t>
      </w:r>
      <w:r w:rsidR="006D03DD" w:rsidRPr="00EA0C6E">
        <w:rPr>
          <w:rFonts w:cs="Times New Roman"/>
        </w:rPr>
        <w:t xml:space="preserve"> χρ</w:t>
      </w:r>
      <w:r w:rsidR="00003E29" w:rsidRPr="00EA0C6E">
        <w:rPr>
          <w:rFonts w:cs="Times New Roman"/>
        </w:rPr>
        <w:t>ώματα</w:t>
      </w:r>
      <w:r w:rsidR="006D03DD" w:rsidRPr="00EA0C6E">
        <w:rPr>
          <w:rFonts w:cs="Times New Roman"/>
        </w:rPr>
        <w:t xml:space="preserve"> </w:t>
      </w:r>
      <w:r w:rsidR="00003E29" w:rsidRPr="00EA0C6E">
        <w:rPr>
          <w:rFonts w:cs="Times New Roman"/>
        </w:rPr>
        <w:t>και</w:t>
      </w:r>
      <w:r w:rsidR="006D03DD" w:rsidRPr="00EA0C6E">
        <w:rPr>
          <w:rFonts w:cs="Times New Roman"/>
        </w:rPr>
        <w:t xml:space="preserve"> </w:t>
      </w:r>
      <w:r w:rsidR="00003E29" w:rsidRPr="00EA0C6E">
        <w:rPr>
          <w:rFonts w:cs="Times New Roman"/>
        </w:rPr>
        <w:t>τις τιμές της συγκέντρωσης</w:t>
      </w:r>
      <w:r w:rsidR="006D03DD" w:rsidRPr="00EA0C6E">
        <w:rPr>
          <w:rFonts w:cs="Times New Roman"/>
        </w:rPr>
        <w:t>. Όπως αναφέρθηκε, το εύρος των τιμών που μπορεί να λάβει ένα χρώμα στην κλίμακα</w:t>
      </w:r>
      <w:r w:rsidR="00E77A98" w:rsidRPr="00EA0C6E">
        <w:rPr>
          <w:rFonts w:cs="Times New Roman"/>
        </w:rPr>
        <w:t xml:space="preserve"> </w:t>
      </w:r>
      <w:r w:rsidR="00E77A98" w:rsidRPr="00EA0C6E">
        <w:rPr>
          <w:rFonts w:cs="Times New Roman"/>
          <w:lang w:val="en-US"/>
        </w:rPr>
        <w:t>RGB</w:t>
      </w:r>
      <w:r w:rsidR="00E77A98" w:rsidRPr="00EA0C6E">
        <w:rPr>
          <w:rFonts w:cs="Times New Roman"/>
        </w:rPr>
        <w:t xml:space="preserve"> είναι </w:t>
      </w:r>
      <m:oMath>
        <m:r>
          <w:rPr>
            <w:rFonts w:ascii="Cambria Math" w:hAnsi="Cambria Math" w:cs="Times New Roman"/>
          </w:rPr>
          <m:t>[0, 255]</m:t>
        </m:r>
      </m:oMath>
      <w:r w:rsidR="00E77A98" w:rsidRPr="00EA0C6E">
        <w:rPr>
          <w:rFonts w:cs="Times New Roman"/>
        </w:rPr>
        <w:t xml:space="preserve">. </w:t>
      </w:r>
      <w:commentRangeStart w:id="137"/>
      <w:commentRangeStart w:id="138"/>
      <w:commentRangeStart w:id="139"/>
      <w:r w:rsidR="00030229" w:rsidRPr="00EA0C6E">
        <w:rPr>
          <w:rFonts w:cs="Times New Roman"/>
        </w:rPr>
        <w:t xml:space="preserve">Από το </w:t>
      </w:r>
      <w:r w:rsidR="00030229" w:rsidRPr="00EA0C6E">
        <w:rPr>
          <w:rFonts w:cs="Times New Roman"/>
        </w:rPr>
        <w:fldChar w:fldCharType="begin"/>
      </w:r>
      <w:r w:rsidR="00030229" w:rsidRPr="00EA0C6E">
        <w:rPr>
          <w:rFonts w:cs="Times New Roman"/>
        </w:rPr>
        <w:instrText xml:space="preserve"> REF _Ref226809781 \h </w:instrText>
      </w:r>
      <w:r w:rsidR="00590BB7" w:rsidRPr="00EA0C6E">
        <w:rPr>
          <w:rFonts w:cs="Times New Roman"/>
        </w:rPr>
        <w:instrText xml:space="preserve"> \* MERGEFORMAT </w:instrText>
      </w:r>
      <w:r w:rsidR="00030229" w:rsidRPr="00EA0C6E">
        <w:rPr>
          <w:rFonts w:cs="Times New Roman"/>
        </w:rPr>
      </w:r>
      <w:r w:rsidR="00030229" w:rsidRPr="00EA0C6E">
        <w:rPr>
          <w:rFonts w:cs="Times New Roman"/>
        </w:rPr>
        <w:fldChar w:fldCharType="separate"/>
      </w:r>
      <w:r w:rsidR="00EA0C6E" w:rsidRPr="00EA0C6E">
        <w:rPr>
          <w:rFonts w:cs="Times New Roman"/>
        </w:rPr>
        <w:t xml:space="preserve">Σχήμα </w:t>
      </w:r>
      <w:r w:rsidR="00EA0C6E" w:rsidRPr="00EA0C6E">
        <w:rPr>
          <w:rFonts w:cs="Times New Roman"/>
          <w:noProof/>
        </w:rPr>
        <w:t>6</w:t>
      </w:r>
      <w:r w:rsidR="00030229" w:rsidRPr="00EA0C6E">
        <w:rPr>
          <w:rFonts w:cs="Times New Roman"/>
        </w:rPr>
        <w:fldChar w:fldCharType="end"/>
      </w:r>
      <w:r w:rsidR="00030229" w:rsidRPr="00EA0C6E">
        <w:rPr>
          <w:rFonts w:cs="Times New Roman"/>
        </w:rPr>
        <w:t xml:space="preserve"> είναι προφανές ότι για συγκεντρώσεις άνω των 1000</w:t>
      </w:r>
      <w:r w:rsidR="00030229" w:rsidRPr="00EA0C6E">
        <w:rPr>
          <w:rFonts w:cs="Times New Roman"/>
          <w:lang w:val="en-US"/>
        </w:rPr>
        <w:t>ppm</w:t>
      </w:r>
      <w:r w:rsidR="00030229" w:rsidRPr="00EA0C6E">
        <w:rPr>
          <w:rFonts w:cs="Times New Roman"/>
        </w:rPr>
        <w:t xml:space="preserve"> επέρχεται πρακτικά ακαριαίος θάνατος (πράσινη διακεκομμένη γραμμή στο δεξί άκρο του διαγράμματος), οπότε αυτό θα θεωρηθεί ως το ανώτατο όριο της συγκέντρωσης</w:t>
      </w:r>
      <w:r w:rsidR="00E77A98" w:rsidRPr="00EA0C6E">
        <w:rPr>
          <w:rFonts w:cs="Times New Roman"/>
        </w:rPr>
        <w:t xml:space="preserve"> </w:t>
      </w:r>
      <w:commentRangeEnd w:id="137"/>
      <w:r w:rsidR="005A60ED" w:rsidRPr="00EA0C6E">
        <w:rPr>
          <w:rStyle w:val="CommentReference"/>
          <w:rFonts w:cs="Times New Roman"/>
          <w:sz w:val="24"/>
          <w:szCs w:val="22"/>
        </w:rPr>
        <w:commentReference w:id="137"/>
      </w:r>
      <w:commentRangeEnd w:id="138"/>
      <w:r w:rsidR="004C5503" w:rsidRPr="00EA0C6E">
        <w:rPr>
          <w:rStyle w:val="CommentReference"/>
          <w:rFonts w:cs="Times New Roman"/>
          <w:sz w:val="24"/>
          <w:szCs w:val="22"/>
        </w:rPr>
        <w:commentReference w:id="138"/>
      </w:r>
      <w:commentRangeEnd w:id="139"/>
      <w:r w:rsidR="006E0831" w:rsidRPr="00EA0C6E">
        <w:rPr>
          <w:rStyle w:val="CommentReference"/>
          <w:rFonts w:cs="Times New Roman"/>
          <w:sz w:val="24"/>
          <w:szCs w:val="22"/>
        </w:rPr>
        <w:commentReference w:id="139"/>
      </w:r>
      <w:r w:rsidR="00E77A98" w:rsidRPr="00EA0C6E">
        <w:rPr>
          <w:rFonts w:cs="Times New Roman"/>
        </w:rPr>
        <w:fldChar w:fldCharType="begin">
          <w:fldData xml:space="preserve">PEVuZE5vdGU+PENpdGU+PEF1dGhvcj5Bcmd5cm9wb3Vsb3M8L0F1dGhvcj48WWVhcj4yMDE3PC9Z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</w:fldData>
        </w:fldChar>
      </w:r>
      <w:r w:rsidR="00FC4301" w:rsidRPr="00EA0C6E">
        <w:rPr>
          <w:rFonts w:cs="Times New Roman"/>
        </w:rPr>
        <w:instrText xml:space="preserve"> ADDIN EN.CITE </w:instrText>
      </w:r>
      <w:r w:rsidR="00FC4301" w:rsidRPr="00EA0C6E">
        <w:rPr>
          <w:rFonts w:cs="Times New Roman"/>
        </w:rPr>
        <w:fldChar w:fldCharType="begin">
          <w:fldData xml:space="preserve">PEVuZE5vdGU+PENpdGU+PEF1dGhvcj5Bcmd5cm9wb3Vsb3M8L0F1dGhvcj48WWVhcj4yMDE3PC9Z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</w:fldData>
        </w:fldChar>
      </w:r>
      <w:r w:rsidR="00FC4301" w:rsidRPr="00EA0C6E">
        <w:rPr>
          <w:rFonts w:cs="Times New Roman"/>
        </w:rPr>
        <w:instrText xml:space="preserve"> ADDIN EN.CITE.DATA </w:instrText>
      </w:r>
      <w:r w:rsidR="00FC4301" w:rsidRPr="00EA0C6E">
        <w:rPr>
          <w:rFonts w:cs="Times New Roman"/>
        </w:rPr>
      </w:r>
      <w:r w:rsidR="00FC4301" w:rsidRPr="00EA0C6E">
        <w:rPr>
          <w:rFonts w:cs="Times New Roman"/>
        </w:rPr>
        <w:fldChar w:fldCharType="end"/>
      </w:r>
      <w:r w:rsidR="00E77A98" w:rsidRPr="00EA0C6E">
        <w:rPr>
          <w:rFonts w:cs="Times New Roman"/>
        </w:rPr>
      </w:r>
      <w:r w:rsidR="00E77A98" w:rsidRPr="00EA0C6E">
        <w:rPr>
          <w:rFonts w:cs="Times New Roman"/>
        </w:rPr>
        <w:fldChar w:fldCharType="separate"/>
      </w:r>
      <w:r w:rsidR="00FC4301" w:rsidRPr="00EA0C6E">
        <w:rPr>
          <w:rFonts w:cs="Times New Roman"/>
          <w:noProof/>
        </w:rPr>
        <w:t>(</w:t>
      </w:r>
      <w:hyperlink w:anchor="_ENREF_4" w:tooltip="Argyropoulos, 2017 #101" w:history="1">
        <w:r w:rsidR="007E65F5" w:rsidRPr="00EA0C6E">
          <w:rPr>
            <w:rStyle w:val="Hyperlink"/>
            <w:rFonts w:cs="Times New Roman"/>
          </w:rPr>
          <w:t>Argyropoulos et al., 2017</w:t>
        </w:r>
      </w:hyperlink>
      <w:r w:rsidR="00FC4301" w:rsidRPr="00EA0C6E">
        <w:rPr>
          <w:rFonts w:cs="Times New Roman"/>
          <w:noProof/>
        </w:rPr>
        <w:t xml:space="preserve">, </w:t>
      </w:r>
      <w:hyperlink w:anchor="_ENREF_65" w:tooltip="Shaikh, 2020 #14" w:history="1">
        <w:r w:rsidR="007E65F5" w:rsidRPr="00EA0C6E">
          <w:rPr>
            <w:rStyle w:val="Hyperlink"/>
            <w:rFonts w:cs="Times New Roman"/>
          </w:rPr>
          <w:t>Shaikh et al., 2020</w:t>
        </w:r>
      </w:hyperlink>
      <w:r w:rsidR="00FC4301" w:rsidRPr="00EA0C6E">
        <w:rPr>
          <w:rFonts w:cs="Times New Roman"/>
          <w:noProof/>
        </w:rPr>
        <w:t xml:space="preserve">, </w:t>
      </w:r>
      <w:hyperlink w:anchor="_ENREF_9" w:tooltip="Board, 2026 #67" w:history="1">
        <w:r w:rsidR="007E65F5" w:rsidRPr="00EA0C6E">
          <w:rPr>
            <w:rStyle w:val="Hyperlink"/>
            <w:rFonts w:cs="Times New Roman"/>
          </w:rPr>
          <w:t>U.S. Chemical Safety and Hazard Investigation Board, 2026</w:t>
        </w:r>
      </w:hyperlink>
      <w:r w:rsidR="00FC4301" w:rsidRPr="00EA0C6E">
        <w:rPr>
          <w:rFonts w:cs="Times New Roman"/>
          <w:noProof/>
        </w:rPr>
        <w:t>)</w:t>
      </w:r>
      <w:r w:rsidR="00E77A98" w:rsidRPr="00EA0C6E">
        <w:rPr>
          <w:rFonts w:cs="Times New Roman"/>
        </w:rPr>
        <w:fldChar w:fldCharType="end"/>
      </w:r>
      <w:r w:rsidR="00030229" w:rsidRPr="00EA0C6E">
        <w:rPr>
          <w:rFonts w:cs="Times New Roman"/>
        </w:rPr>
        <w:t>. Α</w:t>
      </w:r>
      <w:r w:rsidR="00E77A98" w:rsidRPr="00EA0C6E">
        <w:rPr>
          <w:rFonts w:cs="Times New Roman"/>
        </w:rPr>
        <w:t xml:space="preserve">υθαίρετα έγινε η </w:t>
      </w:r>
      <w:r w:rsidR="00F73E1F" w:rsidRPr="00EA0C6E">
        <w:rPr>
          <w:rFonts w:cs="Times New Roman"/>
        </w:rPr>
        <w:t>αναλογία ότι 1</w:t>
      </w:r>
      <w:r w:rsidR="00F73E1F" w:rsidRPr="00EA0C6E">
        <w:rPr>
          <w:rFonts w:cs="Times New Roman"/>
          <w:lang w:val="en-US"/>
        </w:rPr>
        <w:t>ppm</w:t>
      </w:r>
      <w:r w:rsidR="00F73E1F" w:rsidRPr="00EA0C6E">
        <w:rPr>
          <w:rFonts w:cs="Times New Roman"/>
        </w:rPr>
        <w:t xml:space="preserve"> υδρόθειου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00F73E1F" w:rsidRPr="00EA0C6E">
        <w:rPr>
          <w:rFonts w:cs="Times New Roman"/>
        </w:rPr>
        <w:t xml:space="preserve">) αντιστοιχεί στην τιμή «1» της κλίμακας </w:t>
      </w:r>
      <w:r w:rsidR="00F73E1F" w:rsidRPr="00EA0C6E">
        <w:rPr>
          <w:rFonts w:cs="Times New Roman"/>
          <w:lang w:val="en-US"/>
        </w:rPr>
        <w:t>RGB</w:t>
      </w:r>
      <w:r w:rsidR="00F73E1F" w:rsidRPr="00EA0C6E">
        <w:rPr>
          <w:rFonts w:cs="Times New Roman"/>
        </w:rPr>
        <w:t xml:space="preserve">, εάν αυτή αναχθεί στο εύρος τιμών </w:t>
      </w:r>
      <m:oMath>
        <m:r>
          <w:rPr>
            <w:rFonts w:ascii="Cambria Math" w:hAnsi="Cambria Math" w:cs="Times New Roman"/>
          </w:rPr>
          <m:t>[0,999]</m:t>
        </m:r>
      </m:oMath>
      <w:r w:rsidR="00003E29" w:rsidRPr="00EA0C6E">
        <w:rPr>
          <w:rFonts w:cs="Times New Roman"/>
        </w:rPr>
        <w:t xml:space="preserve">. </w:t>
      </w:r>
      <w:commentRangeStart w:id="140"/>
      <w:r w:rsidR="00003E29" w:rsidRPr="00EA0C6E">
        <w:rPr>
          <w:rFonts w:cs="Times New Roman"/>
        </w:rPr>
        <w:t>Χρησιμοποιώντας το Δεκαεξαδικό Σύστημα (</w:t>
      </w:r>
      <w:r w:rsidR="00003E29" w:rsidRPr="00EA0C6E">
        <w:rPr>
          <w:rFonts w:cs="Times New Roman"/>
          <w:lang w:val="en-US"/>
        </w:rPr>
        <w:t>Hexadecimal</w:t>
      </w:r>
      <w:r w:rsidR="00003E29" w:rsidRPr="00EA0C6E">
        <w:rPr>
          <w:rFonts w:cs="Times New Roman"/>
        </w:rPr>
        <w:t xml:space="preserve"> </w:t>
      </w:r>
      <w:r w:rsidR="00003E29" w:rsidRPr="00EA0C6E">
        <w:rPr>
          <w:rFonts w:cs="Times New Roman"/>
          <w:lang w:val="en-US"/>
        </w:rPr>
        <w:t>System</w:t>
      </w:r>
      <w:r w:rsidR="00003E29" w:rsidRPr="00EA0C6E">
        <w:rPr>
          <w:rFonts w:cs="Times New Roman"/>
        </w:rPr>
        <w:t xml:space="preserve">), βάσει του οποίου δομείται και το </w:t>
      </w:r>
      <w:r w:rsidR="00003E29" w:rsidRPr="00EA0C6E">
        <w:rPr>
          <w:rFonts w:cs="Times New Roman"/>
          <w:lang w:val="en-US"/>
        </w:rPr>
        <w:t>RGB</w:t>
      </w:r>
      <w:r w:rsidR="00003E29" w:rsidRPr="00EA0C6E">
        <w:rPr>
          <w:rFonts w:cs="Times New Roman"/>
        </w:rPr>
        <w:t xml:space="preserve">, έγινε η αντιστοίχιση ανάμεσα στις </w:t>
      </w:r>
      <w:r w:rsidR="00003E29" w:rsidRPr="00EA0C6E">
        <w:rPr>
          <w:rFonts w:cs="Times New Roman"/>
        </w:rPr>
        <w:lastRenderedPageBreak/>
        <w:t>συγκεντρώσεις του αερίου και τις αποχρώσεις του γκρι.</w:t>
      </w:r>
      <w:commentRangeEnd w:id="140"/>
      <w:r w:rsidR="005A60ED" w:rsidRPr="00EA0C6E">
        <w:rPr>
          <w:rStyle w:val="CommentReference"/>
          <w:rFonts w:cs="Times New Roman"/>
          <w:sz w:val="24"/>
          <w:szCs w:val="22"/>
        </w:rPr>
        <w:commentReference w:id="140"/>
      </w:r>
    </w:p>
    <w:p w14:paraId="1C059689" w14:textId="268434EC" w:rsidR="00BE0B2D" w:rsidRPr="00EA0C6E" w:rsidRDefault="00501B90" w:rsidP="00C934F3">
      <w:pPr>
        <w:rPr>
          <w:rFonts w:cs="Times New Roman"/>
        </w:rPr>
      </w:pPr>
      <w:r w:rsidRPr="00EA0C6E">
        <w:rPr>
          <w:rFonts w:cs="Times New Roman"/>
        </w:rPr>
        <w:t xml:space="preserve">Για τον προσδιορισμό της ταχύτητας της διασποράς του αερίου χρησιμοποιήθηκαν τα δεδομένα του ατυχήματος στο διυλιστήριο </w:t>
      </w:r>
      <w:r w:rsidRPr="00EA0C6E">
        <w:rPr>
          <w:rFonts w:cs="Times New Roman"/>
          <w:lang w:val="en-US"/>
        </w:rPr>
        <w:t>PEMEX</w:t>
      </w:r>
      <w:r w:rsidRPr="00EA0C6E">
        <w:rPr>
          <w:rFonts w:cs="Times New Roman"/>
        </w:rPr>
        <w:t xml:space="preserve"> στο </w:t>
      </w:r>
      <w:r w:rsidRPr="00EA0C6E">
        <w:rPr>
          <w:rFonts w:cs="Times New Roman"/>
          <w:lang w:val="en-US"/>
        </w:rPr>
        <w:t>Deer</w:t>
      </w:r>
      <w:r w:rsidRPr="00EA0C6E">
        <w:rPr>
          <w:rFonts w:cs="Times New Roman"/>
        </w:rPr>
        <w:t xml:space="preserve"> </w:t>
      </w:r>
      <w:r w:rsidRPr="00EA0C6E">
        <w:rPr>
          <w:rFonts w:cs="Times New Roman"/>
          <w:lang w:val="en-US"/>
        </w:rPr>
        <w:t>Park</w:t>
      </w:r>
      <w:r w:rsidR="00C934F3" w:rsidRPr="00EA0C6E">
        <w:rPr>
          <w:rFonts w:cs="Times New Roman"/>
        </w:rPr>
        <w:t xml:space="preserve"> το 2024</w:t>
      </w:r>
      <w:r w:rsidRPr="00EA0C6E">
        <w:rPr>
          <w:rFonts w:cs="Times New Roman"/>
        </w:rPr>
        <w:t>, όπως αυτά προέκυψαν από την αναφορά του Συμβουλίου Διερεύνησης Χημικών Ατυχημάτων και Κινδύνων των ΗΠΑ (</w:t>
      </w:r>
      <w:r w:rsidRPr="00EA0C6E">
        <w:rPr>
          <w:rFonts w:cs="Times New Roman"/>
          <w:lang w:val="en-US"/>
        </w:rPr>
        <w:t>U</w:t>
      </w:r>
      <w:r w:rsidRPr="00EA0C6E">
        <w:rPr>
          <w:rFonts w:cs="Times New Roman"/>
        </w:rPr>
        <w:t>.</w:t>
      </w:r>
      <w:r w:rsidRPr="00EA0C6E">
        <w:rPr>
          <w:rFonts w:cs="Times New Roman"/>
          <w:lang w:val="en-US"/>
        </w:rPr>
        <w:t>S</w:t>
      </w:r>
      <w:r w:rsidRPr="00EA0C6E">
        <w:rPr>
          <w:rFonts w:cs="Times New Roman"/>
        </w:rPr>
        <w:t xml:space="preserve">. </w:t>
      </w:r>
      <w:r w:rsidRPr="00EA0C6E">
        <w:rPr>
          <w:rFonts w:cs="Times New Roman"/>
          <w:lang w:val="en-US"/>
        </w:rPr>
        <w:t>Chemical</w:t>
      </w:r>
      <w:r w:rsidRPr="00EA0C6E">
        <w:rPr>
          <w:rFonts w:cs="Times New Roman"/>
        </w:rPr>
        <w:t xml:space="preserve"> </w:t>
      </w:r>
      <w:r w:rsidRPr="00EA0C6E">
        <w:rPr>
          <w:rFonts w:cs="Times New Roman"/>
          <w:lang w:val="en-US"/>
        </w:rPr>
        <w:t>Safety</w:t>
      </w:r>
      <w:r w:rsidRPr="00EA0C6E">
        <w:rPr>
          <w:rFonts w:cs="Times New Roman"/>
        </w:rPr>
        <w:t xml:space="preserve"> </w:t>
      </w:r>
      <w:r w:rsidRPr="00EA0C6E">
        <w:rPr>
          <w:rFonts w:cs="Times New Roman"/>
          <w:lang w:val="en-US"/>
        </w:rPr>
        <w:t>and</w:t>
      </w:r>
      <w:r w:rsidRPr="00EA0C6E">
        <w:rPr>
          <w:rFonts w:cs="Times New Roman"/>
        </w:rPr>
        <w:t xml:space="preserve"> </w:t>
      </w:r>
      <w:r w:rsidRPr="00EA0C6E">
        <w:rPr>
          <w:rFonts w:cs="Times New Roman"/>
          <w:lang w:val="en-US"/>
        </w:rPr>
        <w:t>Hazard</w:t>
      </w:r>
      <w:r w:rsidRPr="00EA0C6E">
        <w:rPr>
          <w:rFonts w:cs="Times New Roman"/>
        </w:rPr>
        <w:t xml:space="preserve"> </w:t>
      </w:r>
      <w:r w:rsidRPr="00EA0C6E">
        <w:rPr>
          <w:rFonts w:cs="Times New Roman"/>
          <w:lang w:val="en-US"/>
        </w:rPr>
        <w:t>Investigation</w:t>
      </w:r>
      <w:r w:rsidRPr="00EA0C6E">
        <w:rPr>
          <w:rFonts w:cs="Times New Roman"/>
        </w:rPr>
        <w:t xml:space="preserve"> </w:t>
      </w:r>
      <w:r w:rsidRPr="00EA0C6E">
        <w:rPr>
          <w:rFonts w:cs="Times New Roman"/>
          <w:lang w:val="en-US"/>
        </w:rPr>
        <w:t>Board</w:t>
      </w:r>
      <w:r w:rsidRPr="00EA0C6E">
        <w:rPr>
          <w:rFonts w:cs="Times New Roman"/>
        </w:rPr>
        <w:t xml:space="preserve">)  </w:t>
      </w:r>
      <w:r w:rsidRPr="00EA0C6E">
        <w:rPr>
          <w:rFonts w:cs="Times New Roman"/>
        </w:rPr>
        <w:fldChar w:fldCharType="begin"/>
      </w:r>
      <w:r w:rsidR="00916F7A" w:rsidRPr="00EA0C6E">
        <w:rPr>
          <w:rFonts w:cs="Times New Roman"/>
        </w:rPr>
        <w:instrText xml:space="preserve"> ADDIN EN.CITE &lt;EndNote&gt;&lt;Cite&gt;&lt;Author&gt;Board&lt;/Author&gt;&lt;Year&gt;2026&lt;/Year&gt;&lt;RecNum&gt;67&lt;/RecNum&gt;&lt;Prefix&gt;U.S. Chemical Safety and Hazard Investigation &lt;/Prefix&gt;&lt;DisplayText&gt;(U.S. Chemical Safety and Hazard Investigation Board, 2026)&lt;/DisplayText&gt;&lt;record&gt;&lt;rec-number&gt;67&lt;/rec-number&gt;&lt;foreign-keys&gt;&lt;key app="EN" db-id="dxs5p5de0w55t0erd255s0tbrzsd22z0ts0d" timestamp="1774870222"&gt;67&lt;/key&gt;&lt;/foreign-keys&gt;&lt;ref-type name="Report"&gt;27&lt;/ref-type&gt;&lt;contributors&gt;&lt;authors&gt;&lt;author&gt;U.S. Chemical Safety and Hazard Investigation Board&lt;/author&gt;&lt;/authors&gt;&lt;tertiary-authors&gt;&lt;author&gt;CSB&lt;/author&gt;&lt;/tertiary-authors&gt;&lt;/contributors&gt;&lt;titles&gt;&lt;title&gt;U.S. Chemical Safety Board Releases Investigation Report on Fatal Hydrogen Sulfide Release at the PEMEX Deer Park Refinery in Texas&lt;/title&gt;&lt;/titles&gt;&lt;pages&gt;72&lt;/pages&gt;&lt;dates&gt;&lt;year&gt;2026&lt;/year&gt;&lt;pub-dates&gt;&lt;date&gt;23/02/2026&lt;/date&gt;&lt;/pub-dates&gt;&lt;/dates&gt;&lt;pub-location&gt;Washington, DC&lt;/pub-location&gt;&lt;publisher&gt;U.S. Chemical Safety and Hazard Investigation Board&lt;/publisher&gt;&lt;urls&gt;&lt;related-urls&gt;&lt;url&gt;https://www.csb.gov/assets/1/6/pemex_investigation_report_final.pdf&lt;/url&gt;&lt;/related-urls&gt;&lt;/urls&gt;&lt;access-date&gt;30/03/2026&lt;/access-date&gt;&lt;/record&gt;&lt;/Cite&gt;&lt;/EndNote&gt;</w:instrText>
      </w:r>
      <w:r w:rsidRPr="00EA0C6E">
        <w:rPr>
          <w:rFonts w:cs="Times New Roman"/>
        </w:rPr>
        <w:fldChar w:fldCharType="separate"/>
      </w:r>
      <w:r w:rsidR="00916F7A" w:rsidRPr="00EA0C6E">
        <w:rPr>
          <w:rFonts w:cs="Times New Roman"/>
          <w:noProof/>
        </w:rPr>
        <w:t>(</w:t>
      </w:r>
      <w:hyperlink w:anchor="_ENREF_9" w:tooltip="Board, 2026 #67" w:history="1">
        <w:r w:rsidR="007E65F5" w:rsidRPr="00EA0C6E">
          <w:rPr>
            <w:rStyle w:val="Hyperlink"/>
            <w:rFonts w:cs="Times New Roman"/>
          </w:rPr>
          <w:t>U.S. Chemical Safety and Hazard Investigation Board, 2026</w:t>
        </w:r>
      </w:hyperlink>
      <w:r w:rsidR="00916F7A" w:rsidRPr="00EA0C6E">
        <w:rPr>
          <w:rFonts w:cs="Times New Roman"/>
          <w:noProof/>
        </w:rPr>
        <w:t>)</w:t>
      </w:r>
      <w:r w:rsidRPr="00EA0C6E">
        <w:rPr>
          <w:rFonts w:cs="Times New Roman"/>
        </w:rPr>
        <w:fldChar w:fldCharType="end"/>
      </w:r>
      <w:r w:rsidRPr="00EA0C6E">
        <w:rPr>
          <w:rFonts w:cs="Times New Roman"/>
        </w:rPr>
        <w:t xml:space="preserve">. </w:t>
      </w:r>
      <w:r w:rsidR="00C934F3" w:rsidRPr="00EA0C6E">
        <w:rPr>
          <w:rFonts w:cs="Times New Roman"/>
        </w:rPr>
        <w:t>Στο εν λόγω ατύχημα υπήρξε διαρροή υδρόθειου (</w:t>
      </w:r>
      <m:oMath>
        <m:sSub>
          <m:sSubPr>
            <m:ctrlPr>
              <w:rPr>
                <w:rFonts w:ascii="Cambria Math" w:hAnsi="Cambria Math" w:cs="Times New Roman"/>
                <w:lang w:val="en-US"/>
              </w:rPr>
            </m:ctrlPr>
          </m:sSubPr>
          <m:e>
            <m:r>
              <m:rPr>
                <m:sty m:val="p"/>
              </m:rPr>
              <w:rPr>
                <w:rFonts w:ascii="Cambria Math" w:hAnsi="Cambria Math" w:cs="Times New Roman"/>
              </w:rPr>
              <m:t>H</m:t>
            </m:r>
            <m:ctrlPr>
              <w:rPr>
                <w:rFonts w:ascii="Cambria Math" w:hAnsi="Cambria Math" w:cs="Times New Roman"/>
              </w:rPr>
            </m:ctrlPr>
          </m:e>
          <m:sub>
            <m:r>
              <m:rPr>
                <m:sty m:val="p"/>
              </m:rPr>
              <w:rPr>
                <w:rFonts w:ascii="Cambria Math" w:hAnsi="Cambria Math" w:cs="Times New Roman"/>
              </w:rPr>
              <m:t>2</m:t>
            </m:r>
          </m:sub>
        </m:sSub>
        <m:r>
          <m:rPr>
            <m:sty m:val="p"/>
          </m:rPr>
          <w:rPr>
            <w:rFonts w:ascii="Cambria Math" w:hAnsi="Cambria Math" w:cs="Times New Roman"/>
            <w:lang w:val="en-US"/>
          </w:rPr>
          <m:t>S</m:t>
        </m:r>
      </m:oMath>
      <w:r w:rsidR="00C934F3" w:rsidRPr="00EA0C6E">
        <w:rPr>
          <w:rFonts w:cs="Times New Roman"/>
        </w:rPr>
        <w:t xml:space="preserve">) η οποία οδήγησε στην απώλεια δύο εργαζομένων. </w:t>
      </w:r>
      <w:r w:rsidRPr="00EA0C6E">
        <w:rPr>
          <w:rFonts w:cs="Times New Roman"/>
        </w:rPr>
        <w:t xml:space="preserve">Συγκεκριμένα, αναφέρεται πως </w:t>
      </w:r>
      <w:r w:rsidR="00C934F3" w:rsidRPr="00EA0C6E">
        <w:rPr>
          <w:rFonts w:cs="Times New Roman"/>
        </w:rPr>
        <w:t>η διαρροή ξεκίνησε στις 4:23 μετά μεσημβρίας, ενώ σε λιγότερο από ένα λεπτό</w:t>
      </w:r>
      <w:r w:rsidR="00CE2C07" w:rsidRPr="00EA0C6E">
        <w:rPr>
          <w:rFonts w:cs="Times New Roman"/>
        </w:rPr>
        <w:t xml:space="preserve"> (4:24 μετά μεσημβρίας)</w:t>
      </w:r>
      <w:r w:rsidR="00C934F3" w:rsidRPr="00EA0C6E">
        <w:rPr>
          <w:rFonts w:cs="Times New Roman"/>
        </w:rPr>
        <w:t xml:space="preserve"> είχε ταξιδέψει ~250 πόδια (~76 μέτρα) έως το σημείο όπου βρισκόντουσαν οι δύο εργαζόμενοι. Για την απλούστευση των υπολογισμών θεωρείται σε αυτή την εργασία ότι η διασπορά του αερίου έγι</w:t>
      </w:r>
      <w:r w:rsidR="00916F7A" w:rsidRPr="00EA0C6E">
        <w:rPr>
          <w:rFonts w:cs="Times New Roman"/>
        </w:rPr>
        <w:t>νε με ταχύτητα ~</w:t>
      </w:r>
      <m:oMath>
        <m:r>
          <m:rPr>
            <m:sty m:val="p"/>
          </m:rPr>
          <w:rPr>
            <w:rFonts w:ascii="Cambria Math" w:hAnsi="Cambria Math" w:cs="Times New Roman"/>
          </w:rPr>
          <m:t>1.27</m:t>
        </m:r>
        <m:f>
          <m:fPr>
            <m:type m:val="lin"/>
            <m:ctrlPr>
              <w:rPr>
                <w:rFonts w:ascii="Cambria Math" w:hAnsi="Cambria Math" w:cs="Times New Roman"/>
              </w:rPr>
            </m:ctrlPr>
          </m:fPr>
          <m:num>
            <m:r>
              <m:rPr>
                <m:sty m:val="p"/>
              </m:rPr>
              <w:rPr>
                <w:rFonts w:ascii="Cambria Math" w:hAnsi="Cambria Math" w:cs="Times New Roman"/>
              </w:rPr>
              <m:t>m</m:t>
            </m:r>
          </m:num>
          <m:den>
            <m:r>
              <m:rPr>
                <m:sty m:val="p"/>
              </m:rPr>
              <w:rPr>
                <w:rFonts w:ascii="Cambria Math" w:hAnsi="Cambria Math" w:cs="Times New Roman"/>
              </w:rPr>
              <m:t>s</m:t>
            </m:r>
          </m:den>
        </m:f>
      </m:oMath>
      <w:r w:rsidR="00916F7A" w:rsidRPr="00EA0C6E">
        <w:rPr>
          <w:rFonts w:cs="Times New Roman"/>
        </w:rPr>
        <w:t>, το οποίο αντιστοιχεί σε ~</w:t>
      </w:r>
      <m:oMath>
        <m:r>
          <m:rPr>
            <m:sty m:val="p"/>
          </m:rPr>
          <w:rPr>
            <w:rFonts w:ascii="Cambria Math" w:hAnsi="Cambria Math" w:cs="Times New Roman"/>
          </w:rPr>
          <m:t>76</m:t>
        </m:r>
        <m:f>
          <m:fPr>
            <m:type m:val="lin"/>
            <m:ctrlPr>
              <w:rPr>
                <w:rFonts w:ascii="Cambria Math" w:hAnsi="Cambria Math" w:cs="Times New Roman"/>
              </w:rPr>
            </m:ctrlPr>
          </m:fPr>
          <m:num>
            <m:r>
              <m:rPr>
                <m:sty m:val="p"/>
              </m:rPr>
              <w:rPr>
                <w:rFonts w:ascii="Cambria Math" w:hAnsi="Cambria Math" w:cs="Times New Roman"/>
                <w:lang w:val="en-US"/>
              </w:rPr>
              <m:t>m</m:t>
            </m:r>
          </m:num>
          <m:den>
            <m:r>
              <m:rPr>
                <m:sty m:val="p"/>
              </m:rPr>
              <w:rPr>
                <w:rFonts w:ascii="Cambria Math" w:hAnsi="Cambria Math" w:cs="Times New Roman"/>
              </w:rPr>
              <m:t>m</m:t>
            </m:r>
            <m:r>
              <m:rPr>
                <m:sty m:val="p"/>
              </m:rPr>
              <w:rPr>
                <w:rFonts w:ascii="Cambria Math" w:hAnsi="Cambria Math" w:cs="Times New Roman"/>
                <w:lang w:val="en-US"/>
              </w:rPr>
              <m:t>in</m:t>
            </m:r>
          </m:den>
        </m:f>
      </m:oMath>
      <w:r w:rsidR="00916F7A" w:rsidRPr="00EA0C6E">
        <w:rPr>
          <w:rFonts w:cs="Times New Roman"/>
        </w:rPr>
        <w:t>.</w:t>
      </w:r>
      <w:r w:rsidR="007A3A1E" w:rsidRPr="00EA0C6E">
        <w:rPr>
          <w:rFonts w:cs="Times New Roman"/>
        </w:rPr>
        <w:t xml:space="preserve"> Λαμβάνοντας αυτή την ταχύτητα διασποράς και ακολουθώντας </w:t>
      </w:r>
      <w:r w:rsidR="008376FD" w:rsidRPr="00EA0C6E">
        <w:rPr>
          <w:rFonts w:cs="Times New Roman"/>
        </w:rPr>
        <w:t>ένα</w:t>
      </w:r>
      <w:r w:rsidR="007A3A1E" w:rsidRPr="00EA0C6E">
        <w:rPr>
          <w:rFonts w:cs="Times New Roman"/>
        </w:rPr>
        <w:t xml:space="preserve"> αρχικό μοτίβο δημιουργίας δέκα διαδοχικών </w:t>
      </w:r>
      <w:r w:rsidR="007A3A1E" w:rsidRPr="00EA0C6E">
        <w:rPr>
          <w:rFonts w:cs="Times New Roman"/>
          <w:lang w:val="en-US"/>
        </w:rPr>
        <w:t>CMs</w:t>
      </w:r>
      <w:r w:rsidR="007A3A1E" w:rsidRPr="00EA0C6E">
        <w:rPr>
          <w:rFonts w:cs="Times New Roman"/>
        </w:rPr>
        <w:t xml:space="preserve"> που θα εναλλάσσονται κάθε ένα δέκατο του συνολικού χρόνου της προσομοίωσης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10</m:t>
            </m:r>
          </m:den>
        </m:f>
        <m:r>
          <m:rPr>
            <m:sty m:val="p"/>
          </m:rPr>
          <w:rPr>
            <w:rFonts w:ascii="Cambria Math" w:hAnsi="Cambria Math" w:cs="Times New Roman"/>
          </w:rPr>
          <m:t>*</m:t>
        </m:r>
        <m:sSub>
          <m:sSubPr>
            <m:ctrlPr>
              <w:rPr>
                <w:rFonts w:ascii="Cambria Math" w:hAnsi="Cambria Math" w:cs="Times New Roman"/>
                <w:lang w:val="en-US"/>
              </w:rPr>
            </m:ctrlPr>
          </m:sSubPr>
          <m:e>
            <m:r>
              <m:rPr>
                <m:sty m:val="p"/>
              </m:rPr>
              <w:rPr>
                <w:rFonts w:ascii="Cambria Math" w:hAnsi="Cambria Math" w:cs="Times New Roman"/>
                <w:lang w:val="en-US"/>
              </w:rPr>
              <m:t>t</m:t>
            </m:r>
            <m:ctrlPr>
              <w:rPr>
                <w:rFonts w:ascii="Cambria Math" w:hAnsi="Cambria Math" w:cs="Times New Roman"/>
              </w:rPr>
            </m:ctrlPr>
          </m:e>
          <m:sub>
            <m:r>
              <m:rPr>
                <m:sty m:val="p"/>
              </m:rPr>
              <w:rPr>
                <w:rFonts w:ascii="Cambria Math" w:hAnsi="Cambria Math" w:cs="Times New Roman"/>
                <w:lang w:val="en-US"/>
              </w:rPr>
              <m:t>sim</m:t>
            </m:r>
          </m:sub>
        </m:sSub>
      </m:oMath>
      <w:r w:rsidR="007A3A1E" w:rsidRPr="00EA0C6E">
        <w:rPr>
          <w:rFonts w:cs="Times New Roman"/>
        </w:rPr>
        <w:t xml:space="preserve">), για μία προσομοίωση διάρκειας 2,500 δευτερολέπτων το ένα δέκατό της θα είναι 250 δευτερόλεπτα, στα οποία το αέριο θα έχει απλωθεί </w:t>
      </w:r>
      <m:oMath>
        <m:r>
          <m:rPr>
            <m:sty m:val="p"/>
          </m:rPr>
          <w:rPr>
            <w:rFonts w:ascii="Cambria Math" w:hAnsi="Cambria Math" w:cs="Times New Roman"/>
          </w:rPr>
          <m:t>1.27*250=317.5≈317</m:t>
        </m:r>
        <m:r>
          <m:rPr>
            <m:sty m:val="p"/>
          </m:rPr>
          <w:rPr>
            <w:rFonts w:ascii="Cambria Math" w:hAnsi="Cambria Math" w:cs="Times New Roman"/>
            <w:lang w:val="en-US"/>
          </w:rPr>
          <m:t>m</m:t>
        </m:r>
      </m:oMath>
      <w:r w:rsidR="007A3A1E" w:rsidRPr="00EA0C6E">
        <w:rPr>
          <w:rFonts w:cs="Times New Roman"/>
        </w:rPr>
        <w:t>.</w:t>
      </w:r>
    </w:p>
    <w:p w14:paraId="427627A0" w14:textId="76DF0DF5" w:rsidR="00313F98" w:rsidRPr="00EA0C6E" w:rsidRDefault="00313F98" w:rsidP="00C934F3">
      <w:pPr>
        <w:rPr>
          <w:rFonts w:cs="Times New Roman"/>
        </w:rPr>
      </w:pPr>
      <w:r w:rsidRPr="00EA0C6E">
        <w:rPr>
          <w:rFonts w:cs="Times New Roman"/>
        </w:rPr>
        <w:t>Ωστόσο, ακόμα δεν υπάρχει κάποια ενδεικτική ρεαλιστική τιμή για την συγκέντρωση του διαρρέοντος υδρόθειου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rPr>
        <w:t xml:space="preserve">) για να χρησιμοποιηθεί ως σημείο αναφοράς για </w:t>
      </w:r>
      <w:r w:rsidR="00007905" w:rsidRPr="00EA0C6E">
        <w:rPr>
          <w:rFonts w:cs="Times New Roman"/>
        </w:rPr>
        <w:t>τις εγκαταστάσεις</w:t>
      </w:r>
      <w:r w:rsidRPr="00EA0C6E">
        <w:rPr>
          <w:rFonts w:cs="Times New Roman"/>
        </w:rPr>
        <w:t xml:space="preserve"> της </w:t>
      </w:r>
      <w:r w:rsidRPr="00EA0C6E">
        <w:rPr>
          <w:rFonts w:cs="Times New Roman"/>
          <w:lang w:val="en-US"/>
        </w:rPr>
        <w:t>Qatargas</w:t>
      </w:r>
      <w:r w:rsidR="00007905" w:rsidRPr="00EA0C6E">
        <w:rPr>
          <w:rFonts w:cs="Times New Roman"/>
        </w:rPr>
        <w:t xml:space="preserve"> στο </w:t>
      </w:r>
      <w:r w:rsidR="00007905" w:rsidRPr="00EA0C6E">
        <w:rPr>
          <w:rFonts w:cs="Times New Roman"/>
          <w:lang w:val="en-US"/>
        </w:rPr>
        <w:t>Ras</w:t>
      </w:r>
      <w:r w:rsidR="00007905" w:rsidRPr="00EA0C6E">
        <w:rPr>
          <w:rFonts w:cs="Times New Roman"/>
        </w:rPr>
        <w:t xml:space="preserve"> </w:t>
      </w:r>
      <w:r w:rsidR="00007905" w:rsidRPr="00EA0C6E">
        <w:rPr>
          <w:rFonts w:cs="Times New Roman"/>
          <w:lang w:val="en-US"/>
        </w:rPr>
        <w:t>Laffan</w:t>
      </w:r>
      <w:r w:rsidR="00007905" w:rsidRPr="00EA0C6E">
        <w:rPr>
          <w:rFonts w:cs="Times New Roman"/>
        </w:rPr>
        <w:t>.</w:t>
      </w:r>
    </w:p>
    <w:p w14:paraId="085E2B07" w14:textId="2A4FD00F" w:rsidR="00916F7A" w:rsidRPr="00EA0C6E" w:rsidRDefault="00007905" w:rsidP="00007905">
      <w:pPr>
        <w:rPr>
          <w:rFonts w:cs="Times New Roman"/>
        </w:rPr>
      </w:pPr>
      <w:r w:rsidRPr="00EA0C6E">
        <w:rPr>
          <w:rFonts w:cs="Times New Roman"/>
        </w:rPr>
        <w:t xml:space="preserve">Την απάντηση σε αυτό το κενό δίνουν τα δεδομένα </w:t>
      </w:r>
      <w:r w:rsidR="00681628" w:rsidRPr="00EA0C6E">
        <w:rPr>
          <w:rFonts w:cs="Times New Roman"/>
        </w:rPr>
        <w:t xml:space="preserve">στο </w:t>
      </w:r>
      <w:r w:rsidR="004357FA" w:rsidRPr="00EA0C6E">
        <w:rPr>
          <w:rFonts w:cs="Times New Roman"/>
        </w:rPr>
        <w:fldChar w:fldCharType="begin"/>
      </w:r>
      <w:r w:rsidR="004357FA" w:rsidRPr="00EA0C6E">
        <w:rPr>
          <w:rFonts w:cs="Times New Roman"/>
        </w:rPr>
        <w:instrText xml:space="preserve"> REF _Ref226809926 \h </w:instrText>
      </w:r>
      <w:r w:rsidR="00590BB7" w:rsidRPr="00EA0C6E">
        <w:rPr>
          <w:rFonts w:cs="Times New Roman"/>
        </w:rPr>
        <w:instrText xml:space="preserve"> \* MERGEFORMAT </w:instrText>
      </w:r>
      <w:r w:rsidR="004357FA" w:rsidRPr="00EA0C6E">
        <w:rPr>
          <w:rFonts w:cs="Times New Roman"/>
        </w:rPr>
      </w:r>
      <w:r w:rsidR="004357FA" w:rsidRPr="00EA0C6E">
        <w:rPr>
          <w:rFonts w:cs="Times New Roman"/>
        </w:rPr>
        <w:fldChar w:fldCharType="separate"/>
      </w:r>
      <w:r w:rsidR="00EA0C6E" w:rsidRPr="00EA0C6E">
        <w:rPr>
          <w:rFonts w:cs="Times New Roman"/>
        </w:rPr>
        <w:t xml:space="preserve">Σχήμα </w:t>
      </w:r>
      <w:r w:rsidR="00EA0C6E" w:rsidRPr="00EA0C6E">
        <w:rPr>
          <w:rFonts w:cs="Times New Roman"/>
          <w:noProof/>
        </w:rPr>
        <w:t>8</w:t>
      </w:r>
      <w:r w:rsidR="004357FA" w:rsidRPr="00EA0C6E">
        <w:rPr>
          <w:rFonts w:cs="Times New Roman"/>
        </w:rPr>
        <w:fldChar w:fldCharType="end"/>
      </w:r>
      <w:r w:rsidR="00F04AC2" w:rsidRPr="00EA0C6E">
        <w:rPr>
          <w:rFonts w:cs="Times New Roman"/>
        </w:rPr>
        <w:t>.</w:t>
      </w:r>
      <w:r w:rsidR="00E9245D" w:rsidRPr="00EA0C6E">
        <w:rPr>
          <w:rFonts w:cs="Times New Roman"/>
        </w:rPr>
        <w:t xml:space="preserve"> </w:t>
      </w:r>
      <w:r w:rsidR="00F04AC2" w:rsidRPr="00EA0C6E">
        <w:rPr>
          <w:rFonts w:cs="Times New Roman"/>
        </w:rPr>
        <w:t xml:space="preserve">Αποτελούν πορίσματα προγενέστερων </w:t>
      </w:r>
      <w:r w:rsidR="00AB215D" w:rsidRPr="00EA0C6E">
        <w:rPr>
          <w:rFonts w:cs="Times New Roman"/>
        </w:rPr>
        <w:t>μελετών</w:t>
      </w:r>
      <w:r w:rsidR="00F04AC2" w:rsidRPr="00EA0C6E">
        <w:rPr>
          <w:rFonts w:cs="Times New Roman"/>
        </w:rPr>
        <w:t xml:space="preserve"> που </w:t>
      </w:r>
      <w:r w:rsidR="00AB215D" w:rsidRPr="00EA0C6E">
        <w:rPr>
          <w:rFonts w:cs="Times New Roman"/>
        </w:rPr>
        <w:t>διεξήχθησαν</w:t>
      </w:r>
      <w:r w:rsidR="00F04AC2" w:rsidRPr="00EA0C6E">
        <w:rPr>
          <w:rFonts w:cs="Times New Roman"/>
        </w:rPr>
        <w:t xml:space="preserve"> στην εγκατάσταση, στα πλαίσια παλαιότερης </w:t>
      </w:r>
      <w:commentRangeStart w:id="141"/>
      <w:commentRangeStart w:id="142"/>
      <w:r w:rsidR="00F04AC2" w:rsidRPr="00EA0C6E">
        <w:rPr>
          <w:rFonts w:cs="Times New Roman"/>
        </w:rPr>
        <w:t>έρευνας</w:t>
      </w:r>
      <w:commentRangeEnd w:id="141"/>
      <w:r w:rsidR="005A60ED" w:rsidRPr="00EA0C6E">
        <w:rPr>
          <w:rStyle w:val="CommentReference"/>
          <w:rFonts w:cs="Times New Roman"/>
          <w:sz w:val="24"/>
          <w:szCs w:val="22"/>
        </w:rPr>
        <w:commentReference w:id="141"/>
      </w:r>
      <w:commentRangeEnd w:id="142"/>
      <w:r w:rsidR="00AD68A9" w:rsidRPr="00EA0C6E">
        <w:rPr>
          <w:rStyle w:val="CommentReference"/>
          <w:rFonts w:cs="Times New Roman"/>
          <w:sz w:val="24"/>
          <w:szCs w:val="22"/>
        </w:rPr>
        <w:commentReference w:id="142"/>
      </w:r>
      <w:r w:rsidR="00822A48" w:rsidRPr="00EA0C6E">
        <w:rPr>
          <w:rFonts w:cs="Times New Roman"/>
        </w:rPr>
        <w:t xml:space="preserve"> </w:t>
      </w:r>
      <w:r w:rsidR="00822A48" w:rsidRPr="00EA0C6E">
        <w:rPr>
          <w:rFonts w:cs="Times New Roman"/>
        </w:rPr>
        <w:fldChar w:fldCharType="begin"/>
      </w:r>
      <w:r w:rsidR="00822A48" w:rsidRPr="00EA0C6E">
        <w:rPr>
          <w:rFonts w:cs="Times New Roman"/>
        </w:rPr>
        <w:instrText xml:space="preserve"> ADDIN EN.CITE &lt;EndNote&gt;&lt;Cite&gt;&lt;Author&gt;Argyropoulos&lt;/Author&gt;&lt;Year&gt;2017&lt;/Year&gt;&lt;RecNum&gt;101&lt;/RecNum&gt;&lt;DisplayText&gt;(Argyropoulos et al., 2017)&lt;/DisplayText&gt;&lt;record&gt;&lt;rec-number&gt;101&lt;/rec-number&gt;&lt;foreign-keys&gt;&lt;key app="EN" db-id="dxs5p5de0w55t0erd255s0tbrzsd22z0ts0d" timestamp="1776193420"&gt;101&lt;/key&gt;&lt;/foreign-keys&gt;&lt;ref-type name="Journal Article"&gt;17&lt;/ref-type&gt;&lt;contributors&gt;&lt;authors&gt;&lt;author&gt;Argyropoulos, C. D.&lt;/author&gt;&lt;author&gt;Ashraf, A. M.&lt;/author&gt;&lt;author&gt;Markatos, N. C.&lt;/author&gt;&lt;author&gt;Kakosimos, K. E.&lt;/author&gt;&lt;/authors&gt;&lt;/contributors&gt;&lt;titles&gt;&lt;title&gt;Mathematical modelling and computer simulation of toxic gas building infiltration&lt;/title&gt;&lt;secondary-title&gt;Process Safety and Environmental Protection&lt;/secondary-title&gt;&lt;/titles&gt;&lt;periodical&gt;&lt;full-title&gt;Process Safety and Environmental Protection&lt;/full-title&gt;&lt;/periodical&gt;&lt;pages&gt;687-700&lt;/pages&gt;&lt;volume&gt;111&lt;/volume&gt;&lt;keywords&gt;&lt;keyword&gt;Consequence analysis&lt;/keyword&gt;&lt;keyword&gt;Infiltration&lt;/keyword&gt;&lt;keyword&gt;Hydrogen sulphide&lt;/keyword&gt;&lt;keyword&gt;Multi-zone&lt;/keyword&gt;&lt;keyword&gt;Modelling&lt;/keyword&gt;&lt;keyword&gt;CFD&lt;/keyword&gt;&lt;/keywords&gt;&lt;dates&gt;&lt;year&gt;2017&lt;/year&gt;&lt;pub-dates&gt;&lt;date&gt;2017/10/01/&lt;/date&gt;&lt;/pub-dates&gt;&lt;/dates&gt;&lt;isbn&gt;0957-5820&lt;/isbn&gt;&lt;urls&gt;&lt;related-urls&gt;&lt;url&gt;https://www.sciencedirect.com/science/article/pii/S0957582017302938&lt;/url&gt;&lt;/related-urls&gt;&lt;/urls&gt;&lt;electronic-resource-num&gt;https://doi.org/10.1016/j.psep.2017.08.038&lt;/electronic-resource-num&gt;&lt;/record&gt;&lt;/Cite&gt;&lt;/EndNote&gt;</w:instrText>
      </w:r>
      <w:r w:rsidR="00822A48" w:rsidRPr="00EA0C6E">
        <w:rPr>
          <w:rFonts w:cs="Times New Roman"/>
        </w:rPr>
        <w:fldChar w:fldCharType="separate"/>
      </w:r>
      <w:r w:rsidR="00822A48" w:rsidRPr="00EA0C6E">
        <w:rPr>
          <w:rFonts w:cs="Times New Roman"/>
          <w:noProof/>
        </w:rPr>
        <w:t>(</w:t>
      </w:r>
      <w:hyperlink w:anchor="_ENREF_4" w:tooltip="Argyropoulos, 2017 #101" w:history="1">
        <w:r w:rsidR="007E65F5" w:rsidRPr="00EA0C6E">
          <w:rPr>
            <w:rStyle w:val="Hyperlink"/>
            <w:rFonts w:cs="Times New Roman"/>
          </w:rPr>
          <w:t>Argyropoulos et al., 2017</w:t>
        </w:r>
      </w:hyperlink>
      <w:r w:rsidR="00822A48" w:rsidRPr="00EA0C6E">
        <w:rPr>
          <w:rFonts w:cs="Times New Roman"/>
          <w:noProof/>
        </w:rPr>
        <w:t>)</w:t>
      </w:r>
      <w:r w:rsidR="00822A48" w:rsidRPr="00EA0C6E">
        <w:rPr>
          <w:rFonts w:cs="Times New Roman"/>
        </w:rPr>
        <w:fldChar w:fldCharType="end"/>
      </w:r>
      <w:r w:rsidR="00F04AC2" w:rsidRPr="00EA0C6E">
        <w:rPr>
          <w:rFonts w:cs="Times New Roman"/>
        </w:rPr>
        <w:t xml:space="preserve">. </w:t>
      </w:r>
      <w:r w:rsidR="001D3169" w:rsidRPr="00EA0C6E">
        <w:rPr>
          <w:rFonts w:cs="Times New Roman"/>
        </w:rPr>
        <w:t xml:space="preserve">Στο </w:t>
      </w:r>
      <w:r w:rsidR="00681628" w:rsidRPr="00EA0C6E">
        <w:rPr>
          <w:rFonts w:cs="Times New Roman"/>
        </w:rPr>
        <w:fldChar w:fldCharType="begin"/>
      </w:r>
      <w:r w:rsidR="00681628" w:rsidRPr="00EA0C6E">
        <w:rPr>
          <w:rFonts w:cs="Times New Roman"/>
        </w:rPr>
        <w:instrText xml:space="preserve"> REF _Ref226809926 \h </w:instrText>
      </w:r>
      <w:r w:rsidR="00590BB7" w:rsidRPr="00EA0C6E">
        <w:rPr>
          <w:rFonts w:cs="Times New Roman"/>
        </w:rPr>
        <w:instrText xml:space="preserve"> \* MERGEFORMAT </w:instrText>
      </w:r>
      <w:r w:rsidR="00681628" w:rsidRPr="00EA0C6E">
        <w:rPr>
          <w:rFonts w:cs="Times New Roman"/>
        </w:rPr>
      </w:r>
      <w:r w:rsidR="00681628" w:rsidRPr="00EA0C6E">
        <w:rPr>
          <w:rFonts w:cs="Times New Roman"/>
        </w:rPr>
        <w:fldChar w:fldCharType="separate"/>
      </w:r>
      <w:r w:rsidR="00EA0C6E" w:rsidRPr="00EA0C6E">
        <w:rPr>
          <w:rFonts w:cs="Times New Roman"/>
        </w:rPr>
        <w:t xml:space="preserve">Σχήμα </w:t>
      </w:r>
      <w:r w:rsidR="00EA0C6E" w:rsidRPr="00EA0C6E">
        <w:rPr>
          <w:rFonts w:cs="Times New Roman"/>
          <w:noProof/>
        </w:rPr>
        <w:t>8</w:t>
      </w:r>
      <w:r w:rsidR="00681628" w:rsidRPr="00EA0C6E">
        <w:rPr>
          <w:rFonts w:cs="Times New Roman"/>
        </w:rPr>
        <w:fldChar w:fldCharType="end"/>
      </w:r>
      <w:r w:rsidR="00E9245D" w:rsidRPr="00EA0C6E">
        <w:rPr>
          <w:rFonts w:cs="Times New Roman"/>
        </w:rPr>
        <w:t xml:space="preserve"> παρουσιάζονται ο χρόνος όπου το μέτωπο του υδρόθειου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00E9245D" w:rsidRPr="00EA0C6E">
        <w:rPr>
          <w:rFonts w:cs="Times New Roman"/>
        </w:rPr>
        <w:t xml:space="preserve">) ανιχνεύθηκε από αισθητήρες τοποθετημένους σε συγκεκριμένες αποστάσεις από το σημείο διαρροής, καθώς και η συγκέντρωση του αερίου που κατέγραψαν. </w:t>
      </w:r>
      <w:r w:rsidR="00CE4006" w:rsidRPr="00EA0C6E">
        <w:rPr>
          <w:rFonts w:cs="Times New Roman"/>
        </w:rPr>
        <w:t xml:space="preserve">Ο </w:t>
      </w:r>
      <w:r w:rsidR="00CE4006" w:rsidRPr="00EA0C6E">
        <w:rPr>
          <w:rFonts w:cs="Times New Roman"/>
        </w:rPr>
        <w:fldChar w:fldCharType="begin"/>
      </w:r>
      <w:r w:rsidR="00CE4006" w:rsidRPr="00EA0C6E">
        <w:rPr>
          <w:rFonts w:cs="Times New Roman"/>
        </w:rPr>
        <w:instrText xml:space="preserve"> REF _Ref226810488 \h </w:instrText>
      </w:r>
      <w:r w:rsidR="00590BB7" w:rsidRPr="00EA0C6E">
        <w:rPr>
          <w:rFonts w:cs="Times New Roman"/>
        </w:rPr>
        <w:instrText xml:space="preserve"> \* MERGEFORMAT </w:instrText>
      </w:r>
      <w:r w:rsidR="00CE4006" w:rsidRPr="00EA0C6E">
        <w:rPr>
          <w:rFonts w:cs="Times New Roman"/>
        </w:rPr>
      </w:r>
      <w:r w:rsidR="00CE4006"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3</w:t>
      </w:r>
      <w:r w:rsidR="00CE4006" w:rsidRPr="00EA0C6E">
        <w:rPr>
          <w:rFonts w:cs="Times New Roman"/>
        </w:rPr>
        <w:fldChar w:fldCharType="end"/>
      </w:r>
      <w:r w:rsidR="00CE4006" w:rsidRPr="00EA0C6E">
        <w:rPr>
          <w:rFonts w:cs="Times New Roman"/>
        </w:rPr>
        <w:t xml:space="preserve"> παρουσιάζει ευκρινέστερα αυτά τα στοιχεία</w:t>
      </w:r>
      <w:r w:rsidR="00196A48" w:rsidRPr="00EA0C6E">
        <w:rPr>
          <w:rFonts w:cs="Times New Roman"/>
        </w:rPr>
        <w:t>.</w:t>
      </w:r>
      <w:r w:rsidR="00E9245D" w:rsidRPr="00EA0C6E">
        <w:rPr>
          <w:rFonts w:cs="Times New Roman"/>
        </w:rPr>
        <w:t xml:space="preserve"> </w:t>
      </w:r>
    </w:p>
    <w:p w14:paraId="4CC81192" w14:textId="77777777" w:rsidR="00606777" w:rsidRPr="00EA0C6E" w:rsidRDefault="008E7F3F" w:rsidP="00606777">
      <w:pPr>
        <w:keepNext/>
        <w:jc w:val="center"/>
        <w:rPr>
          <w:rFonts w:cs="Times New Roman"/>
        </w:rPr>
      </w:pPr>
      <w:r w:rsidRPr="00EA0C6E">
        <w:rPr>
          <w:rFonts w:cs="Times New Roman"/>
          <w:noProof/>
          <w:lang w:val="en-US"/>
        </w:rPr>
        <w:drawing>
          <wp:inline distT="0" distB="0" distL="0" distR="0" wp14:anchorId="35CFBEDC" wp14:editId="4423608F">
            <wp:extent cx="3228975" cy="3362325"/>
            <wp:effectExtent l="0" t="0" r="9525" b="9525"/>
            <wp:docPr id="14339691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915" name="Εικόνα 143396915"/>
                    <pic:cNvPicPr/>
                  </pic:nvPicPr>
                  <pic:blipFill>
                    <a:blip r:embed="rId22">
                      <a:extLst>
                        <a:ext uri="{28A0092B-C50C-407E-A947-70E740481C1C}">
                          <a14:useLocalDpi xmlns:a14="http://schemas.microsoft.com/office/drawing/2010/main" val="0"/>
                        </a:ext>
                      </a:extLst>
                    </a:blip>
                    <a:stretch>
                      <a:fillRect/>
                    </a:stretch>
                  </pic:blipFill>
                  <pic:spPr>
                    <a:xfrm>
                      <a:off x="0" y="0"/>
                      <a:ext cx="3228975" cy="3362325"/>
                    </a:xfrm>
                    <a:prstGeom prst="rect">
                      <a:avLst/>
                    </a:prstGeom>
                  </pic:spPr>
                </pic:pic>
              </a:graphicData>
            </a:graphic>
          </wp:inline>
        </w:drawing>
      </w:r>
    </w:p>
    <w:p w14:paraId="2DFD0AF3" w14:textId="56A8D405" w:rsidR="00F04AC2" w:rsidRPr="00EA0C6E" w:rsidRDefault="00606777" w:rsidP="00606777">
      <w:pPr>
        <w:pStyle w:val="Caption"/>
        <w:jc w:val="center"/>
        <w:rPr>
          <w:rFonts w:cs="Times New Roman"/>
        </w:rPr>
      </w:pPr>
      <w:bookmarkStart w:id="143" w:name="_Ref226809926"/>
      <w:bookmarkStart w:id="144" w:name="_Ref226810402"/>
      <w:bookmarkStart w:id="145" w:name="_Toc227411821"/>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8</w:t>
      </w:r>
      <w:r w:rsidRPr="00EA0C6E">
        <w:rPr>
          <w:rFonts w:cs="Times New Roman"/>
        </w:rPr>
        <w:fldChar w:fldCharType="end"/>
      </w:r>
      <w:bookmarkEnd w:id="143"/>
      <w:r w:rsidRPr="00EA0C6E">
        <w:rPr>
          <w:rFonts w:cs="Times New Roman"/>
        </w:rPr>
        <w:t>. Αποτελέσματα παλιότερης προσομοίωσης για τη διασπορά υδρόθειου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S</m:t>
        </m:r>
      </m:oMath>
      <w:r w:rsidRPr="00EA0C6E">
        <w:rPr>
          <w:rFonts w:cs="Times New Roman"/>
        </w:rPr>
        <w:t xml:space="preserve">) στις εγκαταστάσεις της </w:t>
      </w:r>
      <w:r w:rsidRPr="00EA0C6E">
        <w:rPr>
          <w:rFonts w:cs="Times New Roman"/>
          <w:lang w:val="en-US"/>
        </w:rPr>
        <w:t>Qatargas</w:t>
      </w:r>
      <w:r w:rsidRPr="00EA0C6E">
        <w:rPr>
          <w:rFonts w:cs="Times New Roman"/>
        </w:rPr>
        <w:t xml:space="preserve"> στο </w:t>
      </w:r>
      <w:r w:rsidRPr="00EA0C6E">
        <w:rPr>
          <w:rFonts w:cs="Times New Roman"/>
          <w:lang w:val="en-US"/>
        </w:rPr>
        <w:t>Ras</w:t>
      </w:r>
      <w:r w:rsidRPr="00EA0C6E">
        <w:rPr>
          <w:rFonts w:cs="Times New Roman"/>
        </w:rPr>
        <w:t xml:space="preserve"> </w:t>
      </w:r>
      <w:r w:rsidRPr="00EA0C6E">
        <w:rPr>
          <w:rFonts w:cs="Times New Roman"/>
          <w:lang w:val="en-US"/>
        </w:rPr>
        <w:t>Laffan</w:t>
      </w:r>
      <w:r w:rsidRPr="00EA0C6E">
        <w:rPr>
          <w:rFonts w:cs="Times New Roman"/>
        </w:rPr>
        <w:t xml:space="preserve"> </w:t>
      </w:r>
      <w:bookmarkEnd w:id="144"/>
      <w:r w:rsidR="00EE4131" w:rsidRPr="00EA0C6E">
        <w:rPr>
          <w:rFonts w:cs="Times New Roman"/>
        </w:rPr>
        <w:fldChar w:fldCharType="begin"/>
      </w:r>
      <w:r w:rsidR="00EE4131" w:rsidRPr="00EA0C6E">
        <w:rPr>
          <w:rFonts w:cs="Times New Roman"/>
        </w:rPr>
        <w:instrText xml:space="preserve"> ADDIN EN.CITE &lt;EndNote&gt;&lt;Cite&gt;&lt;Author&gt;Argyropoulos&lt;/Author&gt;&lt;Year&gt;2017&lt;/Year&gt;&lt;RecNum&gt;101&lt;/RecNum&gt;&lt;DisplayText&gt;(Argyropoulos et al., 2017)&lt;/DisplayText&gt;&lt;record&gt;&lt;rec-number&gt;101&lt;/rec-number&gt;&lt;foreign-keys&gt;&lt;key app="EN" db-id="dxs5p5de0w55t0erd255s0tbrzsd22z0ts0d" timestamp="1776193420"&gt;101&lt;/key&gt;&lt;/foreign-keys&gt;&lt;ref-type name="Journal Article"&gt;17&lt;/ref-type&gt;&lt;contributors&gt;&lt;authors&gt;&lt;author&gt;Argyropoulos, C. D.&lt;/author&gt;&lt;author&gt;Ashraf, A. M.&lt;/author&gt;&lt;author&gt;Markatos, N. C.&lt;/author&gt;&lt;author&gt;Kakosimos, K. E.&lt;/author&gt;&lt;/authors&gt;&lt;/contributors&gt;&lt;titles&gt;&lt;title&gt;Mathematical modelling and computer simulation of toxic gas building infiltration&lt;/title&gt;&lt;secondary-title&gt;Process Safety and Environmental Protection&lt;/secondary-title&gt;&lt;/titles&gt;&lt;periodical&gt;&lt;full-title&gt;Process Safety and Environmental Protection&lt;/full-title&gt;&lt;/periodical&gt;&lt;pages&gt;687-700&lt;/pages&gt;&lt;volume&gt;111&lt;/volume&gt;&lt;keywords&gt;&lt;keyword&gt;Consequence analysis&lt;/keyword&gt;&lt;keyword&gt;Infiltration&lt;/keyword&gt;&lt;keyword&gt;Hydrogen sulphide&lt;/keyword&gt;&lt;keyword&gt;Multi-zone&lt;/keyword&gt;&lt;keyword&gt;Modelling&lt;/keyword&gt;&lt;keyword&gt;CFD&lt;/keyword&gt;&lt;/keywords&gt;&lt;dates&gt;&lt;year&gt;2017&lt;/year&gt;&lt;pub-dates&gt;&lt;date&gt;2017/10/01/&lt;/date&gt;&lt;/pub-dates&gt;&lt;/dates&gt;&lt;isbn&gt;0957-5820&lt;/isbn&gt;&lt;urls&gt;&lt;related-urls&gt;&lt;url&gt;https://www.sciencedirect.com/science/article/pii/S0957582017302938&lt;/url&gt;&lt;/related-urls&gt;&lt;/urls&gt;&lt;electronic-resource-num&gt;https://doi.org/10.1016/j.psep.2017.08.038&lt;/electronic-resource-num&gt;&lt;/record&gt;&lt;/Cite&gt;&lt;/EndNote&gt;</w:instrText>
      </w:r>
      <w:r w:rsidR="00EE4131" w:rsidRPr="00EA0C6E">
        <w:rPr>
          <w:rFonts w:cs="Times New Roman"/>
        </w:rPr>
        <w:fldChar w:fldCharType="separate"/>
      </w:r>
      <w:r w:rsidR="00EE4131" w:rsidRPr="00EA0C6E">
        <w:rPr>
          <w:rFonts w:cs="Times New Roman"/>
          <w:noProof/>
        </w:rPr>
        <w:t>(</w:t>
      </w:r>
      <w:hyperlink w:anchor="_ENREF_4" w:tooltip="Argyropoulos, 2017 #101" w:history="1">
        <w:r w:rsidR="007E65F5" w:rsidRPr="00EA0C6E">
          <w:rPr>
            <w:rStyle w:val="Hyperlink"/>
            <w:rFonts w:cs="Times New Roman"/>
          </w:rPr>
          <w:t>Argyropoulos et al., 2017</w:t>
        </w:r>
      </w:hyperlink>
      <w:r w:rsidR="00EE4131" w:rsidRPr="00EA0C6E">
        <w:rPr>
          <w:rFonts w:cs="Times New Roman"/>
          <w:noProof/>
        </w:rPr>
        <w:t>)</w:t>
      </w:r>
      <w:bookmarkEnd w:id="145"/>
      <w:r w:rsidR="00EE4131" w:rsidRPr="00EA0C6E">
        <w:rPr>
          <w:rFonts w:cs="Times New Roman"/>
        </w:rPr>
        <w:fldChar w:fldCharType="end"/>
      </w:r>
    </w:p>
    <w:p w14:paraId="0FF66CE9" w14:textId="3403A6BC" w:rsidR="00EC36E6" w:rsidRPr="00EA0C6E" w:rsidRDefault="00EC36E6" w:rsidP="00EC36E6">
      <w:pPr>
        <w:rPr>
          <w:rFonts w:cs="Times New Roman"/>
        </w:rPr>
      </w:pPr>
    </w:p>
    <w:p w14:paraId="6663241F" w14:textId="5DEE5AD1" w:rsidR="00F04AC2" w:rsidRPr="00EA0C6E" w:rsidRDefault="00F04AC2" w:rsidP="00F04AC2">
      <w:pPr>
        <w:pStyle w:val="Caption"/>
        <w:keepNext/>
        <w:rPr>
          <w:rFonts w:cs="Times New Roman"/>
        </w:rPr>
      </w:pPr>
      <w:bookmarkStart w:id="146" w:name="_Ref226810488"/>
      <w:bookmarkStart w:id="147" w:name="_Ref226810509"/>
      <w:bookmarkStart w:id="148" w:name="_Ref227304633"/>
      <w:bookmarkStart w:id="149" w:name="_Toc227411804"/>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3</w:t>
      </w:r>
      <w:r w:rsidRPr="00EA0C6E">
        <w:rPr>
          <w:rFonts w:cs="Times New Roman"/>
        </w:rPr>
        <w:fldChar w:fldCharType="end"/>
      </w:r>
      <w:bookmarkEnd w:id="146"/>
      <w:r w:rsidRPr="00EA0C6E">
        <w:rPr>
          <w:rFonts w:cs="Times New Roman"/>
        </w:rPr>
        <w:t>. Αποτελέσματα παλιότερης προσομοίωσης για τη διασπορά υδρόθειου (</w:t>
      </w:r>
      <m:oMath>
        <m:sSub>
          <m:sSubPr>
            <m:ctrlPr>
              <w:rPr>
                <w:rFonts w:ascii="Cambria Math" w:hAnsi="Cambria Math" w:cs="Times New Roman"/>
                <w:i w:val="0"/>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S</m:t>
        </m:r>
      </m:oMath>
      <w:r w:rsidRPr="00EA0C6E">
        <w:rPr>
          <w:rFonts w:cs="Times New Roman"/>
        </w:rPr>
        <w:t xml:space="preserve">) στις εγκαταστάσεις της </w:t>
      </w:r>
      <w:r w:rsidRPr="00EA0C6E">
        <w:rPr>
          <w:rFonts w:cs="Times New Roman"/>
          <w:lang w:val="en-US"/>
        </w:rPr>
        <w:t>Qatargas</w:t>
      </w:r>
      <w:r w:rsidRPr="00EA0C6E">
        <w:rPr>
          <w:rFonts w:cs="Times New Roman"/>
        </w:rPr>
        <w:t xml:space="preserve"> στο </w:t>
      </w:r>
      <w:r w:rsidRPr="00EA0C6E">
        <w:rPr>
          <w:rFonts w:cs="Times New Roman"/>
          <w:lang w:val="en-US"/>
        </w:rPr>
        <w:t>Ras</w:t>
      </w:r>
      <w:r w:rsidRPr="00EA0C6E">
        <w:rPr>
          <w:rFonts w:cs="Times New Roman"/>
        </w:rPr>
        <w:t xml:space="preserve"> </w:t>
      </w:r>
      <w:r w:rsidRPr="00EA0C6E">
        <w:rPr>
          <w:rFonts w:cs="Times New Roman"/>
          <w:lang w:val="en-US"/>
        </w:rPr>
        <w:t>Laffan</w:t>
      </w:r>
      <w:r w:rsidRPr="00EA0C6E">
        <w:rPr>
          <w:rFonts w:cs="Times New Roman"/>
        </w:rPr>
        <w:t xml:space="preserve"> </w:t>
      </w:r>
      <w:bookmarkEnd w:id="147"/>
      <w:r w:rsidR="00EE4131" w:rsidRPr="00EA0C6E">
        <w:rPr>
          <w:rFonts w:cs="Times New Roman"/>
        </w:rPr>
        <w:fldChar w:fldCharType="begin"/>
      </w:r>
      <w:r w:rsidR="00EE4131" w:rsidRPr="00EA0C6E">
        <w:rPr>
          <w:rFonts w:cs="Times New Roman"/>
        </w:rPr>
        <w:instrText xml:space="preserve"> ADDIN EN.CITE &lt;EndNote&gt;&lt;Cite&gt;&lt;Author&gt;Argyropoulos&lt;/Author&gt;&lt;Year&gt;2017&lt;/Year&gt;&lt;RecNum&gt;101&lt;/RecNum&gt;&lt;DisplayText&gt;(Argyropoulos et al., 2017)&lt;/DisplayText&gt;&lt;record&gt;&lt;rec-number&gt;101&lt;/rec-number&gt;&lt;foreign-keys&gt;&lt;key app="EN" db-id="dxs5p5de0w55t0erd255s0tbrzsd22z0ts0d" timestamp="1776193420"&gt;101&lt;/key&gt;&lt;/foreign-keys&gt;&lt;ref-type name="Journal Article"&gt;17&lt;/ref-type&gt;&lt;contributors&gt;&lt;authors&gt;&lt;author&gt;Argyropoulos, C. D.&lt;/author&gt;&lt;author&gt;Ashraf, A. M.&lt;/author&gt;&lt;author&gt;Markatos, N. C.&lt;/author&gt;&lt;author&gt;Kakosimos, K. E.&lt;/author&gt;&lt;/authors&gt;&lt;/contributors&gt;&lt;titles&gt;&lt;title&gt;Mathematical modelling and computer simulation of toxic gas building infiltration&lt;/title&gt;&lt;secondary-title&gt;Process Safety and Environmental Protection&lt;/secondary-title&gt;&lt;/titles&gt;&lt;periodical&gt;&lt;full-title&gt;Process Safety and Environmental Protection&lt;/full-title&gt;&lt;/periodical&gt;&lt;pages&gt;687-700&lt;/pages&gt;&lt;volume&gt;111&lt;/volume&gt;&lt;keywords&gt;&lt;keyword&gt;Consequence analysis&lt;/keyword&gt;&lt;keyword&gt;Infiltration&lt;/keyword&gt;&lt;keyword&gt;Hydrogen sulphide&lt;/keyword&gt;&lt;keyword&gt;Multi-zone&lt;/keyword&gt;&lt;keyword&gt;Modelling&lt;/keyword&gt;&lt;keyword&gt;CFD&lt;/keyword&gt;&lt;/keywords&gt;&lt;dates&gt;&lt;year&gt;2017&lt;/year&gt;&lt;pub-dates&gt;&lt;date&gt;2017/10/01/&lt;/date&gt;&lt;/pub-dates&gt;&lt;/dates&gt;&lt;isbn&gt;0957-5820&lt;/isbn&gt;&lt;urls&gt;&lt;related-urls&gt;&lt;url&gt;https://www.sciencedirect.com/science/article/pii/S0957582017302938&lt;/url&gt;&lt;/related-urls&gt;&lt;/urls&gt;&lt;electronic-resource-num&gt;https://doi.org/10.1016/j.psep.2017.08.038&lt;/electronic-resource-num&gt;&lt;/record&gt;&lt;/Cite&gt;&lt;/EndNote&gt;</w:instrText>
      </w:r>
      <w:r w:rsidR="00EE4131" w:rsidRPr="00EA0C6E">
        <w:rPr>
          <w:rFonts w:cs="Times New Roman"/>
        </w:rPr>
        <w:fldChar w:fldCharType="separate"/>
      </w:r>
      <w:r w:rsidR="00EE4131" w:rsidRPr="00EA0C6E">
        <w:rPr>
          <w:rFonts w:cs="Times New Roman"/>
          <w:noProof/>
        </w:rPr>
        <w:t>(</w:t>
      </w:r>
      <w:hyperlink w:anchor="_ENREF_4" w:tooltip="Argyropoulos, 2017 #101" w:history="1">
        <w:r w:rsidR="007E65F5" w:rsidRPr="00EA0C6E">
          <w:rPr>
            <w:rStyle w:val="Hyperlink"/>
            <w:rFonts w:cs="Times New Roman"/>
          </w:rPr>
          <w:t>Argyropoulos et al., 2017</w:t>
        </w:r>
      </w:hyperlink>
      <w:r w:rsidR="00EE4131" w:rsidRPr="00EA0C6E">
        <w:rPr>
          <w:rFonts w:cs="Times New Roman"/>
          <w:noProof/>
        </w:rPr>
        <w:t>)</w:t>
      </w:r>
      <w:bookmarkEnd w:id="149"/>
      <w:r w:rsidR="00EE4131" w:rsidRPr="00EA0C6E">
        <w:rPr>
          <w:rFonts w:cs="Times New Roman"/>
        </w:rPr>
        <w:fldChar w:fldCharType="end"/>
      </w:r>
      <w:bookmarkEnd w:id="148"/>
    </w:p>
    <w:tbl>
      <w:tblPr>
        <w:tblStyle w:val="GridTable4-Accent1"/>
        <w:tblW w:w="0" w:type="auto"/>
        <w:tblLook w:val="04A0" w:firstRow="1" w:lastRow="0" w:firstColumn="1" w:lastColumn="0" w:noHBand="0" w:noVBand="1"/>
      </w:tblPr>
      <w:tblGrid>
        <w:gridCol w:w="3356"/>
        <w:gridCol w:w="3357"/>
        <w:gridCol w:w="3357"/>
      </w:tblGrid>
      <w:tr w:rsidR="00F41470" w:rsidRPr="00EA0C6E" w14:paraId="425A8F04" w14:textId="77777777" w:rsidTr="00E70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12AC109F" w14:textId="0286984A" w:rsidR="00EC36E6" w:rsidRPr="00EA0C6E" w:rsidRDefault="004C0D03" w:rsidP="00F41470">
            <w:pPr>
              <w:jc w:val="center"/>
              <w:rPr>
                <w:rFonts w:cs="Times New Roman"/>
                <w:lang w:val="en-US"/>
              </w:rPr>
            </w:pPr>
            <w:r w:rsidRPr="00EA0C6E">
              <w:rPr>
                <w:rFonts w:eastAsiaTheme="minorHAnsi" w:cs="Times New Roman"/>
                <w:szCs w:val="24"/>
              </w:rPr>
              <w:t>Συγκέντρωση</w:t>
            </w:r>
            <w:r w:rsidR="00007905" w:rsidRPr="00EA0C6E">
              <w:rPr>
                <w:rFonts w:eastAsiaTheme="minorHAnsi" w:cs="Times New Roman"/>
                <w:szCs w:val="24"/>
                <w:lang w:val="en-US"/>
              </w:rPr>
              <w:t xml:space="preserve"> (</w:t>
            </w:r>
            <w:r w:rsidR="00EC36E6" w:rsidRPr="00EA0C6E">
              <w:rPr>
                <w:rFonts w:eastAsiaTheme="minorHAnsi" w:cs="Times New Roman"/>
                <w:szCs w:val="24"/>
              </w:rPr>
              <w:t>ppm</w:t>
            </w:r>
            <w:r w:rsidR="00007905" w:rsidRPr="00EA0C6E">
              <w:rPr>
                <w:rFonts w:eastAsiaTheme="minorHAnsi" w:cs="Times New Roman"/>
                <w:szCs w:val="24"/>
                <w:lang w:val="en-US"/>
              </w:rPr>
              <w:t>)</w:t>
            </w:r>
          </w:p>
        </w:tc>
        <w:tc>
          <w:tcPr>
            <w:tcW w:w="3357" w:type="dxa"/>
          </w:tcPr>
          <w:p w14:paraId="6E0659DC" w14:textId="3DEF776D" w:rsidR="00EC36E6" w:rsidRPr="00EA0C6E" w:rsidRDefault="004C0D03" w:rsidP="00F41470">
            <w:pPr>
              <w:jc w:val="center"/>
              <w:cnfStyle w:val="100000000000" w:firstRow="1" w:lastRow="0" w:firstColumn="0" w:lastColumn="0" w:oddVBand="0" w:evenVBand="0" w:oddHBand="0" w:evenHBand="0" w:firstRowFirstColumn="0" w:firstRowLastColumn="0" w:lastRowFirstColumn="0" w:lastRowLastColumn="0"/>
              <w:rPr>
                <w:rFonts w:cs="Times New Roman"/>
                <w:lang w:val="en-US"/>
              </w:rPr>
            </w:pPr>
            <w:r w:rsidRPr="00EA0C6E">
              <w:rPr>
                <w:rFonts w:eastAsiaTheme="minorHAnsi" w:cs="Times New Roman"/>
                <w:szCs w:val="24"/>
              </w:rPr>
              <w:t>Απόσταση</w:t>
            </w:r>
            <w:r w:rsidR="00007905" w:rsidRPr="00EA0C6E">
              <w:rPr>
                <w:rFonts w:eastAsiaTheme="minorHAnsi" w:cs="Times New Roman"/>
                <w:szCs w:val="24"/>
              </w:rPr>
              <w:t xml:space="preserve"> (</w:t>
            </w:r>
            <w:r w:rsidR="00007905" w:rsidRPr="00EA0C6E">
              <w:rPr>
                <w:rFonts w:eastAsiaTheme="minorHAnsi" w:cs="Times New Roman"/>
                <w:szCs w:val="24"/>
                <w:lang w:val="en-US"/>
              </w:rPr>
              <w:t>km)</w:t>
            </w:r>
          </w:p>
        </w:tc>
        <w:tc>
          <w:tcPr>
            <w:tcW w:w="3357" w:type="dxa"/>
          </w:tcPr>
          <w:p w14:paraId="04B22C4F" w14:textId="3B64AA8F" w:rsidR="00EC36E6" w:rsidRPr="00EA0C6E" w:rsidRDefault="004C0D03" w:rsidP="00F41470">
            <w:pPr>
              <w:jc w:val="center"/>
              <w:cnfStyle w:val="100000000000" w:firstRow="1" w:lastRow="0" w:firstColumn="0" w:lastColumn="0" w:oddVBand="0" w:evenVBand="0" w:oddHBand="0" w:evenHBand="0" w:firstRowFirstColumn="0" w:firstRowLastColumn="0" w:lastRowFirstColumn="0" w:lastRowLastColumn="0"/>
              <w:rPr>
                <w:rFonts w:cs="Times New Roman"/>
                <w:lang w:val="en-US"/>
              </w:rPr>
            </w:pPr>
            <w:r w:rsidRPr="00EA0C6E">
              <w:rPr>
                <w:rFonts w:eastAsiaTheme="minorHAnsi" w:cs="Times New Roman"/>
                <w:szCs w:val="24"/>
              </w:rPr>
              <w:t>Χρόνος</w:t>
            </w:r>
            <w:r w:rsidR="00007905" w:rsidRPr="00EA0C6E">
              <w:rPr>
                <w:rFonts w:eastAsiaTheme="minorHAnsi" w:cs="Times New Roman"/>
                <w:szCs w:val="24"/>
                <w:lang w:val="en-US"/>
              </w:rPr>
              <w:t xml:space="preserve"> (sec)</w:t>
            </w:r>
          </w:p>
        </w:tc>
      </w:tr>
      <w:tr w:rsidR="00EC36E6" w:rsidRPr="00EA0C6E" w14:paraId="5A7B39FA" w14:textId="77777777" w:rsidTr="00E70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272D6EC3" w14:textId="182F0EB3" w:rsidR="00EC36E6" w:rsidRPr="00EA0C6E" w:rsidRDefault="00EC36E6" w:rsidP="00F41470">
            <w:pPr>
              <w:jc w:val="center"/>
              <w:rPr>
                <w:rFonts w:eastAsiaTheme="minorHAnsi" w:cs="Times New Roman"/>
                <w:b w:val="0"/>
                <w:bCs w:val="0"/>
                <w:color w:val="000000"/>
                <w:szCs w:val="24"/>
              </w:rPr>
            </w:pPr>
            <w:r w:rsidRPr="00EA0C6E">
              <w:rPr>
                <w:rFonts w:eastAsiaTheme="minorHAnsi" w:cs="Times New Roman"/>
                <w:b w:val="0"/>
                <w:bCs w:val="0"/>
                <w:color w:val="000000"/>
                <w:szCs w:val="24"/>
              </w:rPr>
              <w:t>317</w:t>
            </w:r>
          </w:p>
        </w:tc>
        <w:tc>
          <w:tcPr>
            <w:tcW w:w="3357" w:type="dxa"/>
          </w:tcPr>
          <w:p w14:paraId="14FEEE4F" w14:textId="704EAB25" w:rsidR="00EC36E6" w:rsidRPr="00EA0C6E" w:rsidRDefault="00EC36E6" w:rsidP="00F41470">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eastAsiaTheme="minorHAnsi" w:cs="Times New Roman"/>
                <w:color w:val="000000"/>
                <w:szCs w:val="24"/>
              </w:rPr>
              <w:t>1</w:t>
            </w:r>
            <w:r w:rsidR="00196A48" w:rsidRPr="00EA0C6E">
              <w:rPr>
                <w:rFonts w:eastAsiaTheme="minorHAnsi" w:cs="Times New Roman"/>
                <w:color w:val="000000"/>
                <w:szCs w:val="24"/>
              </w:rPr>
              <w:t>.</w:t>
            </w:r>
            <w:r w:rsidRPr="00EA0C6E">
              <w:rPr>
                <w:rFonts w:eastAsiaTheme="minorHAnsi" w:cs="Times New Roman"/>
                <w:color w:val="000000"/>
                <w:szCs w:val="24"/>
              </w:rPr>
              <w:t>07</w:t>
            </w:r>
          </w:p>
        </w:tc>
        <w:tc>
          <w:tcPr>
            <w:tcW w:w="3357" w:type="dxa"/>
          </w:tcPr>
          <w:p w14:paraId="1308FA69" w14:textId="0376C93A" w:rsidR="00EC36E6" w:rsidRPr="00EA0C6E" w:rsidRDefault="00EC36E6" w:rsidP="00F41470">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eastAsiaTheme="minorHAnsi" w:cs="Times New Roman"/>
                <w:color w:val="000000"/>
                <w:szCs w:val="24"/>
              </w:rPr>
              <w:t>100</w:t>
            </w:r>
          </w:p>
        </w:tc>
      </w:tr>
      <w:tr w:rsidR="00EC36E6" w:rsidRPr="00EA0C6E" w14:paraId="5DA60ADE" w14:textId="77777777" w:rsidTr="00E70DBE">
        <w:tc>
          <w:tcPr>
            <w:cnfStyle w:val="001000000000" w:firstRow="0" w:lastRow="0" w:firstColumn="1" w:lastColumn="0" w:oddVBand="0" w:evenVBand="0" w:oddHBand="0" w:evenHBand="0" w:firstRowFirstColumn="0" w:firstRowLastColumn="0" w:lastRowFirstColumn="0" w:lastRowLastColumn="0"/>
            <w:tcW w:w="3356" w:type="dxa"/>
          </w:tcPr>
          <w:p w14:paraId="446C0FA0" w14:textId="7F127349" w:rsidR="00EC36E6" w:rsidRPr="00EA0C6E" w:rsidRDefault="00EC36E6" w:rsidP="00F41470">
            <w:pPr>
              <w:jc w:val="center"/>
              <w:rPr>
                <w:rFonts w:eastAsiaTheme="minorHAnsi" w:cs="Times New Roman"/>
                <w:b w:val="0"/>
                <w:bCs w:val="0"/>
                <w:color w:val="000000"/>
                <w:szCs w:val="24"/>
              </w:rPr>
            </w:pPr>
            <w:r w:rsidRPr="00EA0C6E">
              <w:rPr>
                <w:rFonts w:eastAsiaTheme="minorHAnsi" w:cs="Times New Roman"/>
                <w:b w:val="0"/>
                <w:bCs w:val="0"/>
                <w:color w:val="000000"/>
                <w:szCs w:val="24"/>
              </w:rPr>
              <w:t>281</w:t>
            </w:r>
          </w:p>
        </w:tc>
        <w:tc>
          <w:tcPr>
            <w:tcW w:w="3357" w:type="dxa"/>
          </w:tcPr>
          <w:p w14:paraId="00A044DF" w14:textId="07EC14AD" w:rsidR="00EC36E6" w:rsidRPr="00EA0C6E" w:rsidRDefault="00EC36E6" w:rsidP="00F41470">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eastAsiaTheme="minorHAnsi" w:cs="Times New Roman"/>
                <w:color w:val="000000"/>
                <w:szCs w:val="24"/>
              </w:rPr>
              <w:t>1</w:t>
            </w:r>
            <w:r w:rsidR="00196A48" w:rsidRPr="00EA0C6E">
              <w:rPr>
                <w:rFonts w:eastAsiaTheme="minorHAnsi" w:cs="Times New Roman"/>
                <w:color w:val="000000"/>
                <w:szCs w:val="24"/>
              </w:rPr>
              <w:t>.</w:t>
            </w:r>
            <w:r w:rsidRPr="00EA0C6E">
              <w:rPr>
                <w:rFonts w:eastAsiaTheme="minorHAnsi" w:cs="Times New Roman"/>
                <w:color w:val="000000"/>
                <w:szCs w:val="24"/>
              </w:rPr>
              <w:t>27</w:t>
            </w:r>
          </w:p>
        </w:tc>
        <w:tc>
          <w:tcPr>
            <w:tcW w:w="3357" w:type="dxa"/>
          </w:tcPr>
          <w:p w14:paraId="1F7EC707" w14:textId="2E6B8D95" w:rsidR="00EC36E6" w:rsidRPr="00EA0C6E" w:rsidRDefault="00EC36E6" w:rsidP="00F41470">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eastAsiaTheme="minorHAnsi" w:cs="Times New Roman"/>
                <w:color w:val="000000"/>
                <w:szCs w:val="24"/>
              </w:rPr>
              <w:t>120</w:t>
            </w:r>
          </w:p>
        </w:tc>
      </w:tr>
      <w:tr w:rsidR="00EC36E6" w:rsidRPr="00EA0C6E" w14:paraId="344F8439" w14:textId="77777777" w:rsidTr="00E70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5FBDC40" w14:textId="6F2365B2" w:rsidR="00EC36E6" w:rsidRPr="00EA0C6E" w:rsidRDefault="00EC36E6" w:rsidP="00F41470">
            <w:pPr>
              <w:jc w:val="center"/>
              <w:rPr>
                <w:rFonts w:eastAsiaTheme="minorHAnsi" w:cs="Times New Roman"/>
                <w:b w:val="0"/>
                <w:bCs w:val="0"/>
                <w:color w:val="000000"/>
                <w:szCs w:val="24"/>
              </w:rPr>
            </w:pPr>
            <w:r w:rsidRPr="00EA0C6E">
              <w:rPr>
                <w:rFonts w:eastAsiaTheme="minorHAnsi" w:cs="Times New Roman"/>
                <w:b w:val="0"/>
                <w:bCs w:val="0"/>
                <w:color w:val="000000"/>
                <w:szCs w:val="24"/>
              </w:rPr>
              <w:lastRenderedPageBreak/>
              <w:t>200</w:t>
            </w:r>
          </w:p>
        </w:tc>
        <w:tc>
          <w:tcPr>
            <w:tcW w:w="3357" w:type="dxa"/>
          </w:tcPr>
          <w:p w14:paraId="6A3D4D21" w14:textId="22D5F7C4" w:rsidR="00EC36E6" w:rsidRPr="00EA0C6E" w:rsidRDefault="00EC36E6" w:rsidP="00F41470">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eastAsiaTheme="minorHAnsi" w:cs="Times New Roman"/>
                <w:color w:val="000000"/>
                <w:szCs w:val="24"/>
              </w:rPr>
              <w:t>2</w:t>
            </w:r>
            <w:r w:rsidR="00196A48" w:rsidRPr="00EA0C6E">
              <w:rPr>
                <w:rFonts w:eastAsiaTheme="minorHAnsi" w:cs="Times New Roman"/>
                <w:color w:val="000000"/>
                <w:szCs w:val="24"/>
              </w:rPr>
              <w:t>.</w:t>
            </w:r>
            <w:r w:rsidRPr="00EA0C6E">
              <w:rPr>
                <w:rFonts w:eastAsiaTheme="minorHAnsi" w:cs="Times New Roman"/>
                <w:color w:val="000000"/>
                <w:szCs w:val="24"/>
              </w:rPr>
              <w:t>13</w:t>
            </w:r>
          </w:p>
        </w:tc>
        <w:tc>
          <w:tcPr>
            <w:tcW w:w="3357" w:type="dxa"/>
          </w:tcPr>
          <w:p w14:paraId="4CC4C893" w14:textId="1772EDC0" w:rsidR="00EC36E6" w:rsidRPr="00EA0C6E" w:rsidRDefault="00EC36E6" w:rsidP="00F41470">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eastAsiaTheme="minorHAnsi" w:cs="Times New Roman"/>
                <w:color w:val="000000"/>
                <w:szCs w:val="24"/>
              </w:rPr>
              <w:t>215</w:t>
            </w:r>
          </w:p>
        </w:tc>
      </w:tr>
      <w:tr w:rsidR="00EC36E6" w:rsidRPr="00EA0C6E" w14:paraId="3022EE98" w14:textId="77777777" w:rsidTr="00E70DBE">
        <w:tc>
          <w:tcPr>
            <w:cnfStyle w:val="001000000000" w:firstRow="0" w:lastRow="0" w:firstColumn="1" w:lastColumn="0" w:oddVBand="0" w:evenVBand="0" w:oddHBand="0" w:evenHBand="0" w:firstRowFirstColumn="0" w:firstRowLastColumn="0" w:lastRowFirstColumn="0" w:lastRowLastColumn="0"/>
            <w:tcW w:w="3356" w:type="dxa"/>
          </w:tcPr>
          <w:p w14:paraId="699049DC" w14:textId="2F17A76F" w:rsidR="00EC36E6" w:rsidRPr="00EA0C6E" w:rsidRDefault="00EC36E6" w:rsidP="00F41470">
            <w:pPr>
              <w:jc w:val="center"/>
              <w:rPr>
                <w:rFonts w:eastAsiaTheme="minorHAnsi" w:cs="Times New Roman"/>
                <w:b w:val="0"/>
                <w:bCs w:val="0"/>
                <w:color w:val="000000"/>
                <w:szCs w:val="24"/>
              </w:rPr>
            </w:pPr>
            <w:r w:rsidRPr="00EA0C6E">
              <w:rPr>
                <w:rFonts w:eastAsiaTheme="minorHAnsi" w:cs="Times New Roman"/>
                <w:b w:val="0"/>
                <w:bCs w:val="0"/>
                <w:color w:val="000000"/>
                <w:szCs w:val="24"/>
              </w:rPr>
              <w:t>164</w:t>
            </w:r>
          </w:p>
        </w:tc>
        <w:tc>
          <w:tcPr>
            <w:tcW w:w="3357" w:type="dxa"/>
          </w:tcPr>
          <w:p w14:paraId="5F6E5DE1" w14:textId="3A107CED" w:rsidR="00EC36E6" w:rsidRPr="00EA0C6E" w:rsidRDefault="00EC36E6" w:rsidP="00F41470">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eastAsiaTheme="minorHAnsi" w:cs="Times New Roman"/>
                <w:color w:val="000000"/>
                <w:szCs w:val="24"/>
              </w:rPr>
              <w:t>3</w:t>
            </w:r>
            <w:r w:rsidR="00196A48" w:rsidRPr="00EA0C6E">
              <w:rPr>
                <w:rFonts w:eastAsiaTheme="minorHAnsi" w:cs="Times New Roman"/>
                <w:color w:val="000000"/>
                <w:szCs w:val="24"/>
              </w:rPr>
              <w:t>.00</w:t>
            </w:r>
          </w:p>
        </w:tc>
        <w:tc>
          <w:tcPr>
            <w:tcW w:w="3357" w:type="dxa"/>
          </w:tcPr>
          <w:p w14:paraId="28145C3A" w14:textId="59683D78" w:rsidR="00EC36E6" w:rsidRPr="00EA0C6E" w:rsidRDefault="00EC36E6" w:rsidP="00F41470">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eastAsiaTheme="minorHAnsi" w:cs="Times New Roman"/>
                <w:color w:val="000000"/>
                <w:szCs w:val="24"/>
              </w:rPr>
              <w:t>300</w:t>
            </w:r>
          </w:p>
        </w:tc>
      </w:tr>
    </w:tbl>
    <w:p w14:paraId="394DF90B" w14:textId="77777777" w:rsidR="00EC36E6" w:rsidRPr="00EA0C6E" w:rsidRDefault="00EC36E6" w:rsidP="00EC36E6">
      <w:pPr>
        <w:rPr>
          <w:rFonts w:cs="Times New Roman"/>
        </w:rPr>
      </w:pPr>
    </w:p>
    <w:p w14:paraId="75A3C991" w14:textId="2FA3AE3C" w:rsidR="008B235E" w:rsidRPr="00EA0C6E" w:rsidRDefault="008B235E" w:rsidP="00EC36E6">
      <w:pPr>
        <w:rPr>
          <w:rFonts w:cs="Times New Roman"/>
        </w:rPr>
      </w:pPr>
      <w:r w:rsidRPr="00EA0C6E">
        <w:rPr>
          <w:rFonts w:cs="Times New Roman"/>
        </w:rPr>
        <w:t xml:space="preserve">Χρησιμοποιώντας τα δεδομένα του </w:t>
      </w:r>
      <w:r w:rsidR="00C92B24" w:rsidRPr="00EA0C6E">
        <w:rPr>
          <w:rFonts w:cs="Times New Roman"/>
        </w:rPr>
        <w:t>Πίνακα 3</w:t>
      </w:r>
      <w:r w:rsidRPr="00EA0C6E">
        <w:rPr>
          <w:rFonts w:cs="Times New Roman"/>
        </w:rPr>
        <w:t xml:space="preserve">, </w:t>
      </w:r>
      <w:r w:rsidR="009C2CB5" w:rsidRPr="00EA0C6E">
        <w:rPr>
          <w:rFonts w:cs="Times New Roman"/>
        </w:rPr>
        <w:t>δημιουργούνται</w:t>
      </w:r>
      <w:r w:rsidRPr="00EA0C6E">
        <w:rPr>
          <w:rFonts w:cs="Times New Roman"/>
        </w:rPr>
        <w:t xml:space="preserve"> </w:t>
      </w:r>
      <w:r w:rsidR="00FB4F24" w:rsidRPr="00EA0C6E">
        <w:rPr>
          <w:rFonts w:cs="Times New Roman"/>
        </w:rPr>
        <w:t xml:space="preserve">το </w:t>
      </w:r>
      <w:r w:rsidR="00C84B84" w:rsidRPr="00EA0C6E">
        <w:rPr>
          <w:rFonts w:cs="Times New Roman"/>
        </w:rPr>
        <w:t>Σχήματα 9 και 10</w:t>
      </w:r>
      <w:r w:rsidR="00FB4F24" w:rsidRPr="00EA0C6E">
        <w:rPr>
          <w:rFonts w:cs="Times New Roman"/>
        </w:rPr>
        <w:t>.</w:t>
      </w:r>
    </w:p>
    <w:p w14:paraId="62AF890A" w14:textId="77777777" w:rsidR="00BF1DD0" w:rsidRPr="00EA0C6E" w:rsidRDefault="00BF1DD0" w:rsidP="006433A4">
      <w:pPr>
        <w:rPr>
          <w:rFonts w:cs="Times New Roman"/>
          <w:highlight w:val="yellow"/>
        </w:rPr>
      </w:pPr>
    </w:p>
    <w:p w14:paraId="25BFEBD1" w14:textId="77777777" w:rsidR="006E120B" w:rsidRPr="00EA0C6E" w:rsidRDefault="008B235E" w:rsidP="006E120B">
      <w:pPr>
        <w:keepNext/>
        <w:jc w:val="center"/>
        <w:rPr>
          <w:rFonts w:cs="Times New Roman"/>
        </w:rPr>
      </w:pPr>
      <w:r w:rsidRPr="00EA0C6E">
        <w:rPr>
          <w:rFonts w:cs="Times New Roman"/>
          <w:noProof/>
        </w:rPr>
        <w:drawing>
          <wp:inline distT="0" distB="0" distL="0" distR="0" wp14:anchorId="150A3B4E" wp14:editId="034585D7">
            <wp:extent cx="4551045" cy="2735287"/>
            <wp:effectExtent l="0" t="0" r="1905" b="8255"/>
            <wp:docPr id="439035712" name="Γράφημα 1">
              <a:extLst xmlns:a="http://schemas.openxmlformats.org/drawingml/2006/main">
                <a:ext uri="{FF2B5EF4-FFF2-40B4-BE49-F238E27FC236}">
                  <a16:creationId xmlns:a16="http://schemas.microsoft.com/office/drawing/2014/main" id="{47EE1AE7-A9A9-16C0-EC7A-6E0E6982CA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A98A1DA" w14:textId="48FB8DE1" w:rsidR="00645A8A" w:rsidRPr="00EA0C6E" w:rsidRDefault="006E120B" w:rsidP="006E120B">
      <w:pPr>
        <w:pStyle w:val="Caption"/>
        <w:jc w:val="center"/>
        <w:rPr>
          <w:rFonts w:cs="Times New Roman"/>
        </w:rPr>
      </w:pPr>
      <w:bookmarkStart w:id="150" w:name="_Ref226810530"/>
      <w:bookmarkStart w:id="151" w:name="_Toc227411822"/>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9</w:t>
      </w:r>
      <w:r w:rsidRPr="00EA0C6E">
        <w:rPr>
          <w:rFonts w:cs="Times New Roman"/>
        </w:rPr>
        <w:fldChar w:fldCharType="end"/>
      </w:r>
      <w:bookmarkEnd w:id="150"/>
      <w:r w:rsidRPr="00EA0C6E">
        <w:rPr>
          <w:rFonts w:cs="Times New Roman"/>
        </w:rPr>
        <w:t>. Συσχέτιση απόστασης - χρόνου παλιότερης προσομοίωσης</w:t>
      </w:r>
      <w:bookmarkEnd w:id="151"/>
    </w:p>
    <w:p w14:paraId="1A7AE665" w14:textId="77777777" w:rsidR="008B235E" w:rsidRPr="00EA0C6E" w:rsidRDefault="008B235E" w:rsidP="006433A4">
      <w:pPr>
        <w:rPr>
          <w:rFonts w:cs="Times New Roman"/>
          <w:highlight w:val="yellow"/>
        </w:rPr>
      </w:pPr>
    </w:p>
    <w:p w14:paraId="1AA24E70" w14:textId="77777777" w:rsidR="006E120B" w:rsidRPr="00EA0C6E" w:rsidRDefault="008B235E" w:rsidP="006E120B">
      <w:pPr>
        <w:keepNext/>
        <w:jc w:val="center"/>
        <w:rPr>
          <w:rFonts w:cs="Times New Roman"/>
        </w:rPr>
      </w:pPr>
      <w:r w:rsidRPr="00EA0C6E">
        <w:rPr>
          <w:rFonts w:cs="Times New Roman"/>
          <w:noProof/>
        </w:rPr>
        <w:drawing>
          <wp:inline distT="0" distB="0" distL="0" distR="0" wp14:anchorId="3A9F6D4C" wp14:editId="5B9198D7">
            <wp:extent cx="4931020" cy="2743200"/>
            <wp:effectExtent l="0" t="0" r="3175" b="0"/>
            <wp:docPr id="1811177005" name="Γράφημα 1">
              <a:extLst xmlns:a="http://schemas.openxmlformats.org/drawingml/2006/main">
                <a:ext uri="{FF2B5EF4-FFF2-40B4-BE49-F238E27FC236}">
                  <a16:creationId xmlns:a16="http://schemas.microsoft.com/office/drawing/2014/main" id="{B6647ADD-3016-22A5-12F4-889CA30D63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30EC0C3" w14:textId="454AA2A1" w:rsidR="00FA12AD" w:rsidRPr="00EA0C6E" w:rsidRDefault="006E120B" w:rsidP="006E120B">
      <w:pPr>
        <w:pStyle w:val="Caption"/>
        <w:jc w:val="center"/>
        <w:rPr>
          <w:rFonts w:cs="Times New Roman"/>
        </w:rPr>
      </w:pPr>
      <w:bookmarkStart w:id="152" w:name="_Ref226810538"/>
      <w:bookmarkStart w:id="153" w:name="_Toc227411823"/>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10</w:t>
      </w:r>
      <w:r w:rsidRPr="00EA0C6E">
        <w:rPr>
          <w:rFonts w:cs="Times New Roman"/>
        </w:rPr>
        <w:fldChar w:fldCharType="end"/>
      </w:r>
      <w:bookmarkEnd w:id="152"/>
      <w:r w:rsidRPr="00EA0C6E">
        <w:rPr>
          <w:rFonts w:cs="Times New Roman"/>
        </w:rPr>
        <w:t>. Συσχέτιση απόστασης - συγκέντρωσης παλιότερης προσομοίωσης</w:t>
      </w:r>
      <w:bookmarkEnd w:id="153"/>
    </w:p>
    <w:p w14:paraId="651DA87F" w14:textId="77777777" w:rsidR="008C23C0" w:rsidRPr="00EA0C6E" w:rsidRDefault="008C23C0" w:rsidP="006433A4">
      <w:pPr>
        <w:rPr>
          <w:rFonts w:cs="Times New Roman"/>
          <w:szCs w:val="24"/>
        </w:rPr>
      </w:pPr>
    </w:p>
    <w:p w14:paraId="3EEDE8EC" w14:textId="6953A32A" w:rsidR="00B40302" w:rsidRPr="00EA0C6E" w:rsidRDefault="00136DC5" w:rsidP="006433A4">
      <w:pPr>
        <w:rPr>
          <w:rFonts w:cs="Times New Roman"/>
          <w:szCs w:val="24"/>
        </w:rPr>
      </w:pPr>
      <w:r w:rsidRPr="00EA0C6E">
        <w:rPr>
          <w:rFonts w:cs="Times New Roman"/>
          <w:szCs w:val="24"/>
        </w:rPr>
        <w:t xml:space="preserve">Από το </w:t>
      </w:r>
      <w:r w:rsidR="0092110C" w:rsidRPr="00EA0C6E">
        <w:rPr>
          <w:rFonts w:cs="Times New Roman"/>
          <w:szCs w:val="24"/>
        </w:rPr>
        <w:fldChar w:fldCharType="begin"/>
      </w:r>
      <w:r w:rsidR="0092110C" w:rsidRPr="00EA0C6E">
        <w:rPr>
          <w:rFonts w:cs="Times New Roman"/>
          <w:szCs w:val="24"/>
        </w:rPr>
        <w:instrText xml:space="preserve"> REF _Ref226810530 \h </w:instrText>
      </w:r>
      <w:r w:rsidR="008C4918" w:rsidRPr="00EA0C6E">
        <w:rPr>
          <w:rFonts w:cs="Times New Roman"/>
          <w:szCs w:val="24"/>
        </w:rPr>
        <w:instrText xml:space="preserve"> \* MERGEFORMAT </w:instrText>
      </w:r>
      <w:r w:rsidR="0092110C" w:rsidRPr="00EA0C6E">
        <w:rPr>
          <w:rFonts w:cs="Times New Roman"/>
          <w:szCs w:val="24"/>
        </w:rPr>
      </w:r>
      <w:r w:rsidR="0092110C" w:rsidRPr="00EA0C6E">
        <w:rPr>
          <w:rFonts w:cs="Times New Roman"/>
          <w:szCs w:val="24"/>
        </w:rPr>
        <w:fldChar w:fldCharType="separate"/>
      </w:r>
      <w:r w:rsidR="00EA0C6E" w:rsidRPr="00EA0C6E">
        <w:rPr>
          <w:rFonts w:cs="Times New Roman"/>
          <w:szCs w:val="24"/>
        </w:rPr>
        <w:t xml:space="preserve">Σχήμα </w:t>
      </w:r>
      <w:r w:rsidR="00EA0C6E" w:rsidRPr="00EA0C6E">
        <w:rPr>
          <w:rFonts w:cs="Times New Roman"/>
          <w:noProof/>
          <w:szCs w:val="24"/>
        </w:rPr>
        <w:t>9</w:t>
      </w:r>
      <w:r w:rsidR="0092110C" w:rsidRPr="00EA0C6E">
        <w:rPr>
          <w:rFonts w:cs="Times New Roman"/>
          <w:szCs w:val="24"/>
        </w:rPr>
        <w:fldChar w:fldCharType="end"/>
      </w:r>
      <w:r w:rsidRPr="00EA0C6E">
        <w:rPr>
          <w:rFonts w:cs="Times New Roman"/>
          <w:szCs w:val="24"/>
        </w:rPr>
        <w:t xml:space="preserve"> προκύπτει η </w:t>
      </w:r>
      <w:r w:rsidR="008C4918" w:rsidRPr="00EA0C6E">
        <w:rPr>
          <w:rFonts w:cs="Times New Roman"/>
          <w:szCs w:val="24"/>
        </w:rPr>
        <w:fldChar w:fldCharType="begin"/>
      </w:r>
      <w:r w:rsidR="008C4918" w:rsidRPr="00EA0C6E">
        <w:rPr>
          <w:rFonts w:cs="Times New Roman"/>
          <w:szCs w:val="24"/>
        </w:rPr>
        <w:instrText xml:space="preserve"> REF _Ref226814080 \h  \* MERGEFORMAT </w:instrText>
      </w:r>
      <w:r w:rsidR="008C4918" w:rsidRPr="00EA0C6E">
        <w:rPr>
          <w:rFonts w:cs="Times New Roman"/>
          <w:szCs w:val="24"/>
        </w:rPr>
      </w:r>
      <w:r w:rsidR="008C4918" w:rsidRPr="00EA0C6E">
        <w:rPr>
          <w:rFonts w:cs="Times New Roman"/>
          <w:szCs w:val="24"/>
        </w:rPr>
        <w:fldChar w:fldCharType="separate"/>
      </w:r>
      <w:r w:rsidR="00EA0C6E" w:rsidRPr="00EA0C6E">
        <w:rPr>
          <w:rFonts w:cs="Times New Roman"/>
          <w:szCs w:val="24"/>
        </w:rPr>
        <w:t xml:space="preserve">Εξίσωση </w:t>
      </w:r>
      <w:r w:rsidR="00EA0C6E" w:rsidRPr="00EA0C6E">
        <w:rPr>
          <w:rFonts w:cs="Times New Roman"/>
          <w:noProof/>
          <w:szCs w:val="24"/>
        </w:rPr>
        <w:t>11</w:t>
      </w:r>
      <w:r w:rsidR="008C4918" w:rsidRPr="00EA0C6E">
        <w:rPr>
          <w:rFonts w:cs="Times New Roman"/>
          <w:szCs w:val="24"/>
        </w:rPr>
        <w:fldChar w:fldCharType="end"/>
      </w:r>
      <w:r w:rsidRPr="00EA0C6E">
        <w:rPr>
          <w:rFonts w:cs="Times New Roman"/>
          <w:szCs w:val="24"/>
        </w:rPr>
        <w:t xml:space="preserve">, και από το </w:t>
      </w:r>
      <w:r w:rsidR="0092110C" w:rsidRPr="00EA0C6E">
        <w:rPr>
          <w:rFonts w:cs="Times New Roman"/>
          <w:szCs w:val="24"/>
        </w:rPr>
        <w:fldChar w:fldCharType="begin"/>
      </w:r>
      <w:r w:rsidR="0092110C" w:rsidRPr="00EA0C6E">
        <w:rPr>
          <w:rFonts w:cs="Times New Roman"/>
          <w:szCs w:val="24"/>
        </w:rPr>
        <w:instrText xml:space="preserve"> REF _Ref226810538 \h </w:instrText>
      </w:r>
      <w:r w:rsidR="008C4918" w:rsidRPr="00EA0C6E">
        <w:rPr>
          <w:rFonts w:cs="Times New Roman"/>
          <w:szCs w:val="24"/>
        </w:rPr>
        <w:instrText xml:space="preserve"> \* MERGEFORMAT </w:instrText>
      </w:r>
      <w:r w:rsidR="0092110C" w:rsidRPr="00EA0C6E">
        <w:rPr>
          <w:rFonts w:cs="Times New Roman"/>
          <w:szCs w:val="24"/>
        </w:rPr>
      </w:r>
      <w:r w:rsidR="0092110C" w:rsidRPr="00EA0C6E">
        <w:rPr>
          <w:rFonts w:cs="Times New Roman"/>
          <w:szCs w:val="24"/>
        </w:rPr>
        <w:fldChar w:fldCharType="separate"/>
      </w:r>
      <w:r w:rsidR="00EA0C6E" w:rsidRPr="00EA0C6E">
        <w:rPr>
          <w:rFonts w:cs="Times New Roman"/>
          <w:szCs w:val="24"/>
        </w:rPr>
        <w:t xml:space="preserve">Σχήμα </w:t>
      </w:r>
      <w:r w:rsidR="00EA0C6E" w:rsidRPr="00EA0C6E">
        <w:rPr>
          <w:rFonts w:cs="Times New Roman"/>
          <w:noProof/>
          <w:szCs w:val="24"/>
        </w:rPr>
        <w:t>10</w:t>
      </w:r>
      <w:r w:rsidR="0092110C" w:rsidRPr="00EA0C6E">
        <w:rPr>
          <w:rFonts w:cs="Times New Roman"/>
          <w:szCs w:val="24"/>
        </w:rPr>
        <w:fldChar w:fldCharType="end"/>
      </w:r>
      <w:r w:rsidR="0092110C" w:rsidRPr="00EA0C6E">
        <w:rPr>
          <w:rFonts w:cs="Times New Roman"/>
          <w:szCs w:val="24"/>
        </w:rPr>
        <w:t xml:space="preserve"> </w:t>
      </w:r>
      <w:r w:rsidRPr="00EA0C6E">
        <w:rPr>
          <w:rFonts w:cs="Times New Roman"/>
          <w:szCs w:val="24"/>
        </w:rPr>
        <w:t xml:space="preserve">προκύπτει η </w:t>
      </w:r>
      <w:r w:rsidR="008C4918" w:rsidRPr="00EA0C6E">
        <w:rPr>
          <w:rFonts w:cs="Times New Roman"/>
          <w:szCs w:val="24"/>
        </w:rPr>
        <w:fldChar w:fldCharType="begin"/>
      </w:r>
      <w:r w:rsidR="008C4918" w:rsidRPr="00EA0C6E">
        <w:rPr>
          <w:rFonts w:cs="Times New Roman"/>
          <w:szCs w:val="24"/>
        </w:rPr>
        <w:instrText xml:space="preserve"> REF _Ref226814098 \h  \* MERGEFORMAT </w:instrText>
      </w:r>
      <w:r w:rsidR="008C4918" w:rsidRPr="00EA0C6E">
        <w:rPr>
          <w:rFonts w:cs="Times New Roman"/>
          <w:szCs w:val="24"/>
        </w:rPr>
      </w:r>
      <w:r w:rsidR="008C4918" w:rsidRPr="00EA0C6E">
        <w:rPr>
          <w:rFonts w:cs="Times New Roman"/>
          <w:szCs w:val="24"/>
        </w:rPr>
        <w:fldChar w:fldCharType="separate"/>
      </w:r>
      <w:r w:rsidR="00EA0C6E" w:rsidRPr="00EA0C6E">
        <w:rPr>
          <w:rFonts w:cs="Times New Roman"/>
          <w:szCs w:val="24"/>
        </w:rPr>
        <w:t xml:space="preserve">Εξίσωση </w:t>
      </w:r>
      <w:r w:rsidR="00EA0C6E" w:rsidRPr="00EA0C6E">
        <w:rPr>
          <w:rFonts w:cs="Times New Roman"/>
          <w:noProof/>
          <w:szCs w:val="24"/>
        </w:rPr>
        <w:t>12</w:t>
      </w:r>
      <w:r w:rsidR="008C4918" w:rsidRPr="00EA0C6E">
        <w:rPr>
          <w:rFonts w:cs="Times New Roman"/>
          <w:szCs w:val="24"/>
        </w:rPr>
        <w:fldChar w:fldCharType="end"/>
      </w:r>
      <w:r w:rsidRPr="00EA0C6E">
        <w:rPr>
          <w:rFonts w:cs="Times New Roman"/>
          <w:szCs w:val="24"/>
        </w:rPr>
        <w:t>.</w:t>
      </w:r>
    </w:p>
    <w:p w14:paraId="181C98AD" w14:textId="77777777" w:rsidR="00FC5207" w:rsidRPr="00EA0C6E" w:rsidRDefault="00FC5207" w:rsidP="006433A4">
      <w:pPr>
        <w:rPr>
          <w:rFonts w:cs="Times New Roman"/>
        </w:rPr>
      </w:pPr>
    </w:p>
    <w:p w14:paraId="2DCC421F" w14:textId="699763C8" w:rsidR="008C4918" w:rsidRPr="00EA0C6E" w:rsidRDefault="008C4918" w:rsidP="008C4918">
      <w:pPr>
        <w:pStyle w:val="Caption"/>
        <w:keepNext/>
        <w:rPr>
          <w:rFonts w:cs="Times New Roman"/>
          <w:color w:val="FFFFFF" w:themeColor="background1"/>
          <w:sz w:val="2"/>
          <w:szCs w:val="2"/>
        </w:rPr>
      </w:pPr>
      <w:bookmarkStart w:id="154" w:name="_Ref226814080"/>
      <w:r w:rsidRPr="00EA0C6E">
        <w:rPr>
          <w:rFonts w:cs="Times New Roman"/>
          <w:color w:val="FFFFFF" w:themeColor="background1"/>
          <w:sz w:val="2"/>
          <w:szCs w:val="2"/>
        </w:rPr>
        <w:t xml:space="preserve">Εξίσωση </w:t>
      </w:r>
      <w:r w:rsidRPr="00EA0C6E">
        <w:rPr>
          <w:rFonts w:cs="Times New Roman"/>
          <w:color w:val="FFFFFF" w:themeColor="background1"/>
          <w:sz w:val="2"/>
          <w:szCs w:val="2"/>
        </w:rPr>
        <w:fldChar w:fldCharType="begin"/>
      </w:r>
      <w:r w:rsidRPr="00EA0C6E">
        <w:rPr>
          <w:rFonts w:cs="Times New Roman"/>
          <w:color w:val="FFFFFF" w:themeColor="background1"/>
          <w:sz w:val="2"/>
          <w:szCs w:val="2"/>
        </w:rPr>
        <w:instrText xml:space="preserve"> SEQ Εξίσωση \* ARABIC </w:instrText>
      </w:r>
      <w:r w:rsidRPr="00EA0C6E">
        <w:rPr>
          <w:rFonts w:cs="Times New Roman"/>
          <w:color w:val="FFFFFF" w:themeColor="background1"/>
          <w:sz w:val="2"/>
          <w:szCs w:val="2"/>
        </w:rPr>
        <w:fldChar w:fldCharType="separate"/>
      </w:r>
      <w:r w:rsidR="00EA0C6E" w:rsidRPr="00EA0C6E">
        <w:rPr>
          <w:rFonts w:cs="Times New Roman"/>
          <w:noProof/>
          <w:color w:val="FFFFFF" w:themeColor="background1"/>
          <w:sz w:val="2"/>
          <w:szCs w:val="2"/>
        </w:rPr>
        <w:t>11</w:t>
      </w:r>
      <w:r w:rsidRPr="00EA0C6E">
        <w:rPr>
          <w:rFonts w:cs="Times New Roman"/>
          <w:color w:val="FFFFFF" w:themeColor="background1"/>
          <w:sz w:val="2"/>
          <w:szCs w:val="2"/>
        </w:rPr>
        <w:fldChar w:fldCharType="end"/>
      </w:r>
      <w:bookmarkEnd w:id="154"/>
    </w:p>
    <w:p w14:paraId="2AE0C8D3" w14:textId="503342DA" w:rsidR="00B40302" w:rsidRPr="00EA0C6E" w:rsidRDefault="00000000" w:rsidP="006433A4">
      <w:pPr>
        <w:rPr>
          <w:rFonts w:cs="Times New Roman"/>
          <w:iCs/>
        </w:rPr>
      </w:pPr>
      <m:oMathPara>
        <m:oMath>
          <m:eqArr>
            <m:eqArrPr>
              <m:maxDist m:val="1"/>
              <m:ctrlPr>
                <w:rPr>
                  <w:rFonts w:ascii="Cambria Math" w:hAnsi="Cambria Math" w:cs="Times New Roman"/>
                  <w:iCs/>
                  <w:lang w:val="en-US"/>
                </w:rPr>
              </m:ctrlPr>
            </m:eqArrPr>
            <m:e>
              <m:r>
                <m:rPr>
                  <m:sty m:val="p"/>
                </m:rPr>
                <w:rPr>
                  <w:rFonts w:ascii="Cambria Math" w:hAnsi="Cambria Math" w:cs="Times New Roman"/>
                </w:rPr>
                <m:t>t</m:t>
              </m:r>
              <m:r>
                <m:rPr>
                  <m:sty m:val="p"/>
                </m:rPr>
                <w:rPr>
                  <w:rFonts w:ascii="Cambria Math" w:hAnsi="Cambria Math" w:cs="Times New Roman"/>
                  <w:lang w:val="en-US"/>
                </w:rPr>
                <m:t>=328.71*</m:t>
              </m:r>
              <m:sSup>
                <m:sSupPr>
                  <m:ctrlPr>
                    <w:rPr>
                      <w:rFonts w:ascii="Cambria Math" w:hAnsi="Cambria Math" w:cs="Times New Roman"/>
                      <w:iCs/>
                      <w:lang w:val="en-US"/>
                    </w:rPr>
                  </m:ctrlPr>
                </m:sSupPr>
                <m:e>
                  <m:r>
                    <m:rPr>
                      <m:sty m:val="p"/>
                    </m:rPr>
                    <w:rPr>
                      <w:rFonts w:ascii="Cambria Math" w:hAnsi="Cambria Math" w:cs="Times New Roman"/>
                      <w:lang w:val="en-US"/>
                    </w:rPr>
                    <m:t>x</m:t>
                  </m:r>
                </m:e>
                <m:sup>
                  <m:r>
                    <m:rPr>
                      <m:sty m:val="p"/>
                    </m:rPr>
                    <w:rPr>
                      <w:rFonts w:ascii="Cambria Math" w:hAnsi="Cambria Math" w:cs="Times New Roman"/>
                      <w:lang w:val="en-US"/>
                    </w:rPr>
                    <m:t>-0.641</m:t>
                  </m:r>
                </m:sup>
              </m:sSup>
              <m:r>
                <m:rPr>
                  <m:sty m:val="p"/>
                </m:rPr>
                <w:rPr>
                  <w:rFonts w:ascii="Cambria Math" w:hAnsi="Cambria Math" w:cs="Times New Roman"/>
                  <w:lang w:val="en-US"/>
                </w:rPr>
                <m:t xml:space="preserve"> </m:t>
              </m:r>
              <m:r>
                <m:rPr>
                  <m:sty m:val="p"/>
                </m:rPr>
                <w:rPr>
                  <w:rFonts w:ascii="Cambria Math" w:hAnsi="Cambria Math" w:cs="Times New Roman"/>
                </w:rPr>
                <m:t>#</m:t>
              </m:r>
              <m:d>
                <m:dPr>
                  <m:ctrlPr>
                    <w:rPr>
                      <w:rFonts w:ascii="Cambria Math" w:hAnsi="Cambria Math" w:cs="Times New Roman"/>
                      <w:iCs/>
                      <w:lang w:val="en-US"/>
                    </w:rPr>
                  </m:ctrlPr>
                </m:dPr>
                <m:e>
                  <m:r>
                    <m:rPr>
                      <m:sty m:val="p"/>
                    </m:rPr>
                    <w:rPr>
                      <w:rFonts w:ascii="Cambria Math" w:hAnsi="Cambria Math" w:cs="Times New Roman"/>
                      <w:lang w:val="en-US"/>
                    </w:rPr>
                    <m:t>11</m:t>
                  </m:r>
                </m:e>
              </m:d>
              <m:ctrlPr>
                <w:rPr>
                  <w:rFonts w:ascii="Cambria Math" w:hAnsi="Cambria Math" w:cs="Times New Roman"/>
                  <w:iCs/>
                </w:rPr>
              </m:ctrlPr>
            </m:e>
          </m:eqArr>
        </m:oMath>
      </m:oMathPara>
    </w:p>
    <w:p w14:paraId="2698394F" w14:textId="77777777" w:rsidR="00FC5207" w:rsidRPr="00EA0C6E" w:rsidRDefault="00FC5207" w:rsidP="006433A4">
      <w:pPr>
        <w:rPr>
          <w:rFonts w:cs="Times New Roman"/>
          <w:iCs/>
          <w:lang w:val="en-US"/>
        </w:rPr>
      </w:pPr>
    </w:p>
    <w:p w14:paraId="6B3F4913" w14:textId="5BB483D7" w:rsidR="008C4918" w:rsidRPr="00EA0C6E" w:rsidRDefault="008C4918" w:rsidP="008C4918">
      <w:pPr>
        <w:pStyle w:val="Caption"/>
        <w:keepNext/>
        <w:rPr>
          <w:rFonts w:cs="Times New Roman"/>
          <w:color w:val="FFFFFF" w:themeColor="background1"/>
          <w:sz w:val="2"/>
          <w:szCs w:val="2"/>
        </w:rPr>
      </w:pPr>
      <w:bookmarkStart w:id="155" w:name="_Ref226814098"/>
      <w:r w:rsidRPr="00EA0C6E">
        <w:rPr>
          <w:rFonts w:cs="Times New Roman"/>
          <w:color w:val="FFFFFF" w:themeColor="background1"/>
          <w:sz w:val="2"/>
          <w:szCs w:val="2"/>
        </w:rPr>
        <w:t xml:space="preserve">Εξίσωση </w:t>
      </w:r>
      <w:r w:rsidRPr="00EA0C6E">
        <w:rPr>
          <w:rFonts w:cs="Times New Roman"/>
          <w:color w:val="FFFFFF" w:themeColor="background1"/>
          <w:sz w:val="2"/>
          <w:szCs w:val="2"/>
        </w:rPr>
        <w:fldChar w:fldCharType="begin"/>
      </w:r>
      <w:r w:rsidRPr="00EA0C6E">
        <w:rPr>
          <w:rFonts w:cs="Times New Roman"/>
          <w:color w:val="FFFFFF" w:themeColor="background1"/>
          <w:sz w:val="2"/>
          <w:szCs w:val="2"/>
        </w:rPr>
        <w:instrText xml:space="preserve"> SEQ Εξίσωση \* ARABIC </w:instrText>
      </w:r>
      <w:r w:rsidRPr="00EA0C6E">
        <w:rPr>
          <w:rFonts w:cs="Times New Roman"/>
          <w:color w:val="FFFFFF" w:themeColor="background1"/>
          <w:sz w:val="2"/>
          <w:szCs w:val="2"/>
        </w:rPr>
        <w:fldChar w:fldCharType="separate"/>
      </w:r>
      <w:r w:rsidR="00EA0C6E" w:rsidRPr="00EA0C6E">
        <w:rPr>
          <w:rFonts w:cs="Times New Roman"/>
          <w:noProof/>
          <w:color w:val="FFFFFF" w:themeColor="background1"/>
          <w:sz w:val="2"/>
          <w:szCs w:val="2"/>
        </w:rPr>
        <w:t>12</w:t>
      </w:r>
      <w:r w:rsidRPr="00EA0C6E">
        <w:rPr>
          <w:rFonts w:cs="Times New Roman"/>
          <w:color w:val="FFFFFF" w:themeColor="background1"/>
          <w:sz w:val="2"/>
          <w:szCs w:val="2"/>
        </w:rPr>
        <w:fldChar w:fldCharType="end"/>
      </w:r>
      <w:bookmarkEnd w:id="155"/>
    </w:p>
    <w:p w14:paraId="1316F266" w14:textId="3504ED9A" w:rsidR="00FC5207" w:rsidRPr="00EA0C6E" w:rsidRDefault="00000000" w:rsidP="006433A4">
      <w:pPr>
        <w:rPr>
          <w:rFonts w:cs="Times New Roman"/>
          <w:iCs/>
        </w:rPr>
      </w:pPr>
      <m:oMathPara>
        <m:oMath>
          <m:eqArr>
            <m:eqArrPr>
              <m:maxDist m:val="1"/>
              <m:ctrlPr>
                <w:rPr>
                  <w:rFonts w:ascii="Cambria Math" w:hAnsi="Cambria Math" w:cs="Times New Roman"/>
                  <w:iCs/>
                  <w:lang w:val="en-US"/>
                </w:rPr>
              </m:ctrlPr>
            </m:eqArrPr>
            <m:e>
              <m:r>
                <m:rPr>
                  <m:sty m:val="p"/>
                </m:rPr>
                <w:rPr>
                  <w:rFonts w:ascii="Cambria Math" w:hAnsi="Cambria Math" w:cs="Times New Roman"/>
                  <w:lang w:val="en-US"/>
                </w:rPr>
                <m:t>C=-5.4125*</m:t>
              </m:r>
              <m:sSup>
                <m:sSupPr>
                  <m:ctrlPr>
                    <w:rPr>
                      <w:rFonts w:ascii="Cambria Math" w:hAnsi="Cambria Math" w:cs="Times New Roman"/>
                      <w:iCs/>
                      <w:lang w:val="en-US"/>
                    </w:rPr>
                  </m:ctrlPr>
                </m:sSupPr>
                <m:e>
                  <m:r>
                    <m:rPr>
                      <m:sty m:val="p"/>
                    </m:rPr>
                    <w:rPr>
                      <w:rFonts w:ascii="Cambria Math" w:hAnsi="Cambria Math" w:cs="Times New Roman"/>
                      <w:lang w:val="en-US"/>
                    </w:rPr>
                    <m:t>x</m:t>
                  </m:r>
                </m:e>
                <m:sup>
                  <m:r>
                    <m:rPr>
                      <m:sty m:val="p"/>
                    </m:rPr>
                    <w:rPr>
                      <w:rFonts w:ascii="Cambria Math" w:hAnsi="Cambria Math" w:cs="Times New Roman"/>
                      <w:lang w:val="en-US"/>
                    </w:rPr>
                    <m:t>2</m:t>
                  </m:r>
                </m:sup>
              </m:sSup>
              <m:r>
                <m:rPr>
                  <m:sty m:val="p"/>
                </m:rPr>
                <w:rPr>
                  <w:rFonts w:ascii="Cambria Math" w:hAnsi="Cambria Math" w:cs="Times New Roman"/>
                  <w:lang w:val="en-US"/>
                </w:rPr>
                <m:t>+126.34*x-30.134 #</m:t>
              </m:r>
              <m:d>
                <m:dPr>
                  <m:ctrlPr>
                    <w:rPr>
                      <w:rFonts w:ascii="Cambria Math" w:hAnsi="Cambria Math" w:cs="Times New Roman"/>
                      <w:iCs/>
                      <w:lang w:val="en-US"/>
                    </w:rPr>
                  </m:ctrlPr>
                </m:dPr>
                <m:e>
                  <m:r>
                    <m:rPr>
                      <m:sty m:val="p"/>
                    </m:rPr>
                    <w:rPr>
                      <w:rFonts w:ascii="Cambria Math" w:hAnsi="Cambria Math" w:cs="Times New Roman"/>
                      <w:lang w:val="en-US"/>
                    </w:rPr>
                    <m:t>12</m:t>
                  </m:r>
                </m:e>
              </m:d>
            </m:e>
          </m:eqArr>
        </m:oMath>
      </m:oMathPara>
    </w:p>
    <w:p w14:paraId="07398DD4" w14:textId="77777777" w:rsidR="004C0D03" w:rsidRPr="00EA0C6E" w:rsidRDefault="004C0D03" w:rsidP="006433A4">
      <w:pPr>
        <w:rPr>
          <w:rFonts w:cs="Times New Roman"/>
        </w:rPr>
      </w:pPr>
    </w:p>
    <w:p w14:paraId="6F6FF2ED" w14:textId="6C15586B" w:rsidR="00603ECF" w:rsidRPr="00EA0C6E" w:rsidRDefault="00D76B19" w:rsidP="00810B50">
      <w:pPr>
        <w:rPr>
          <w:rFonts w:cs="Times New Roman"/>
        </w:rPr>
      </w:pPr>
      <w:r w:rsidRPr="00EA0C6E">
        <w:rPr>
          <w:rFonts w:cs="Times New Roman"/>
        </w:rPr>
        <w:t xml:space="preserve">Καθώς τα δεδομένα του ατυχήματος στο </w:t>
      </w:r>
      <w:r w:rsidRPr="00EA0C6E">
        <w:rPr>
          <w:rFonts w:cs="Times New Roman"/>
          <w:lang w:val="en-US"/>
        </w:rPr>
        <w:t>PEMEX</w:t>
      </w:r>
      <w:r w:rsidRPr="00EA0C6E">
        <w:rPr>
          <w:rFonts w:cs="Times New Roman"/>
        </w:rPr>
        <w:t xml:space="preserve"> </w:t>
      </w:r>
      <w:r w:rsidR="000D0430" w:rsidRPr="00EA0C6E">
        <w:rPr>
          <w:rFonts w:cs="Times New Roman"/>
        </w:rPr>
        <w:t xml:space="preserve">δεν αρκούν για τη δημιουργία ενός ολοκληρωμένου </w:t>
      </w:r>
      <w:r w:rsidR="000D0430" w:rsidRPr="00EA0C6E">
        <w:rPr>
          <w:rFonts w:cs="Times New Roman"/>
        </w:rPr>
        <w:lastRenderedPageBreak/>
        <w:t>σεναρίου</w:t>
      </w:r>
      <w:r w:rsidRPr="00EA0C6E">
        <w:rPr>
          <w:rFonts w:cs="Times New Roman"/>
        </w:rPr>
        <w:t xml:space="preserve">, </w:t>
      </w:r>
      <w:r w:rsidR="00CD38FB" w:rsidRPr="00EA0C6E">
        <w:rPr>
          <w:rFonts w:cs="Times New Roman"/>
        </w:rPr>
        <w:t xml:space="preserve">χρησιμοποιήθηκαν στοιχεία </w:t>
      </w:r>
      <w:r w:rsidR="00D10501" w:rsidRPr="00EA0C6E">
        <w:rPr>
          <w:rFonts w:cs="Times New Roman"/>
        </w:rPr>
        <w:t>σχετικά με</w:t>
      </w:r>
      <w:r w:rsidR="00CD38FB" w:rsidRPr="00EA0C6E">
        <w:rPr>
          <w:rFonts w:cs="Times New Roman"/>
        </w:rPr>
        <w:t xml:space="preserve"> την ταχύτητα εξάπλωσης του αερίου, </w:t>
      </w:r>
      <w:r w:rsidRPr="00EA0C6E">
        <w:rPr>
          <w:rFonts w:cs="Times New Roman"/>
        </w:rPr>
        <w:t>σε συνδυασμό με τις Εξισώσεις 11 και 12</w:t>
      </w:r>
      <w:r w:rsidR="00CD38FB" w:rsidRPr="00EA0C6E">
        <w:rPr>
          <w:rFonts w:cs="Times New Roman"/>
        </w:rPr>
        <w:t>, και</w:t>
      </w:r>
      <w:r w:rsidRPr="00EA0C6E">
        <w:rPr>
          <w:rFonts w:cs="Times New Roman"/>
        </w:rPr>
        <w:t xml:space="preserve"> δημιουργήθηκε ένα </w:t>
      </w:r>
      <w:r w:rsidR="000D0430" w:rsidRPr="00EA0C6E">
        <w:rPr>
          <w:rFonts w:cs="Times New Roman"/>
        </w:rPr>
        <w:t>συνθετικό</w:t>
      </w:r>
      <w:r w:rsidRPr="00EA0C6E">
        <w:rPr>
          <w:rFonts w:cs="Times New Roman"/>
        </w:rPr>
        <w:t xml:space="preserve"> σενάριο.</w:t>
      </w:r>
      <w:r w:rsidR="007F0895" w:rsidRPr="00EA0C6E">
        <w:rPr>
          <w:rFonts w:cs="Times New Roman"/>
        </w:rPr>
        <w:t xml:space="preserve"> </w:t>
      </w:r>
      <w:commentRangeStart w:id="156"/>
      <w:commentRangeStart w:id="157"/>
      <w:r w:rsidR="00DB6D8E" w:rsidRPr="00EA0C6E">
        <w:rPr>
          <w:rFonts w:cs="Times New Roman"/>
        </w:rPr>
        <w:t>Συγκεκριμένα</w:t>
      </w:r>
      <w:r w:rsidR="00532C03" w:rsidRPr="00EA0C6E">
        <w:rPr>
          <w:rFonts w:cs="Times New Roman"/>
        </w:rPr>
        <w:t>,</w:t>
      </w:r>
      <w:r w:rsidR="00E45109" w:rsidRPr="00EA0C6E">
        <w:rPr>
          <w:rFonts w:cs="Times New Roman"/>
        </w:rPr>
        <w:t xml:space="preserve"> </w:t>
      </w:r>
      <w:r w:rsidR="00532C03" w:rsidRPr="00EA0C6E">
        <w:rPr>
          <w:rFonts w:cs="Times New Roman"/>
        </w:rPr>
        <w:t xml:space="preserve">αποφασίστηκε ότι θα </w:t>
      </w:r>
      <w:r w:rsidR="007F0895" w:rsidRPr="00EA0C6E">
        <w:rPr>
          <w:rFonts w:cs="Times New Roman"/>
        </w:rPr>
        <w:t>σχεδιαστούν</w:t>
      </w:r>
      <w:r w:rsidR="00532C03" w:rsidRPr="00EA0C6E">
        <w:rPr>
          <w:rFonts w:cs="Times New Roman"/>
        </w:rPr>
        <w:t xml:space="preserve"> 7</w:t>
      </w:r>
      <w:r w:rsidR="007F0895" w:rsidRPr="00EA0C6E">
        <w:rPr>
          <w:rFonts w:cs="Times New Roman"/>
        </w:rPr>
        <w:t xml:space="preserve"> </w:t>
      </w:r>
      <w:r w:rsidR="007F0895" w:rsidRPr="00EA0C6E">
        <w:rPr>
          <w:rFonts w:cs="Times New Roman"/>
          <w:lang w:val="en-US"/>
        </w:rPr>
        <w:t>CMs</w:t>
      </w:r>
      <w:r w:rsidR="00532C03" w:rsidRPr="00EA0C6E">
        <w:rPr>
          <w:rFonts w:cs="Times New Roman"/>
        </w:rPr>
        <w:t xml:space="preserve">, </w:t>
      </w:r>
      <w:r w:rsidR="007F0895" w:rsidRPr="00EA0C6E">
        <w:rPr>
          <w:rFonts w:cs="Times New Roman"/>
        </w:rPr>
        <w:t>των οποίων</w:t>
      </w:r>
      <w:r w:rsidR="00532C03" w:rsidRPr="00EA0C6E">
        <w:rPr>
          <w:rFonts w:cs="Times New Roman"/>
        </w:rPr>
        <w:t xml:space="preserve"> η εναλλαγή θα ολοκληρώνονταν όταν η προσομοίωση έφτανε στο </w:t>
      </w:r>
      <w:r w:rsidR="008376FD" w:rsidRPr="00EA0C6E">
        <w:rPr>
          <w:rFonts w:cs="Times New Roman"/>
        </w:rPr>
        <w:t>7</w:t>
      </w:r>
      <w:r w:rsidR="00532C03" w:rsidRPr="00EA0C6E">
        <w:rPr>
          <w:rFonts w:cs="Times New Roman"/>
        </w:rPr>
        <w:t xml:space="preserve">0% της συνολικής της διάρκειας. Δηλαδή, θα αλλάζουν ανά </w:t>
      </w:r>
      <m:oMath>
        <m:f>
          <m:fPr>
            <m:ctrlPr>
              <w:rPr>
                <w:rFonts w:ascii="Cambria Math" w:hAnsi="Cambria Math" w:cs="Times New Roman"/>
                <w:i/>
              </w:rPr>
            </m:ctrlPr>
          </m:fPr>
          <m:num>
            <m:r>
              <w:rPr>
                <w:rFonts w:ascii="Cambria Math" w:hAnsi="Cambria Math" w:cs="Times New Roman"/>
              </w:rPr>
              <m:t>0.7*2,500</m:t>
            </m:r>
          </m:num>
          <m:den>
            <m:r>
              <w:rPr>
                <w:rFonts w:ascii="Cambria Math" w:hAnsi="Cambria Math" w:cs="Times New Roman"/>
              </w:rPr>
              <m:t>6</m:t>
            </m:r>
          </m:den>
        </m:f>
        <m:r>
          <w:rPr>
            <w:rFonts w:ascii="Cambria Math" w:hAnsi="Cambria Math" w:cs="Times New Roman"/>
          </w:rPr>
          <m:t>≈291.66≈292</m:t>
        </m:r>
      </m:oMath>
      <w:r w:rsidR="00532C03" w:rsidRPr="00EA0C6E">
        <w:rPr>
          <w:rFonts w:cs="Times New Roman"/>
        </w:rPr>
        <w:t xml:space="preserve"> δευτερόλεπτα, για τον χρόνο εντός της προσομοίωσης.</w:t>
      </w:r>
      <w:r w:rsidR="00F277EE" w:rsidRPr="00EA0C6E">
        <w:rPr>
          <w:rFonts w:cs="Times New Roman"/>
        </w:rPr>
        <w:t xml:space="preserve"> Τέλος, αποφασίστηκε η συγκέντρωση </w:t>
      </w:r>
      <w:r w:rsidR="00CD38FB" w:rsidRPr="00EA0C6E">
        <w:rPr>
          <w:rFonts w:cs="Times New Roman"/>
        </w:rPr>
        <w:t>των</w:t>
      </w:r>
      <w:r w:rsidR="00F277EE" w:rsidRPr="00EA0C6E">
        <w:rPr>
          <w:rFonts w:cs="Times New Roman"/>
        </w:rPr>
        <w:t xml:space="preserve"> </w:t>
      </w:r>
      <w:r w:rsidR="00F277EE" w:rsidRPr="00EA0C6E">
        <w:rPr>
          <w:rFonts w:cs="Times New Roman"/>
          <w:lang w:val="en-US"/>
        </w:rPr>
        <w:t>CM</w:t>
      </w:r>
      <w:r w:rsidR="00CD38FB" w:rsidRPr="00EA0C6E">
        <w:rPr>
          <w:rFonts w:cs="Times New Roman"/>
          <w:lang w:val="en-US"/>
        </w:rPr>
        <w:t>s</w:t>
      </w:r>
      <w:r w:rsidR="00F277EE" w:rsidRPr="00EA0C6E">
        <w:rPr>
          <w:rFonts w:cs="Times New Roman"/>
        </w:rPr>
        <w:t xml:space="preserve"> να </w:t>
      </w:r>
      <w:r w:rsidR="00CD38FB" w:rsidRPr="00EA0C6E">
        <w:rPr>
          <w:rFonts w:cs="Times New Roman"/>
        </w:rPr>
        <w:t>είναι η</w:t>
      </w:r>
      <w:r w:rsidR="00F277EE" w:rsidRPr="00EA0C6E">
        <w:rPr>
          <w:rFonts w:cs="Times New Roman"/>
        </w:rPr>
        <w:t xml:space="preserve"> μισ</w:t>
      </w:r>
      <w:r w:rsidR="00CD38FB" w:rsidRPr="00EA0C6E">
        <w:rPr>
          <w:rFonts w:cs="Times New Roman"/>
        </w:rPr>
        <w:t xml:space="preserve">ή από τις συγκεντρώσεις που παρουσιάζει ο </w:t>
      </w:r>
      <w:r w:rsidR="00CD38FB" w:rsidRPr="00EA0C6E">
        <w:rPr>
          <w:rFonts w:cs="Times New Roman"/>
        </w:rPr>
        <w:fldChar w:fldCharType="begin"/>
      </w:r>
      <w:r w:rsidR="00CD38FB" w:rsidRPr="00EA0C6E">
        <w:rPr>
          <w:rFonts w:cs="Times New Roman"/>
        </w:rPr>
        <w:instrText xml:space="preserve"> REF _Ref226810488 \h </w:instrText>
      </w:r>
      <w:r w:rsidR="006B1188" w:rsidRPr="00EA0C6E">
        <w:rPr>
          <w:rFonts w:cs="Times New Roman"/>
        </w:rPr>
        <w:instrText xml:space="preserve"> \* MERGEFORMAT </w:instrText>
      </w:r>
      <w:r w:rsidR="00CD38FB" w:rsidRPr="00EA0C6E">
        <w:rPr>
          <w:rFonts w:cs="Times New Roman"/>
        </w:rPr>
      </w:r>
      <w:r w:rsidR="00CD38FB"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3</w:t>
      </w:r>
      <w:r w:rsidR="00CD38FB" w:rsidRPr="00EA0C6E">
        <w:rPr>
          <w:rFonts w:cs="Times New Roman"/>
        </w:rPr>
        <w:fldChar w:fldCharType="end"/>
      </w:r>
      <w:r w:rsidR="00F277EE" w:rsidRPr="00EA0C6E">
        <w:rPr>
          <w:rFonts w:cs="Times New Roman"/>
        </w:rPr>
        <w:t>.</w:t>
      </w:r>
      <w:commentRangeEnd w:id="156"/>
      <w:r w:rsidR="005A60ED" w:rsidRPr="00EA0C6E">
        <w:rPr>
          <w:rStyle w:val="CommentReference"/>
          <w:rFonts w:cs="Times New Roman"/>
          <w:sz w:val="24"/>
          <w:szCs w:val="22"/>
        </w:rPr>
        <w:commentReference w:id="156"/>
      </w:r>
      <w:commentRangeEnd w:id="157"/>
      <w:r w:rsidR="00AD68A9" w:rsidRPr="00EA0C6E">
        <w:rPr>
          <w:rStyle w:val="CommentReference"/>
          <w:rFonts w:cs="Times New Roman"/>
          <w:sz w:val="24"/>
          <w:szCs w:val="22"/>
        </w:rPr>
        <w:commentReference w:id="157"/>
      </w:r>
      <w:r w:rsidR="00CD38FB" w:rsidRPr="00EA0C6E">
        <w:rPr>
          <w:rFonts w:cs="Times New Roman"/>
        </w:rPr>
        <w:t xml:space="preserve"> Χρησιμοποιώντας δεδομένα του ατυχήματος του </w:t>
      </w:r>
      <w:r w:rsidR="00CD38FB" w:rsidRPr="00EA0C6E">
        <w:rPr>
          <w:rFonts w:cs="Times New Roman"/>
          <w:lang w:val="en-US"/>
        </w:rPr>
        <w:t>PEMEX</w:t>
      </w:r>
      <w:r w:rsidR="00CD38FB" w:rsidRPr="00EA0C6E">
        <w:rPr>
          <w:rFonts w:cs="Times New Roman"/>
        </w:rPr>
        <w:t xml:space="preserve"> και με τις Εξισώσεις 11 και 12 συμπληρώθηκαν οι </w:t>
      </w:r>
      <w:r w:rsidR="004D523A" w:rsidRPr="00EA0C6E">
        <w:rPr>
          <w:rFonts w:cs="Times New Roman"/>
        </w:rPr>
        <w:t xml:space="preserve">γραμμές 2 έως 4 στον Πίνακα 7, ενώ με πρότυπο τα δεδομένα του Πίνακα 3 συμπληρώθηκαν οι υπόλοιπες γραμμές. </w:t>
      </w:r>
    </w:p>
    <w:p w14:paraId="4EA8703F" w14:textId="31B143A3" w:rsidR="00213D4E" w:rsidRPr="00EA0C6E" w:rsidRDefault="00213D4E" w:rsidP="00213D4E">
      <w:pPr>
        <w:pStyle w:val="Caption"/>
        <w:keepNext/>
        <w:rPr>
          <w:rFonts w:cs="Times New Roman"/>
        </w:rPr>
      </w:pPr>
      <w:bookmarkStart w:id="158" w:name="_Ref226812422"/>
      <w:bookmarkStart w:id="159" w:name="_Toc227411805"/>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4</w:t>
      </w:r>
      <w:r w:rsidRPr="00EA0C6E">
        <w:rPr>
          <w:rFonts w:cs="Times New Roman"/>
        </w:rPr>
        <w:fldChar w:fldCharType="end"/>
      </w:r>
      <w:r w:rsidRPr="00EA0C6E">
        <w:rPr>
          <w:rFonts w:cs="Times New Roman"/>
        </w:rPr>
        <w:t xml:space="preserve">. </w:t>
      </w:r>
      <w:r w:rsidR="00CD38FB" w:rsidRPr="00EA0C6E">
        <w:rPr>
          <w:rFonts w:cs="Times New Roman"/>
        </w:rPr>
        <w:t xml:space="preserve">Χρησιμοποιώντας δεδομένα του ατυχήματος του </w:t>
      </w:r>
      <w:r w:rsidR="00CD38FB" w:rsidRPr="00EA0C6E">
        <w:rPr>
          <w:rFonts w:cs="Times New Roman"/>
          <w:lang w:val="en-US"/>
        </w:rPr>
        <w:t>PEMEX</w:t>
      </w:r>
      <w:r w:rsidR="00CD38FB" w:rsidRPr="00EA0C6E">
        <w:rPr>
          <w:rFonts w:cs="Times New Roman"/>
        </w:rPr>
        <w:t xml:space="preserve"> και με τις Εξισώσεις 11 και 12 συμπληρώθηκαν οι</w:t>
      </w:r>
      <w:r w:rsidR="00AA3B8C" w:rsidRPr="00EA0C6E">
        <w:rPr>
          <w:rFonts w:cs="Times New Roman"/>
        </w:rPr>
        <w:t>.</w:t>
      </w:r>
      <w:bookmarkEnd w:id="158"/>
      <w:bookmarkEnd w:id="159"/>
    </w:p>
    <w:tbl>
      <w:tblPr>
        <w:tblStyle w:val="GridTable4-Accent1"/>
        <w:tblW w:w="0" w:type="auto"/>
        <w:tblLook w:val="04A0" w:firstRow="1" w:lastRow="0" w:firstColumn="1" w:lastColumn="0" w:noHBand="0" w:noVBand="1"/>
      </w:tblPr>
      <w:tblGrid>
        <w:gridCol w:w="2606"/>
        <w:gridCol w:w="2505"/>
        <w:gridCol w:w="2713"/>
        <w:gridCol w:w="2246"/>
      </w:tblGrid>
      <w:tr w:rsidR="00F773DC" w:rsidRPr="00EA0C6E" w14:paraId="1280174D" w14:textId="77777777" w:rsidTr="005B1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vAlign w:val="center"/>
          </w:tcPr>
          <w:p w14:paraId="34C762B0" w14:textId="77777777" w:rsidR="00F773DC" w:rsidRPr="00EA0C6E" w:rsidRDefault="00F773DC" w:rsidP="005B1522">
            <w:pPr>
              <w:jc w:val="center"/>
              <w:rPr>
                <w:rFonts w:cs="Times New Roman"/>
                <w:szCs w:val="24"/>
              </w:rPr>
            </w:pPr>
            <w:r w:rsidRPr="00EA0C6E">
              <w:rPr>
                <w:rFonts w:cs="Times New Roman"/>
                <w:szCs w:val="24"/>
              </w:rPr>
              <w:t>Απόσταση (</w:t>
            </w:r>
            <w:r w:rsidRPr="00EA0C6E">
              <w:rPr>
                <w:rFonts w:cs="Times New Roman"/>
                <w:szCs w:val="24"/>
                <w:lang w:val="en-US"/>
              </w:rPr>
              <w:t>m)</w:t>
            </w:r>
          </w:p>
        </w:tc>
        <w:tc>
          <w:tcPr>
            <w:tcW w:w="2505" w:type="dxa"/>
            <w:vAlign w:val="center"/>
          </w:tcPr>
          <w:p w14:paraId="6021D413" w14:textId="77777777" w:rsidR="00F773DC" w:rsidRPr="00EA0C6E" w:rsidRDefault="00F773DC" w:rsidP="005B1522">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EA0C6E">
              <w:rPr>
                <w:rFonts w:cs="Times New Roman"/>
                <w:szCs w:val="24"/>
              </w:rPr>
              <w:t>Χρόνος (</w:t>
            </w:r>
            <w:r w:rsidRPr="00EA0C6E">
              <w:rPr>
                <w:rFonts w:cs="Times New Roman"/>
                <w:szCs w:val="24"/>
                <w:lang w:val="en-US"/>
              </w:rPr>
              <w:t>sec)</w:t>
            </w:r>
          </w:p>
        </w:tc>
        <w:tc>
          <w:tcPr>
            <w:tcW w:w="2713" w:type="dxa"/>
            <w:vAlign w:val="center"/>
          </w:tcPr>
          <w:p w14:paraId="0CD1CA73" w14:textId="77777777" w:rsidR="00F773DC" w:rsidRPr="00EA0C6E" w:rsidRDefault="00F773DC" w:rsidP="005B1522">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EA0C6E">
              <w:rPr>
                <w:rFonts w:cs="Times New Roman"/>
                <w:szCs w:val="24"/>
              </w:rPr>
              <w:t>Συγκέντρωση (</w:t>
            </w:r>
            <w:r w:rsidRPr="00EA0C6E">
              <w:rPr>
                <w:rFonts w:cs="Times New Roman"/>
                <w:szCs w:val="24"/>
                <w:lang w:val="en-US"/>
              </w:rPr>
              <w:t>ppm)</w:t>
            </w:r>
          </w:p>
        </w:tc>
        <w:tc>
          <w:tcPr>
            <w:tcW w:w="2246" w:type="dxa"/>
            <w:vAlign w:val="center"/>
          </w:tcPr>
          <w:p w14:paraId="675066AE" w14:textId="0FC0F92A" w:rsidR="00F773DC" w:rsidRPr="00EA0C6E" w:rsidRDefault="00577F3D" w:rsidP="005B1522">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EA0C6E">
              <w:rPr>
                <w:rFonts w:cs="Times New Roman"/>
                <w:szCs w:val="24"/>
              </w:rPr>
              <w:t>Δεκαε</w:t>
            </w:r>
            <w:r w:rsidR="00F773DC" w:rsidRPr="00EA0C6E">
              <w:rPr>
                <w:rFonts w:cs="Times New Roman"/>
                <w:szCs w:val="24"/>
              </w:rPr>
              <w:t>ξαδικός Κώδικας</w:t>
            </w:r>
          </w:p>
        </w:tc>
      </w:tr>
      <w:tr w:rsidR="00F773DC" w:rsidRPr="00EA0C6E" w14:paraId="08A373C6" w14:textId="77777777" w:rsidTr="005B1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vAlign w:val="center"/>
          </w:tcPr>
          <w:p w14:paraId="570AA2A3" w14:textId="77777777" w:rsidR="00F773DC" w:rsidRPr="00EA0C6E" w:rsidRDefault="00F773DC" w:rsidP="005B1522">
            <w:pPr>
              <w:jc w:val="center"/>
              <w:rPr>
                <w:rFonts w:cs="Times New Roman"/>
                <w:b w:val="0"/>
                <w:bCs w:val="0"/>
                <w:szCs w:val="24"/>
                <w:lang w:val="en-US"/>
              </w:rPr>
            </w:pPr>
            <w:r w:rsidRPr="00EA0C6E">
              <w:rPr>
                <w:rFonts w:cs="Times New Roman"/>
                <w:b w:val="0"/>
                <w:bCs w:val="0"/>
                <w:szCs w:val="24"/>
                <w:lang w:val="en-US"/>
              </w:rPr>
              <w:t>-</w:t>
            </w:r>
          </w:p>
        </w:tc>
        <w:tc>
          <w:tcPr>
            <w:tcW w:w="2505" w:type="dxa"/>
            <w:vAlign w:val="center"/>
          </w:tcPr>
          <w:p w14:paraId="4E0E33DC" w14:textId="77777777" w:rsidR="00F773DC" w:rsidRPr="00EA0C6E" w:rsidRDefault="00F773DC" w:rsidP="005B152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en-US"/>
              </w:rPr>
            </w:pPr>
            <w:r w:rsidRPr="00EA0C6E">
              <w:rPr>
                <w:rFonts w:cs="Times New Roman"/>
                <w:szCs w:val="24"/>
                <w:lang w:val="en-US"/>
              </w:rPr>
              <w:t>0</w:t>
            </w:r>
          </w:p>
        </w:tc>
        <w:tc>
          <w:tcPr>
            <w:tcW w:w="2713" w:type="dxa"/>
            <w:vAlign w:val="center"/>
          </w:tcPr>
          <w:p w14:paraId="11E8674D" w14:textId="77777777" w:rsidR="00F773DC" w:rsidRPr="00EA0C6E" w:rsidRDefault="00F773DC" w:rsidP="005B152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en-US"/>
              </w:rPr>
            </w:pPr>
            <w:r w:rsidRPr="00EA0C6E">
              <w:rPr>
                <w:rFonts w:cs="Times New Roman"/>
                <w:szCs w:val="24"/>
                <w:lang w:val="en-US"/>
              </w:rPr>
              <w:t>0</w:t>
            </w:r>
          </w:p>
        </w:tc>
        <w:tc>
          <w:tcPr>
            <w:tcW w:w="2246" w:type="dxa"/>
            <w:vAlign w:val="center"/>
          </w:tcPr>
          <w:p w14:paraId="1BCFA96D" w14:textId="77777777" w:rsidR="00F773DC" w:rsidRPr="00EA0C6E" w:rsidRDefault="00F773DC" w:rsidP="005B152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en-US"/>
              </w:rPr>
            </w:pPr>
            <w:r w:rsidRPr="00EA0C6E">
              <w:rPr>
                <w:rFonts w:cs="Times New Roman"/>
                <w:szCs w:val="24"/>
                <w:lang w:val="en-US"/>
              </w:rPr>
              <w:t>#000000</w:t>
            </w:r>
          </w:p>
        </w:tc>
      </w:tr>
      <w:tr w:rsidR="00F773DC" w:rsidRPr="00EA0C6E" w14:paraId="057DD2AC" w14:textId="77777777" w:rsidTr="005B1522">
        <w:tc>
          <w:tcPr>
            <w:cnfStyle w:val="001000000000" w:firstRow="0" w:lastRow="0" w:firstColumn="1" w:lastColumn="0" w:oddVBand="0" w:evenVBand="0" w:oddHBand="0" w:evenHBand="0" w:firstRowFirstColumn="0" w:firstRowLastColumn="0" w:lastRowFirstColumn="0" w:lastRowLastColumn="0"/>
            <w:tcW w:w="2606" w:type="dxa"/>
            <w:vAlign w:val="center"/>
          </w:tcPr>
          <w:p w14:paraId="019D16C0" w14:textId="61DFA075" w:rsidR="00F773DC" w:rsidRPr="00EA0C6E" w:rsidRDefault="00F773DC" w:rsidP="005B1522">
            <w:pPr>
              <w:jc w:val="center"/>
              <w:rPr>
                <w:rFonts w:cs="Times New Roman"/>
                <w:b w:val="0"/>
                <w:bCs w:val="0"/>
                <w:szCs w:val="24"/>
              </w:rPr>
            </w:pPr>
            <w:r w:rsidRPr="00EA0C6E">
              <w:rPr>
                <w:rFonts w:cs="Times New Roman"/>
                <w:b w:val="0"/>
                <w:bCs w:val="0"/>
                <w:color w:val="000000"/>
                <w:szCs w:val="24"/>
              </w:rPr>
              <w:t>317</w:t>
            </w:r>
          </w:p>
        </w:tc>
        <w:tc>
          <w:tcPr>
            <w:tcW w:w="2505" w:type="dxa"/>
            <w:vAlign w:val="center"/>
          </w:tcPr>
          <w:p w14:paraId="027E707C" w14:textId="3D5606CD" w:rsidR="00F773DC" w:rsidRPr="00EA0C6E" w:rsidRDefault="008E5693" w:rsidP="005B152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en-US"/>
              </w:rPr>
            </w:pPr>
            <w:r w:rsidRPr="00EA0C6E">
              <w:rPr>
                <w:rFonts w:cs="Times New Roman"/>
                <w:color w:val="000000"/>
                <w:szCs w:val="24"/>
              </w:rPr>
              <w:t>2</w:t>
            </w:r>
            <w:r w:rsidR="008376FD" w:rsidRPr="00EA0C6E">
              <w:rPr>
                <w:rFonts w:cs="Times New Roman"/>
                <w:color w:val="000000"/>
                <w:szCs w:val="24"/>
              </w:rPr>
              <w:t>92</w:t>
            </w:r>
          </w:p>
        </w:tc>
        <w:tc>
          <w:tcPr>
            <w:tcW w:w="2713" w:type="dxa"/>
            <w:vAlign w:val="center"/>
          </w:tcPr>
          <w:p w14:paraId="47AE0962" w14:textId="77777777" w:rsidR="00F773DC" w:rsidRPr="00EA0C6E" w:rsidRDefault="00F773DC" w:rsidP="005B1522">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343</w:t>
            </w:r>
          </w:p>
        </w:tc>
        <w:tc>
          <w:tcPr>
            <w:tcW w:w="2246" w:type="dxa"/>
            <w:vAlign w:val="center"/>
          </w:tcPr>
          <w:p w14:paraId="7AAACCC0" w14:textId="77777777" w:rsidR="00F773DC" w:rsidRPr="00EA0C6E" w:rsidRDefault="00F773DC" w:rsidP="005B1522">
            <w:pPr>
              <w:jc w:val="center"/>
              <w:cnfStyle w:val="000000000000" w:firstRow="0" w:lastRow="0" w:firstColumn="0" w:lastColumn="0" w:oddVBand="0" w:evenVBand="0" w:oddHBand="0" w:evenHBand="0" w:firstRowFirstColumn="0" w:firstRowLastColumn="0" w:lastRowFirstColumn="0" w:lastRowLastColumn="0"/>
              <w:rPr>
                <w:rFonts w:cs="Times New Roman"/>
                <w:color w:val="000000"/>
                <w:szCs w:val="24"/>
                <w:lang w:val="en-US"/>
              </w:rPr>
            </w:pPr>
            <w:r w:rsidRPr="00EA0C6E">
              <w:rPr>
                <w:rFonts w:cs="Times New Roman"/>
                <w:color w:val="000000"/>
                <w:lang w:val="en-US"/>
              </w:rPr>
              <w:t>#585858</w:t>
            </w:r>
          </w:p>
        </w:tc>
      </w:tr>
      <w:tr w:rsidR="00F773DC" w:rsidRPr="00EA0C6E" w14:paraId="41D0DA5A" w14:textId="77777777" w:rsidTr="005B1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vAlign w:val="center"/>
          </w:tcPr>
          <w:p w14:paraId="4707B9C5" w14:textId="23247597" w:rsidR="00F773DC" w:rsidRPr="00EA0C6E" w:rsidRDefault="00F773DC" w:rsidP="005B1522">
            <w:pPr>
              <w:jc w:val="center"/>
              <w:rPr>
                <w:rFonts w:cs="Times New Roman"/>
                <w:b w:val="0"/>
                <w:bCs w:val="0"/>
                <w:szCs w:val="24"/>
              </w:rPr>
            </w:pPr>
            <w:r w:rsidRPr="00EA0C6E">
              <w:rPr>
                <w:rFonts w:cs="Times New Roman"/>
                <w:b w:val="0"/>
                <w:bCs w:val="0"/>
                <w:color w:val="000000"/>
                <w:szCs w:val="24"/>
              </w:rPr>
              <w:t>634</w:t>
            </w:r>
          </w:p>
        </w:tc>
        <w:tc>
          <w:tcPr>
            <w:tcW w:w="2505" w:type="dxa"/>
            <w:vAlign w:val="center"/>
          </w:tcPr>
          <w:p w14:paraId="0E6E97A1" w14:textId="1F41B37D" w:rsidR="00F773DC" w:rsidRPr="00EA0C6E" w:rsidRDefault="008E5693" w:rsidP="005B152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en-US"/>
              </w:rPr>
            </w:pPr>
            <w:r w:rsidRPr="00EA0C6E">
              <w:rPr>
                <w:rFonts w:cs="Times New Roman"/>
                <w:szCs w:val="24"/>
              </w:rPr>
              <w:t>5</w:t>
            </w:r>
            <w:r w:rsidR="008376FD" w:rsidRPr="00EA0C6E">
              <w:rPr>
                <w:rFonts w:cs="Times New Roman"/>
                <w:szCs w:val="24"/>
              </w:rPr>
              <w:t>84</w:t>
            </w:r>
          </w:p>
        </w:tc>
        <w:tc>
          <w:tcPr>
            <w:tcW w:w="2713" w:type="dxa"/>
            <w:vAlign w:val="center"/>
          </w:tcPr>
          <w:p w14:paraId="43BBC5E4" w14:textId="77777777" w:rsidR="00F773DC" w:rsidRPr="00EA0C6E" w:rsidRDefault="00F773DC" w:rsidP="005B1522">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rPr>
              <w:t>220</w:t>
            </w:r>
          </w:p>
        </w:tc>
        <w:tc>
          <w:tcPr>
            <w:tcW w:w="2246" w:type="dxa"/>
            <w:vAlign w:val="center"/>
          </w:tcPr>
          <w:p w14:paraId="15A3A3D5" w14:textId="77777777" w:rsidR="00F773DC" w:rsidRPr="00EA0C6E" w:rsidRDefault="00F773DC" w:rsidP="005B1522">
            <w:pPr>
              <w:jc w:val="center"/>
              <w:cnfStyle w:val="000000100000" w:firstRow="0" w:lastRow="0" w:firstColumn="0" w:lastColumn="0" w:oddVBand="0" w:evenVBand="0" w:oddHBand="1" w:evenHBand="0" w:firstRowFirstColumn="0" w:firstRowLastColumn="0" w:lastRowFirstColumn="0" w:lastRowLastColumn="0"/>
              <w:rPr>
                <w:rFonts w:cs="Times New Roman"/>
                <w:color w:val="000000"/>
                <w:szCs w:val="24"/>
                <w:lang w:val="en-US"/>
              </w:rPr>
            </w:pPr>
            <w:r w:rsidRPr="00EA0C6E">
              <w:rPr>
                <w:rFonts w:cs="Times New Roman"/>
                <w:color w:val="000000"/>
                <w:lang w:val="en-US"/>
              </w:rPr>
              <w:t>#383838</w:t>
            </w:r>
          </w:p>
        </w:tc>
      </w:tr>
      <w:tr w:rsidR="00F773DC" w:rsidRPr="00EA0C6E" w14:paraId="16907324" w14:textId="77777777" w:rsidTr="005B1522">
        <w:tc>
          <w:tcPr>
            <w:cnfStyle w:val="001000000000" w:firstRow="0" w:lastRow="0" w:firstColumn="1" w:lastColumn="0" w:oddVBand="0" w:evenVBand="0" w:oddHBand="0" w:evenHBand="0" w:firstRowFirstColumn="0" w:firstRowLastColumn="0" w:lastRowFirstColumn="0" w:lastRowLastColumn="0"/>
            <w:tcW w:w="2606" w:type="dxa"/>
            <w:vAlign w:val="center"/>
          </w:tcPr>
          <w:p w14:paraId="04557C7A" w14:textId="48A66359" w:rsidR="00F773DC" w:rsidRPr="00EA0C6E" w:rsidRDefault="00F773DC" w:rsidP="005B1522">
            <w:pPr>
              <w:jc w:val="center"/>
              <w:rPr>
                <w:rFonts w:cs="Times New Roman"/>
                <w:b w:val="0"/>
                <w:bCs w:val="0"/>
                <w:szCs w:val="24"/>
              </w:rPr>
            </w:pPr>
            <w:r w:rsidRPr="00EA0C6E">
              <w:rPr>
                <w:rFonts w:cs="Times New Roman"/>
                <w:b w:val="0"/>
                <w:bCs w:val="0"/>
                <w:color w:val="000000"/>
                <w:szCs w:val="24"/>
              </w:rPr>
              <w:t>951</w:t>
            </w:r>
          </w:p>
        </w:tc>
        <w:tc>
          <w:tcPr>
            <w:tcW w:w="2505" w:type="dxa"/>
            <w:vAlign w:val="center"/>
          </w:tcPr>
          <w:p w14:paraId="5E94F643" w14:textId="7FF79175" w:rsidR="00F773DC" w:rsidRPr="00EA0C6E" w:rsidRDefault="008376FD" w:rsidP="005B152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en-US"/>
              </w:rPr>
            </w:pPr>
            <w:r w:rsidRPr="00EA0C6E">
              <w:rPr>
                <w:rFonts w:cs="Times New Roman"/>
                <w:szCs w:val="24"/>
              </w:rPr>
              <w:t>876</w:t>
            </w:r>
          </w:p>
        </w:tc>
        <w:tc>
          <w:tcPr>
            <w:tcW w:w="2713" w:type="dxa"/>
            <w:vAlign w:val="center"/>
          </w:tcPr>
          <w:p w14:paraId="13B84D0C" w14:textId="77777777" w:rsidR="00F773DC" w:rsidRPr="00EA0C6E" w:rsidRDefault="00F773DC" w:rsidP="005B1522">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rPr>
              <w:t>170</w:t>
            </w:r>
          </w:p>
        </w:tc>
        <w:tc>
          <w:tcPr>
            <w:tcW w:w="2246" w:type="dxa"/>
            <w:vAlign w:val="center"/>
          </w:tcPr>
          <w:p w14:paraId="20707DA2" w14:textId="77777777" w:rsidR="00F773DC" w:rsidRPr="00EA0C6E" w:rsidRDefault="00F773DC" w:rsidP="005B1522">
            <w:pPr>
              <w:jc w:val="center"/>
              <w:cnfStyle w:val="000000000000" w:firstRow="0" w:lastRow="0" w:firstColumn="0" w:lastColumn="0" w:oddVBand="0" w:evenVBand="0" w:oddHBand="0" w:evenHBand="0" w:firstRowFirstColumn="0" w:firstRowLastColumn="0" w:lastRowFirstColumn="0" w:lastRowLastColumn="0"/>
              <w:rPr>
                <w:rFonts w:cs="Times New Roman"/>
                <w:color w:val="000000"/>
                <w:szCs w:val="24"/>
                <w:lang w:val="en-US"/>
              </w:rPr>
            </w:pPr>
            <w:r w:rsidRPr="00EA0C6E">
              <w:rPr>
                <w:rFonts w:cs="Times New Roman"/>
                <w:color w:val="000000"/>
                <w:lang w:val="en-US"/>
              </w:rPr>
              <w:t>#2B2B2B</w:t>
            </w:r>
          </w:p>
        </w:tc>
      </w:tr>
      <w:tr w:rsidR="00F773DC" w:rsidRPr="00EA0C6E" w14:paraId="4D5ABF07" w14:textId="77777777" w:rsidTr="005B1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vAlign w:val="center"/>
          </w:tcPr>
          <w:p w14:paraId="3E9DE3E6" w14:textId="4A602862" w:rsidR="00F773DC" w:rsidRPr="00EA0C6E" w:rsidRDefault="00F773DC" w:rsidP="005B1522">
            <w:pPr>
              <w:jc w:val="center"/>
              <w:rPr>
                <w:rFonts w:cs="Times New Roman"/>
                <w:b w:val="0"/>
                <w:bCs w:val="0"/>
                <w:color w:val="000000"/>
                <w:szCs w:val="24"/>
              </w:rPr>
            </w:pPr>
            <w:r w:rsidRPr="00EA0C6E">
              <w:rPr>
                <w:rFonts w:eastAsiaTheme="minorHAnsi" w:cs="Times New Roman"/>
                <w:b w:val="0"/>
                <w:bCs w:val="0"/>
                <w:color w:val="000000"/>
                <w:szCs w:val="24"/>
              </w:rPr>
              <w:t>1,070</w:t>
            </w:r>
          </w:p>
        </w:tc>
        <w:tc>
          <w:tcPr>
            <w:tcW w:w="2505" w:type="dxa"/>
            <w:vAlign w:val="center"/>
          </w:tcPr>
          <w:p w14:paraId="4A3CD4C2" w14:textId="1F6245D2" w:rsidR="00F773DC" w:rsidRPr="00EA0C6E" w:rsidRDefault="008376FD" w:rsidP="005B1522">
            <w:pPr>
              <w:jc w:val="center"/>
              <w:cnfStyle w:val="000000100000" w:firstRow="0" w:lastRow="0" w:firstColumn="0" w:lastColumn="0" w:oddVBand="0" w:evenVBand="0" w:oddHBand="1" w:evenHBand="0" w:firstRowFirstColumn="0" w:firstRowLastColumn="0" w:lastRowFirstColumn="0" w:lastRowLastColumn="0"/>
              <w:rPr>
                <w:rFonts w:cs="Times New Roman"/>
                <w:color w:val="000000"/>
                <w:szCs w:val="24"/>
                <w:lang w:val="en-US"/>
              </w:rPr>
            </w:pPr>
            <w:r w:rsidRPr="00EA0C6E">
              <w:rPr>
                <w:rFonts w:cs="Times New Roman"/>
                <w:color w:val="000000"/>
                <w:szCs w:val="24"/>
              </w:rPr>
              <w:t>1,168</w:t>
            </w:r>
          </w:p>
        </w:tc>
        <w:tc>
          <w:tcPr>
            <w:tcW w:w="2713" w:type="dxa"/>
            <w:vAlign w:val="center"/>
          </w:tcPr>
          <w:p w14:paraId="1ABAE707" w14:textId="77777777" w:rsidR="00F773DC" w:rsidRPr="00EA0C6E" w:rsidRDefault="00F773DC" w:rsidP="005B1522">
            <w:pPr>
              <w:jc w:val="center"/>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EA0C6E">
              <w:rPr>
                <w:rFonts w:cs="Times New Roman"/>
                <w:color w:val="000000"/>
              </w:rPr>
              <w:t>159</w:t>
            </w:r>
          </w:p>
        </w:tc>
        <w:tc>
          <w:tcPr>
            <w:tcW w:w="2246" w:type="dxa"/>
            <w:vAlign w:val="center"/>
          </w:tcPr>
          <w:p w14:paraId="0F3DB523" w14:textId="77777777" w:rsidR="00F773DC" w:rsidRPr="00EA0C6E" w:rsidRDefault="00F773DC" w:rsidP="005B1522">
            <w:pPr>
              <w:jc w:val="center"/>
              <w:cnfStyle w:val="000000100000" w:firstRow="0" w:lastRow="0" w:firstColumn="0" w:lastColumn="0" w:oddVBand="0" w:evenVBand="0" w:oddHBand="1" w:evenHBand="0" w:firstRowFirstColumn="0" w:firstRowLastColumn="0" w:lastRowFirstColumn="0" w:lastRowLastColumn="0"/>
              <w:rPr>
                <w:rFonts w:cs="Times New Roman"/>
                <w:color w:val="000000"/>
                <w:szCs w:val="24"/>
                <w:lang w:val="en-US"/>
              </w:rPr>
            </w:pPr>
            <w:r w:rsidRPr="00EA0C6E">
              <w:rPr>
                <w:rFonts w:cs="Times New Roman"/>
                <w:color w:val="000000"/>
                <w:lang w:val="en-US"/>
              </w:rPr>
              <w:t>#282828</w:t>
            </w:r>
          </w:p>
        </w:tc>
      </w:tr>
      <w:tr w:rsidR="00F773DC" w:rsidRPr="00EA0C6E" w14:paraId="01572097" w14:textId="77777777" w:rsidTr="005B1522">
        <w:tc>
          <w:tcPr>
            <w:cnfStyle w:val="001000000000" w:firstRow="0" w:lastRow="0" w:firstColumn="1" w:lastColumn="0" w:oddVBand="0" w:evenVBand="0" w:oddHBand="0" w:evenHBand="0" w:firstRowFirstColumn="0" w:firstRowLastColumn="0" w:lastRowFirstColumn="0" w:lastRowLastColumn="0"/>
            <w:tcW w:w="2606" w:type="dxa"/>
            <w:vAlign w:val="center"/>
          </w:tcPr>
          <w:p w14:paraId="2D5F5C0A" w14:textId="2364BA15" w:rsidR="00F773DC" w:rsidRPr="00EA0C6E" w:rsidRDefault="00F773DC" w:rsidP="005B1522">
            <w:pPr>
              <w:jc w:val="center"/>
              <w:rPr>
                <w:rFonts w:cs="Times New Roman"/>
                <w:b w:val="0"/>
                <w:bCs w:val="0"/>
                <w:color w:val="000000"/>
                <w:szCs w:val="24"/>
              </w:rPr>
            </w:pPr>
            <w:r w:rsidRPr="00EA0C6E">
              <w:rPr>
                <w:rFonts w:eastAsiaTheme="minorHAnsi" w:cs="Times New Roman"/>
                <w:b w:val="0"/>
                <w:bCs w:val="0"/>
                <w:color w:val="000000"/>
                <w:szCs w:val="24"/>
              </w:rPr>
              <w:t>1,270</w:t>
            </w:r>
          </w:p>
        </w:tc>
        <w:tc>
          <w:tcPr>
            <w:tcW w:w="2505" w:type="dxa"/>
            <w:vAlign w:val="center"/>
          </w:tcPr>
          <w:p w14:paraId="3E5AC612" w14:textId="0B0FE391" w:rsidR="00F773DC" w:rsidRPr="00EA0C6E" w:rsidRDefault="008E5693" w:rsidP="005B1522">
            <w:pPr>
              <w:jc w:val="center"/>
              <w:cnfStyle w:val="000000000000" w:firstRow="0" w:lastRow="0" w:firstColumn="0" w:lastColumn="0" w:oddVBand="0" w:evenVBand="0" w:oddHBand="0" w:evenHBand="0" w:firstRowFirstColumn="0" w:firstRowLastColumn="0" w:lastRowFirstColumn="0" w:lastRowLastColumn="0"/>
              <w:rPr>
                <w:rFonts w:cs="Times New Roman"/>
                <w:color w:val="000000"/>
                <w:szCs w:val="24"/>
                <w:lang w:val="en-US"/>
              </w:rPr>
            </w:pPr>
            <w:r w:rsidRPr="00EA0C6E">
              <w:rPr>
                <w:rFonts w:cs="Times New Roman"/>
                <w:color w:val="000000"/>
                <w:szCs w:val="24"/>
              </w:rPr>
              <w:t>1</w:t>
            </w:r>
            <w:r w:rsidR="008376FD" w:rsidRPr="00EA0C6E">
              <w:rPr>
                <w:rFonts w:cs="Times New Roman"/>
                <w:color w:val="000000"/>
                <w:szCs w:val="24"/>
              </w:rPr>
              <w:t>,460</w:t>
            </w:r>
          </w:p>
        </w:tc>
        <w:tc>
          <w:tcPr>
            <w:tcW w:w="2713" w:type="dxa"/>
            <w:vAlign w:val="center"/>
          </w:tcPr>
          <w:p w14:paraId="3B6D8398" w14:textId="77777777" w:rsidR="00F773DC" w:rsidRPr="00EA0C6E" w:rsidRDefault="00F773DC" w:rsidP="005B1522">
            <w:pPr>
              <w:jc w:val="center"/>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EA0C6E">
              <w:rPr>
                <w:rFonts w:cs="Times New Roman"/>
                <w:color w:val="000000"/>
              </w:rPr>
              <w:t>141</w:t>
            </w:r>
          </w:p>
        </w:tc>
        <w:tc>
          <w:tcPr>
            <w:tcW w:w="2246" w:type="dxa"/>
            <w:vAlign w:val="center"/>
          </w:tcPr>
          <w:p w14:paraId="735E3D00" w14:textId="77777777" w:rsidR="00F773DC" w:rsidRPr="00EA0C6E" w:rsidRDefault="00F773DC" w:rsidP="005B1522">
            <w:pPr>
              <w:jc w:val="center"/>
              <w:cnfStyle w:val="000000000000" w:firstRow="0" w:lastRow="0" w:firstColumn="0" w:lastColumn="0" w:oddVBand="0" w:evenVBand="0" w:oddHBand="0" w:evenHBand="0" w:firstRowFirstColumn="0" w:firstRowLastColumn="0" w:lastRowFirstColumn="0" w:lastRowLastColumn="0"/>
              <w:rPr>
                <w:rFonts w:cs="Times New Roman"/>
                <w:color w:val="000000"/>
                <w:szCs w:val="24"/>
                <w:lang w:val="en-US"/>
              </w:rPr>
            </w:pPr>
            <w:r w:rsidRPr="00EA0C6E">
              <w:rPr>
                <w:rFonts w:cs="Times New Roman"/>
                <w:color w:val="000000"/>
                <w:lang w:val="en-US"/>
              </w:rPr>
              <w:t>#242424</w:t>
            </w:r>
          </w:p>
        </w:tc>
      </w:tr>
      <w:tr w:rsidR="00F773DC" w:rsidRPr="00EA0C6E" w14:paraId="650F1955" w14:textId="77777777" w:rsidTr="005B1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vAlign w:val="center"/>
          </w:tcPr>
          <w:p w14:paraId="0689F070" w14:textId="5D5FB0B1" w:rsidR="00F773DC" w:rsidRPr="00EA0C6E" w:rsidRDefault="00F773DC" w:rsidP="005B1522">
            <w:pPr>
              <w:jc w:val="center"/>
              <w:rPr>
                <w:rFonts w:cs="Times New Roman"/>
                <w:b w:val="0"/>
                <w:bCs w:val="0"/>
                <w:color w:val="000000"/>
                <w:szCs w:val="24"/>
              </w:rPr>
            </w:pPr>
            <w:r w:rsidRPr="00EA0C6E">
              <w:rPr>
                <w:rFonts w:eastAsiaTheme="minorHAnsi" w:cs="Times New Roman"/>
                <w:b w:val="0"/>
                <w:bCs w:val="0"/>
                <w:color w:val="000000"/>
                <w:szCs w:val="24"/>
              </w:rPr>
              <w:t>2,130</w:t>
            </w:r>
          </w:p>
        </w:tc>
        <w:tc>
          <w:tcPr>
            <w:tcW w:w="2505" w:type="dxa"/>
            <w:vAlign w:val="center"/>
          </w:tcPr>
          <w:p w14:paraId="74D9B946" w14:textId="73FFF002" w:rsidR="00F773DC" w:rsidRPr="00EA0C6E" w:rsidRDefault="008E5693" w:rsidP="005B1522">
            <w:pPr>
              <w:jc w:val="center"/>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EA0C6E">
              <w:rPr>
                <w:rFonts w:cs="Times New Roman"/>
                <w:color w:val="000000"/>
                <w:szCs w:val="24"/>
              </w:rPr>
              <w:t>1</w:t>
            </w:r>
            <w:r w:rsidR="008376FD" w:rsidRPr="00EA0C6E">
              <w:rPr>
                <w:rFonts w:cs="Times New Roman"/>
                <w:color w:val="000000"/>
                <w:szCs w:val="24"/>
              </w:rPr>
              <w:t>,752</w:t>
            </w:r>
          </w:p>
        </w:tc>
        <w:tc>
          <w:tcPr>
            <w:tcW w:w="2713" w:type="dxa"/>
            <w:vAlign w:val="center"/>
          </w:tcPr>
          <w:p w14:paraId="5FA5ADCB" w14:textId="77777777" w:rsidR="00F773DC" w:rsidRPr="00EA0C6E" w:rsidRDefault="00F773DC" w:rsidP="005B1522">
            <w:pPr>
              <w:jc w:val="center"/>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EA0C6E">
              <w:rPr>
                <w:rFonts w:cs="Times New Roman"/>
                <w:color w:val="000000"/>
              </w:rPr>
              <w:t>100</w:t>
            </w:r>
          </w:p>
        </w:tc>
        <w:tc>
          <w:tcPr>
            <w:tcW w:w="2246" w:type="dxa"/>
            <w:vAlign w:val="center"/>
          </w:tcPr>
          <w:p w14:paraId="72092CF8" w14:textId="77777777" w:rsidR="00F773DC" w:rsidRPr="00EA0C6E" w:rsidRDefault="00F773DC" w:rsidP="005B1522">
            <w:pPr>
              <w:jc w:val="center"/>
              <w:cnfStyle w:val="000000100000" w:firstRow="0" w:lastRow="0" w:firstColumn="0" w:lastColumn="0" w:oddVBand="0" w:evenVBand="0" w:oddHBand="1" w:evenHBand="0" w:firstRowFirstColumn="0" w:firstRowLastColumn="0" w:lastRowFirstColumn="0" w:lastRowLastColumn="0"/>
              <w:rPr>
                <w:rFonts w:cs="Times New Roman"/>
                <w:color w:val="000000"/>
                <w:szCs w:val="24"/>
                <w:lang w:val="en-US"/>
              </w:rPr>
            </w:pPr>
            <w:r w:rsidRPr="00EA0C6E">
              <w:rPr>
                <w:rFonts w:cs="Times New Roman"/>
                <w:color w:val="000000"/>
                <w:lang w:val="en-US"/>
              </w:rPr>
              <w:t>#1A1A1A</w:t>
            </w:r>
          </w:p>
        </w:tc>
      </w:tr>
    </w:tbl>
    <w:p w14:paraId="4900BADD" w14:textId="77777777" w:rsidR="00F773DC" w:rsidRPr="00EA0C6E" w:rsidRDefault="00F773DC" w:rsidP="00810B50">
      <w:pPr>
        <w:rPr>
          <w:rFonts w:cs="Times New Roman"/>
        </w:rPr>
      </w:pPr>
    </w:p>
    <w:p w14:paraId="6C8FA6E7" w14:textId="05C3545F" w:rsidR="004D523A" w:rsidRPr="00EA0C6E" w:rsidRDefault="004D523A" w:rsidP="004D523A">
      <w:pPr>
        <w:rPr>
          <w:rFonts w:cs="Times New Roman"/>
        </w:rPr>
      </w:pPr>
      <w:r w:rsidRPr="00EA0C6E">
        <w:rPr>
          <w:rFonts w:cs="Times New Roman"/>
        </w:rPr>
        <w:t xml:space="preserve">Κάθε διαδοχικό </w:t>
      </w:r>
      <w:r w:rsidRPr="00EA0C6E">
        <w:rPr>
          <w:rFonts w:cs="Times New Roman"/>
          <w:lang w:val="en-US"/>
        </w:rPr>
        <w:t>CM</w:t>
      </w:r>
      <w:r w:rsidRPr="00EA0C6E">
        <w:rPr>
          <w:rFonts w:cs="Times New Roman"/>
        </w:rPr>
        <w:t xml:space="preserve"> σχεδιάστηκε με τρόπο ώστε να περιέχει μέσα του τα δύο προηγούμενα </w:t>
      </w:r>
      <w:r w:rsidRPr="00EA0C6E">
        <w:rPr>
          <w:rFonts w:cs="Times New Roman"/>
          <w:lang w:val="en-US"/>
        </w:rPr>
        <w:t>CMs</w:t>
      </w:r>
      <w:r w:rsidRPr="00EA0C6E">
        <w:rPr>
          <w:rFonts w:cs="Times New Roman"/>
        </w:rPr>
        <w:t xml:space="preserve">, </w:t>
      </w:r>
      <w:r w:rsidR="00D10501" w:rsidRPr="00EA0C6E">
        <w:rPr>
          <w:rFonts w:cs="Times New Roman"/>
        </w:rPr>
        <w:t>για</w:t>
      </w:r>
      <w:r w:rsidRPr="00EA0C6E">
        <w:rPr>
          <w:rFonts w:cs="Times New Roman"/>
        </w:rPr>
        <w:t xml:space="preserve"> να υπάρχουν διαβαθμίσεις της συγκέντρωσης. Επιπλέον, έγινε απόπειρα σχεδιασμού τους έτσι ώστε να προσεγγίζουν τη ροή του ανέμου από τα ανατολικά προς τα δυτικά, ενώ παράλληλα αυτός ο προσανατολισμός επιτρέπει την καλύτερη ανάδειξη των προς μελέτη αλγορίθμων. Στο </w:t>
      </w:r>
      <w:r w:rsidRPr="00EA0C6E">
        <w:rPr>
          <w:rFonts w:cs="Times New Roman"/>
        </w:rPr>
        <w:fldChar w:fldCharType="begin"/>
      </w:r>
      <w:r w:rsidRPr="00EA0C6E">
        <w:rPr>
          <w:rFonts w:cs="Times New Roman"/>
        </w:rPr>
        <w:instrText xml:space="preserve"> REF _Ref226812485 \h  \* MERGEFORMAT </w:instrText>
      </w:r>
      <w:r w:rsidRPr="00EA0C6E">
        <w:rPr>
          <w:rFonts w:cs="Times New Roman"/>
        </w:rPr>
      </w:r>
      <w:r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11</w:t>
      </w:r>
      <w:r w:rsidRPr="00EA0C6E">
        <w:rPr>
          <w:rFonts w:cs="Times New Roman"/>
        </w:rPr>
        <w:fldChar w:fldCharType="end"/>
      </w:r>
      <w:r w:rsidRPr="00EA0C6E">
        <w:rPr>
          <w:rFonts w:cs="Times New Roman"/>
        </w:rPr>
        <w:t xml:space="preserve"> παρουσιάζονται τα </w:t>
      </w:r>
      <w:r w:rsidRPr="00EA0C6E">
        <w:rPr>
          <w:rFonts w:cs="Times New Roman"/>
          <w:lang w:val="en-US"/>
        </w:rPr>
        <w:t>CMs</w:t>
      </w:r>
      <w:r w:rsidRPr="00EA0C6E">
        <w:rPr>
          <w:rFonts w:cs="Times New Roman"/>
        </w:rPr>
        <w:t xml:space="preserve"> όπως αυτά χρησιμοποιήθηκαν για την απόκτηση των αποτελεσμάτων.</w:t>
      </w:r>
    </w:p>
    <w:p w14:paraId="5E02E2E7" w14:textId="547C7115" w:rsidR="004D523A" w:rsidRPr="00EA0C6E" w:rsidRDefault="004D523A" w:rsidP="004D523A">
      <w:pPr>
        <w:rPr>
          <w:rFonts w:cs="Times New Roman"/>
        </w:rPr>
      </w:pPr>
      <w:r w:rsidRPr="00EA0C6E">
        <w:rPr>
          <w:rFonts w:cs="Times New Roman"/>
        </w:rPr>
        <w:t xml:space="preserve">Το </w:t>
      </w:r>
      <w:r w:rsidRPr="00EA0C6E">
        <w:rPr>
          <w:rFonts w:cs="Times New Roman"/>
        </w:rPr>
        <w:fldChar w:fldCharType="begin"/>
      </w:r>
      <w:r w:rsidRPr="00EA0C6E">
        <w:rPr>
          <w:rFonts w:cs="Times New Roman"/>
        </w:rPr>
        <w:instrText xml:space="preserve"> REF _Ref226812485 \h  \* MERGEFORMAT </w:instrText>
      </w:r>
      <w:r w:rsidRPr="00EA0C6E">
        <w:rPr>
          <w:rFonts w:cs="Times New Roman"/>
        </w:rPr>
      </w:r>
      <w:r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11</w:t>
      </w:r>
      <w:r w:rsidRPr="00EA0C6E">
        <w:rPr>
          <w:rFonts w:cs="Times New Roman"/>
        </w:rPr>
        <w:fldChar w:fldCharType="end"/>
      </w:r>
      <w:r w:rsidRPr="00EA0C6E">
        <w:rPr>
          <w:rFonts w:cs="Times New Roman"/>
        </w:rPr>
        <w:t xml:space="preserve"> δημιουργήθηκε χρησιμοποιώντας την ιστοσελίδα </w:t>
      </w:r>
      <w:r w:rsidRPr="00EA0C6E">
        <w:rPr>
          <w:rFonts w:cs="Times New Roman"/>
          <w:lang w:val="en-US"/>
        </w:rPr>
        <w:t>PineTools</w:t>
      </w:r>
      <w:r w:rsidRPr="00EA0C6E">
        <w:rPr>
          <w:rFonts w:cs="Times New Roman"/>
        </w:rPr>
        <w:t xml:space="preserve"> </w:t>
      </w:r>
      <w:r w:rsidRPr="00EA0C6E">
        <w:rPr>
          <w:rFonts w:cs="Times New Roman"/>
        </w:rPr>
        <w:fldChar w:fldCharType="begin"/>
      </w:r>
      <w:r w:rsidRPr="00EA0C6E">
        <w:rPr>
          <w:rFonts w:cs="Times New Roman"/>
        </w:rPr>
        <w:instrText xml:space="preserve"> ADDIN EN.CITE &lt;EndNote&gt;&lt;Cite&gt;&lt;Author&gt;PineTools&lt;/Author&gt;&lt;Year&gt;2026&lt;/Year&gt;&lt;RecNum&gt;89&lt;/RecNum&gt;&lt;DisplayText&gt;(PineTools, 2026)&lt;/DisplayText&gt;&lt;record&gt;&lt;rec-number&gt;89&lt;/rec-number&gt;&lt;foreign-keys&gt;&lt;key app="EN" db-id="dxs5p5de0w55t0erd255s0tbrzsd22z0ts0d" timestamp="1775737077"&gt;89&lt;/key&gt;&lt;/foreign-keys&gt;&lt;ref-type name="Web Page"&gt;12&lt;/ref-type&gt;&lt;contributors&gt;&lt;authors&gt;&lt;author&gt;PineTools&lt;/author&gt;&lt;/authors&gt;&lt;/contributors&gt;&lt;titles&gt;&lt;title&gt;PineTools - Free online tools&lt;/title&gt;&lt;/titles&gt;&lt;dates&gt;&lt;year&gt;2026&lt;/year&gt;&lt;pub-dates&gt;&lt;date&gt;2026-04-09&lt;/date&gt;&lt;/pub-dates&gt;&lt;/dates&gt;&lt;publisher&gt;PineTools&lt;/publisher&gt;&lt;urls&gt;&lt;related-urls&gt;&lt;url&gt;https://pinetools.com&lt;/url&gt;&lt;/related-urls&gt;&lt;/urls&gt;&lt;/record&gt;&lt;/Cite&gt;&lt;/EndNote&gt;</w:instrText>
      </w:r>
      <w:r w:rsidRPr="00EA0C6E">
        <w:rPr>
          <w:rFonts w:cs="Times New Roman"/>
        </w:rPr>
        <w:fldChar w:fldCharType="separate"/>
      </w:r>
      <w:r w:rsidRPr="00EA0C6E">
        <w:rPr>
          <w:rFonts w:cs="Times New Roman"/>
          <w:noProof/>
        </w:rPr>
        <w:t>(</w:t>
      </w:r>
      <w:hyperlink w:anchor="_ENREF_58" w:tooltip="PineTools, 2026 #89" w:history="1">
        <w:r w:rsidR="007E65F5" w:rsidRPr="00EA0C6E">
          <w:rPr>
            <w:rStyle w:val="Hyperlink"/>
            <w:rFonts w:cs="Times New Roman"/>
          </w:rPr>
          <w:t>PineTools, 2026</w:t>
        </w:r>
      </w:hyperlink>
      <w:r w:rsidRPr="00EA0C6E">
        <w:rPr>
          <w:rFonts w:cs="Times New Roman"/>
          <w:noProof/>
        </w:rPr>
        <w:t>)</w:t>
      </w:r>
      <w:r w:rsidRPr="00EA0C6E">
        <w:rPr>
          <w:rFonts w:cs="Times New Roman"/>
        </w:rPr>
        <w:fldChar w:fldCharType="end"/>
      </w:r>
      <w:r w:rsidRPr="00EA0C6E">
        <w:rPr>
          <w:rFonts w:cs="Times New Roman"/>
        </w:rPr>
        <w:t>.</w:t>
      </w:r>
    </w:p>
    <w:p w14:paraId="3FDBC133" w14:textId="77777777" w:rsidR="004D523A" w:rsidRPr="00EA0C6E" w:rsidRDefault="004D523A" w:rsidP="00810B50">
      <w:pPr>
        <w:rPr>
          <w:rFonts w:cs="Times New Roman"/>
        </w:rPr>
      </w:pPr>
    </w:p>
    <w:p w14:paraId="3FF02546" w14:textId="380E7FD9" w:rsidR="006725DE" w:rsidRPr="00EA0C6E" w:rsidRDefault="009043EC" w:rsidP="006725DE">
      <w:pPr>
        <w:keepNext/>
        <w:jc w:val="center"/>
        <w:rPr>
          <w:rFonts w:cs="Times New Roman"/>
        </w:rPr>
      </w:pPr>
      <w:r w:rsidRPr="00EA0C6E">
        <w:rPr>
          <w:rFonts w:cs="Times New Roman"/>
          <w:noProof/>
        </w:rPr>
        <w:lastRenderedPageBreak/>
        <w:drawing>
          <wp:inline distT="0" distB="0" distL="0" distR="0" wp14:anchorId="1F4B6E91" wp14:editId="3B0A6858">
            <wp:extent cx="4098636" cy="8719719"/>
            <wp:effectExtent l="0" t="0" r="0" b="5715"/>
            <wp:docPr id="44581508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15086" name="Εικόνα 4458150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10823" cy="8745647"/>
                    </a:xfrm>
                    <a:prstGeom prst="rect">
                      <a:avLst/>
                    </a:prstGeom>
                  </pic:spPr>
                </pic:pic>
              </a:graphicData>
            </a:graphic>
          </wp:inline>
        </w:drawing>
      </w:r>
    </w:p>
    <w:p w14:paraId="10BBCB94" w14:textId="04F4BAD6" w:rsidR="00A57E6F" w:rsidRPr="00EA0C6E" w:rsidRDefault="006725DE" w:rsidP="00590BB7">
      <w:pPr>
        <w:pStyle w:val="Caption"/>
        <w:jc w:val="center"/>
        <w:rPr>
          <w:rFonts w:cs="Times New Roman"/>
        </w:rPr>
      </w:pPr>
      <w:bookmarkStart w:id="160" w:name="_Ref226812485"/>
      <w:bookmarkStart w:id="161" w:name="_Ref227299400"/>
      <w:bookmarkStart w:id="162" w:name="_Toc227411824"/>
      <w:commentRangeStart w:id="163"/>
      <w:commentRangeStart w:id="164"/>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11</w:t>
      </w:r>
      <w:r w:rsidRPr="00EA0C6E">
        <w:rPr>
          <w:rFonts w:cs="Times New Roman"/>
        </w:rPr>
        <w:fldChar w:fldCharType="end"/>
      </w:r>
      <w:bookmarkEnd w:id="160"/>
      <w:commentRangeEnd w:id="163"/>
      <w:r w:rsidR="005A60ED" w:rsidRPr="00EA0C6E">
        <w:rPr>
          <w:rStyle w:val="CommentReference"/>
          <w:rFonts w:cs="Times New Roman"/>
          <w:sz w:val="18"/>
          <w:szCs w:val="18"/>
        </w:rPr>
        <w:commentReference w:id="163"/>
      </w:r>
      <w:commentRangeEnd w:id="164"/>
      <w:r w:rsidR="00AD68A9" w:rsidRPr="00EA0C6E">
        <w:rPr>
          <w:rStyle w:val="CommentReference"/>
          <w:rFonts w:cs="Times New Roman"/>
          <w:sz w:val="18"/>
          <w:szCs w:val="18"/>
        </w:rPr>
        <w:commentReference w:id="164"/>
      </w:r>
      <w:r w:rsidRPr="00EA0C6E">
        <w:rPr>
          <w:rFonts w:cs="Times New Roman"/>
        </w:rPr>
        <w:t>. Σύνολο</w:t>
      </w:r>
      <w:r w:rsidR="00481C52" w:rsidRPr="00EA0C6E">
        <w:rPr>
          <w:rFonts w:cs="Times New Roman"/>
        </w:rPr>
        <w:t xml:space="preserve"> των</w:t>
      </w:r>
      <w:r w:rsidRPr="00EA0C6E">
        <w:rPr>
          <w:rFonts w:cs="Times New Roman"/>
        </w:rPr>
        <w:t xml:space="preserve"> διαδοχικών CMs </w:t>
      </w:r>
      <w:r w:rsidR="00481C52" w:rsidRPr="00EA0C6E">
        <w:rPr>
          <w:rFonts w:cs="Times New Roman"/>
        </w:rPr>
        <w:t>όπως χρησιμοποιήθηκαν στις προσομοιώσεις</w:t>
      </w:r>
      <w:bookmarkEnd w:id="161"/>
      <w:bookmarkEnd w:id="162"/>
    </w:p>
    <w:p w14:paraId="37ADB335" w14:textId="14E1A216" w:rsidR="00DA6DA9" w:rsidRPr="00EA0C6E" w:rsidRDefault="00590BB7" w:rsidP="003857AC">
      <w:pPr>
        <w:pStyle w:val="Heading2"/>
      </w:pPr>
      <w:bookmarkStart w:id="165" w:name="_Ref227229477"/>
      <w:bookmarkStart w:id="166" w:name="_Toc227411781"/>
      <w:r w:rsidRPr="00EA0C6E">
        <w:lastRenderedPageBreak/>
        <w:t>Μέθοδος αξιολόγησης των αποτελεσμάτων</w:t>
      </w:r>
      <w:bookmarkEnd w:id="165"/>
      <w:bookmarkEnd w:id="166"/>
    </w:p>
    <w:p w14:paraId="57470B31" w14:textId="382370E0" w:rsidR="00BD5321" w:rsidRPr="00EA0C6E" w:rsidRDefault="000A231D" w:rsidP="003857AC">
      <w:pPr>
        <w:rPr>
          <w:rFonts w:cs="Times New Roman"/>
        </w:rPr>
      </w:pPr>
      <w:commentRangeStart w:id="167"/>
      <w:commentRangeStart w:id="168"/>
      <w:r w:rsidRPr="00EA0C6E">
        <w:rPr>
          <w:rFonts w:cs="Times New Roman"/>
        </w:rPr>
        <w:t xml:space="preserve">Η παρούσα μεθοδολογία ολοκληρώνεται με τη δοκιμή των δύο αλγορίθμων σε μια διαβαθμισμένη σειρά σεναρίων, από απλές περιπτώσεις έως σύνθετες συνθήκες διασποράς υδρόθειου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lang w:val="en-US"/>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rPr>
        <w:t xml:space="preserve">. Η συγκριτική αυτή αξιολόγηση επιτρέπει τον προσδιορισμό του βέλτιστου αλγορίθμου για την ασφαλή δρομολόγηση και εκκένωση, </w:t>
      </w:r>
      <w:r w:rsidR="00DA6DA9" w:rsidRPr="00EA0C6E">
        <w:rPr>
          <w:rFonts w:cs="Times New Roman"/>
        </w:rPr>
        <w:t xml:space="preserve">και την βέλτιστη επιλογή των σημείων συγκέντρωσης κατά την εκκένωση, </w:t>
      </w:r>
      <w:r w:rsidRPr="00EA0C6E">
        <w:rPr>
          <w:rFonts w:cs="Times New Roman"/>
        </w:rPr>
        <w:t>θέτοντας το πλαίσιο για την ανάλυση των αποτελεσμάτων που ακολουθούν</w:t>
      </w:r>
      <w:commentRangeEnd w:id="167"/>
      <w:r w:rsidR="005A60ED" w:rsidRPr="00EA0C6E">
        <w:rPr>
          <w:rStyle w:val="CommentReference"/>
          <w:rFonts w:cs="Times New Roman"/>
          <w:sz w:val="24"/>
          <w:szCs w:val="22"/>
        </w:rPr>
        <w:commentReference w:id="167"/>
      </w:r>
      <w:commentRangeEnd w:id="168"/>
      <w:r w:rsidR="00A53FEA" w:rsidRPr="00EA0C6E">
        <w:rPr>
          <w:rStyle w:val="CommentReference"/>
          <w:rFonts w:cs="Times New Roman"/>
          <w:sz w:val="24"/>
          <w:szCs w:val="22"/>
        </w:rPr>
        <w:commentReference w:id="168"/>
      </w:r>
      <w:r w:rsidR="003857AC" w:rsidRPr="00EA0C6E">
        <w:rPr>
          <w:rFonts w:cs="Times New Roman"/>
        </w:rPr>
        <w:t xml:space="preserve">. Τα στοιχεία όπου επιλέχθηκαν να συγκριθούν για την ανάδειξη του καταλληλότερου αλγορίθμου είναι η </w:t>
      </w:r>
      <w:r w:rsidR="003857AC" w:rsidRPr="00EA0C6E">
        <w:rPr>
          <w:rFonts w:cs="Times New Roman"/>
          <w:b/>
          <w:bCs/>
        </w:rPr>
        <w:t xml:space="preserve">ταχύτητα εκτέλεσής </w:t>
      </w:r>
      <w:r w:rsidR="003857AC" w:rsidRPr="00EA0C6E">
        <w:rPr>
          <w:rFonts w:cs="Times New Roman"/>
        </w:rPr>
        <w:t xml:space="preserve">τους ανά σενάριο, καθώς και το </w:t>
      </w:r>
      <w:r w:rsidR="003857AC" w:rsidRPr="00EA0C6E">
        <w:rPr>
          <w:rFonts w:cs="Times New Roman"/>
          <w:b/>
          <w:bCs/>
        </w:rPr>
        <w:t>συνολικό τοξικό φορτίο</w:t>
      </w:r>
      <w:r w:rsidR="003857AC" w:rsidRPr="00EA0C6E">
        <w:rPr>
          <w:rFonts w:cs="Times New Roman"/>
        </w:rPr>
        <w:t xml:space="preserve"> στο οποίο εκτίθενται οι εκκενωθέντες ανά σενάριο. </w:t>
      </w:r>
      <w:commentRangeStart w:id="169"/>
      <w:r w:rsidR="003857AC" w:rsidRPr="00EA0C6E">
        <w:rPr>
          <w:rFonts w:cs="Times New Roman"/>
        </w:rPr>
        <w:t>Σε όλα τα σενάρια υπάρχει δυναμική διασπορά του αερίου στο υπόβαθρο</w:t>
      </w:r>
      <w:commentRangeEnd w:id="169"/>
      <w:r w:rsidR="005A60ED" w:rsidRPr="00EA0C6E">
        <w:rPr>
          <w:rStyle w:val="CommentReference"/>
          <w:rFonts w:cs="Times New Roman"/>
          <w:sz w:val="24"/>
          <w:szCs w:val="22"/>
        </w:rPr>
        <w:commentReference w:id="169"/>
      </w:r>
      <w:r w:rsidR="003857AC" w:rsidRPr="00EA0C6E">
        <w:rPr>
          <w:rFonts w:cs="Times New Roman"/>
        </w:rPr>
        <w:t>.</w:t>
      </w:r>
    </w:p>
    <w:p w14:paraId="2DA16FC8" w14:textId="1DFDC383" w:rsidR="004E459C" w:rsidRPr="00EA0C6E" w:rsidRDefault="004E459C" w:rsidP="004E459C">
      <w:pPr>
        <w:pStyle w:val="Heading3"/>
      </w:pPr>
      <w:bookmarkStart w:id="170" w:name="_Toc227411782"/>
      <w:r w:rsidRPr="00EA0C6E">
        <w:t>Αξιολόγηση των ΑΕΔ</w:t>
      </w:r>
      <w:bookmarkEnd w:id="170"/>
    </w:p>
    <w:p w14:paraId="21068579" w14:textId="09401147" w:rsidR="00BD5321" w:rsidRPr="00EA0C6E" w:rsidRDefault="003857AC" w:rsidP="003857AC">
      <w:pPr>
        <w:rPr>
          <w:rFonts w:cs="Times New Roman"/>
        </w:rPr>
      </w:pPr>
      <w:r w:rsidRPr="00EA0C6E">
        <w:rPr>
          <w:rFonts w:cs="Times New Roman"/>
        </w:rPr>
        <w:t xml:space="preserve">Στο </w:t>
      </w:r>
      <w:r w:rsidRPr="00EA0C6E">
        <w:rPr>
          <w:rFonts w:cs="Times New Roman"/>
          <w:b/>
          <w:bCs/>
        </w:rPr>
        <w:t>Πρώτο Σενάριο</w:t>
      </w:r>
      <w:r w:rsidRPr="00EA0C6E">
        <w:rPr>
          <w:rFonts w:cs="Times New Roman"/>
        </w:rPr>
        <w:t xml:space="preserve"> χρησιμοποιείται ο αλγόριθμος </w:t>
      </w:r>
      <w:r w:rsidRPr="00EA0C6E">
        <w:rPr>
          <w:rFonts w:cs="Times New Roman"/>
          <w:lang w:val="en-US"/>
        </w:rPr>
        <w:t>A</w:t>
      </w:r>
      <w:r w:rsidRPr="00EA0C6E">
        <w:rPr>
          <w:rFonts w:cs="Times New Roman"/>
        </w:rPr>
        <w:t xml:space="preserve">* (αυτούσιος από το πακέτο </w:t>
      </w:r>
      <w:r w:rsidRPr="00EA0C6E">
        <w:rPr>
          <w:rFonts w:cs="Times New Roman"/>
          <w:lang w:val="en-US"/>
        </w:rPr>
        <w:t>Agents</w:t>
      </w:r>
      <w:r w:rsidRPr="00EA0C6E">
        <w:rPr>
          <w:rFonts w:cs="Times New Roman"/>
        </w:rPr>
        <w:t>.</w:t>
      </w:r>
      <w:r w:rsidRPr="00EA0C6E">
        <w:rPr>
          <w:rFonts w:cs="Times New Roman"/>
          <w:lang w:val="en-US"/>
        </w:rPr>
        <w:t>jl</w:t>
      </w:r>
      <w:r w:rsidRPr="00EA0C6E">
        <w:rPr>
          <w:rFonts w:cs="Times New Roman"/>
        </w:rPr>
        <w:t>) για τον προσδιορισμό της βέλτιστης διαδρομής, όταν δεν λαμβάνεται υπόψιν η διασπορά του τοξικού αερίου για την εύρεση της διαδρομής</w:t>
      </w:r>
      <w:r w:rsidR="00EC5A24" w:rsidRPr="00EA0C6E">
        <w:rPr>
          <w:rFonts w:cs="Times New Roman"/>
        </w:rPr>
        <w:t xml:space="preserve">. Δηλαδή, ο ΑΕΔ βρίσκει την διαδρομή που προκύπτει μόνο με βάση το </w:t>
      </w:r>
      <w:r w:rsidR="00EC5A24" w:rsidRPr="00EA0C6E">
        <w:rPr>
          <w:rFonts w:cs="Times New Roman"/>
          <w:lang w:val="en-US"/>
        </w:rPr>
        <w:t>heightmap</w:t>
      </w:r>
      <w:r w:rsidR="00EC5A24" w:rsidRPr="00EA0C6E">
        <w:rPr>
          <w:rFonts w:cs="Times New Roman"/>
        </w:rPr>
        <w:t xml:space="preserve"> (</w:t>
      </w:r>
      <w:r w:rsidR="00EC5A24" w:rsidRPr="00EA0C6E">
        <w:rPr>
          <w:rFonts w:cs="Times New Roman"/>
        </w:rPr>
        <w:fldChar w:fldCharType="begin"/>
      </w:r>
      <w:r w:rsidR="00EC5A24" w:rsidRPr="00EA0C6E">
        <w:rPr>
          <w:rFonts w:cs="Times New Roman"/>
        </w:rPr>
        <w:instrText xml:space="preserve"> REF _Ref226808671 \h </w:instrText>
      </w:r>
      <w:r w:rsidR="006B1188" w:rsidRPr="00EA0C6E">
        <w:rPr>
          <w:rFonts w:cs="Times New Roman"/>
        </w:rPr>
        <w:instrText xml:space="preserve"> \* MERGEFORMAT </w:instrText>
      </w:r>
      <w:r w:rsidR="00EC5A24" w:rsidRPr="00EA0C6E">
        <w:rPr>
          <w:rFonts w:cs="Times New Roman"/>
        </w:rPr>
      </w:r>
      <w:r w:rsidR="00EC5A24" w:rsidRPr="00EA0C6E">
        <w:rPr>
          <w:rFonts w:cs="Times New Roman"/>
        </w:rPr>
        <w:fldChar w:fldCharType="separate"/>
      </w:r>
      <w:r w:rsidR="00EA0C6E" w:rsidRPr="00EA0C6E">
        <w:rPr>
          <w:rFonts w:cs="Times New Roman"/>
        </w:rPr>
        <w:t xml:space="preserve">Σχήμα </w:t>
      </w:r>
      <w:r w:rsidR="00EA0C6E" w:rsidRPr="00EA0C6E">
        <w:rPr>
          <w:rFonts w:cs="Times New Roman"/>
          <w:noProof/>
        </w:rPr>
        <w:t>5</w:t>
      </w:r>
      <w:r w:rsidR="00EC5A24" w:rsidRPr="00EA0C6E">
        <w:rPr>
          <w:rFonts w:cs="Times New Roman"/>
        </w:rPr>
        <w:fldChar w:fldCharType="end"/>
      </w:r>
      <w:r w:rsidR="00EC5A24" w:rsidRPr="00EA0C6E">
        <w:rPr>
          <w:rFonts w:cs="Times New Roman"/>
        </w:rPr>
        <w:t>)</w:t>
      </w:r>
      <w:r w:rsidR="00BD5321" w:rsidRPr="00EA0C6E">
        <w:rPr>
          <w:rFonts w:cs="Times New Roman"/>
        </w:rPr>
        <w:t>. Αυτό το Σενάριο προσεγγίζει την περίπτωση όπου οι εμπλεκόμενοι χρειάζεται να εκκενωθούν, μη γνωρίζοντας σε ποιο σημείο ακριβώς είναι η διαρροή του αερίου</w:t>
      </w:r>
      <w:r w:rsidRPr="00EA0C6E">
        <w:rPr>
          <w:rFonts w:cs="Times New Roman"/>
        </w:rPr>
        <w:t xml:space="preserve">. </w:t>
      </w:r>
    </w:p>
    <w:p w14:paraId="1B964F6C" w14:textId="260DFBBF" w:rsidR="00BD5321" w:rsidRPr="00EA0C6E" w:rsidRDefault="003857AC" w:rsidP="003857AC">
      <w:pPr>
        <w:rPr>
          <w:rFonts w:cs="Times New Roman"/>
        </w:rPr>
      </w:pPr>
      <w:r w:rsidRPr="00EA0C6E">
        <w:rPr>
          <w:rFonts w:cs="Times New Roman"/>
        </w:rPr>
        <w:t xml:space="preserve">Στο </w:t>
      </w:r>
      <w:r w:rsidRPr="00EA0C6E">
        <w:rPr>
          <w:rFonts w:cs="Times New Roman"/>
          <w:b/>
          <w:bCs/>
        </w:rPr>
        <w:t>Δεύτερο Σενάριο</w:t>
      </w:r>
      <w:r w:rsidRPr="00EA0C6E">
        <w:rPr>
          <w:rFonts w:cs="Times New Roman"/>
        </w:rPr>
        <w:t xml:space="preserve"> χρησιμοποιείται ο αλγόριθμος </w:t>
      </w:r>
      <w:r w:rsidRPr="00EA0C6E">
        <w:rPr>
          <w:rFonts w:cs="Times New Roman"/>
          <w:lang w:val="en-US"/>
        </w:rPr>
        <w:t>A</w:t>
      </w:r>
      <w:r w:rsidRPr="00EA0C6E">
        <w:rPr>
          <w:rFonts w:cs="Times New Roman"/>
        </w:rPr>
        <w:t xml:space="preserve">* (αυτούσιος από το πακέτο </w:t>
      </w:r>
      <w:r w:rsidRPr="00EA0C6E">
        <w:rPr>
          <w:rFonts w:cs="Times New Roman"/>
          <w:lang w:val="en-US"/>
        </w:rPr>
        <w:t>Agents</w:t>
      </w:r>
      <w:r w:rsidRPr="00EA0C6E">
        <w:rPr>
          <w:rFonts w:cs="Times New Roman"/>
        </w:rPr>
        <w:t>.</w:t>
      </w:r>
      <w:r w:rsidRPr="00EA0C6E">
        <w:rPr>
          <w:rFonts w:cs="Times New Roman"/>
          <w:lang w:val="en-US"/>
        </w:rPr>
        <w:t>jl</w:t>
      </w:r>
      <w:r w:rsidRPr="00EA0C6E">
        <w:rPr>
          <w:rFonts w:cs="Times New Roman"/>
        </w:rPr>
        <w:t>) για τον προσδιορισμό της βέλτιστης διαδρομής, όταν λαμβάνεται υπόψιν η διασπορά του τοξικού αερίου ως στατική για την εύρεση της διαδρομής</w:t>
      </w:r>
      <w:r w:rsidR="00EC5A24" w:rsidRPr="00EA0C6E">
        <w:rPr>
          <w:rFonts w:cs="Times New Roman"/>
        </w:rPr>
        <w:t xml:space="preserve">. Σε αυτό το Σενάριο, πλέον ο ΑΕΔ κοιτάζει το άθροισμα του «βάρους» </w:t>
      </w:r>
      <m:oMath>
        <m:r>
          <m:rPr>
            <m:sty m:val="p"/>
          </m:rPr>
          <w:rPr>
            <w:rFonts w:ascii="Cambria Math" w:hAnsi="Cambria Math" w:cs="Times New Roman"/>
          </w:rPr>
          <m:t>h</m:t>
        </m:r>
        <m:r>
          <m:rPr>
            <m:sty m:val="p"/>
          </m:rPr>
          <w:rPr>
            <w:rFonts w:ascii="Cambria Math" w:hAnsi="Cambria Math" w:cs="Times New Roman"/>
            <w:lang w:val="en-US"/>
          </w:rPr>
          <m:t>eig</m:t>
        </m:r>
        <m:r>
          <m:rPr>
            <m:sty m:val="p"/>
          </m:rPr>
          <w:rPr>
            <w:rFonts w:ascii="Cambria Math" w:hAnsi="Cambria Math" w:cs="Times New Roman"/>
          </w:rPr>
          <m:t>h</m:t>
        </m:r>
        <m:r>
          <m:rPr>
            <m:sty m:val="p"/>
          </m:rPr>
          <w:rPr>
            <w:rFonts w:ascii="Cambria Math" w:hAnsi="Cambria Math" w:cs="Times New Roman"/>
            <w:lang w:val="en-US"/>
          </w:rPr>
          <m:t>tmap</m:t>
        </m:r>
        <m:r>
          <m:rPr>
            <m:sty m:val="p"/>
          </m:rPr>
          <w:rPr>
            <w:rFonts w:ascii="Cambria Math" w:hAnsi="Cambria Math" w:cs="Times New Roman"/>
          </w:rPr>
          <m:t>+</m:t>
        </m:r>
        <m:r>
          <m:rPr>
            <m:sty m:val="p"/>
          </m:rPr>
          <w:rPr>
            <w:rFonts w:ascii="Cambria Math" w:hAnsi="Cambria Math" w:cs="Times New Roman"/>
            <w:lang w:val="en-US"/>
          </w:rPr>
          <m:t>CM</m:t>
        </m:r>
      </m:oMath>
      <w:r w:rsidR="00EC5A24" w:rsidRPr="00EA0C6E">
        <w:rPr>
          <w:rFonts w:cs="Times New Roman"/>
        </w:rPr>
        <w:t xml:space="preserve"> για την εύρεση της βέλτιστης διαδρομής. Σαν </w:t>
      </w:r>
      <w:r w:rsidR="00EC5A24" w:rsidRPr="00EA0C6E">
        <w:rPr>
          <w:rFonts w:cs="Times New Roman"/>
          <w:lang w:val="en-US"/>
        </w:rPr>
        <w:t>CM</w:t>
      </w:r>
      <w:r w:rsidR="00EC5A24" w:rsidRPr="00EA0C6E">
        <w:rPr>
          <w:rFonts w:cs="Times New Roman"/>
        </w:rPr>
        <w:t xml:space="preserve"> σε αυτό το Σενάριο επιλέχθηκε αυθαίρετα να χρησιμοποιηθεί το </w:t>
      </w:r>
      <w:r w:rsidR="00EC5A24" w:rsidRPr="00EA0C6E">
        <w:rPr>
          <w:rFonts w:cs="Times New Roman"/>
          <w:lang w:val="en-US"/>
        </w:rPr>
        <w:t>CM</w:t>
      </w:r>
      <w:r w:rsidR="00EC5A24" w:rsidRPr="00EA0C6E">
        <w:rPr>
          <w:rFonts w:cs="Times New Roman"/>
        </w:rPr>
        <w:t xml:space="preserve"> υπ’ αριθμό 4 (</w:t>
      </w:r>
      <w:r w:rsidR="00EC5A24" w:rsidRPr="00EA0C6E">
        <w:rPr>
          <w:rFonts w:cs="Times New Roman"/>
        </w:rPr>
        <w:fldChar w:fldCharType="begin"/>
      </w:r>
      <w:r w:rsidR="00EC5A24" w:rsidRPr="00EA0C6E">
        <w:rPr>
          <w:rFonts w:cs="Times New Roman"/>
        </w:rPr>
        <w:instrText xml:space="preserve"> REF _Ref226812485 \h </w:instrText>
      </w:r>
      <w:r w:rsidR="006B1188" w:rsidRPr="00EA0C6E">
        <w:rPr>
          <w:rFonts w:cs="Times New Roman"/>
        </w:rPr>
        <w:instrText xml:space="preserve"> \* MERGEFORMAT </w:instrText>
      </w:r>
      <w:r w:rsidR="00EC5A24" w:rsidRPr="00EA0C6E">
        <w:rPr>
          <w:rFonts w:cs="Times New Roman"/>
        </w:rPr>
      </w:r>
      <w:r w:rsidR="00EC5A24"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11</w:t>
      </w:r>
      <w:r w:rsidR="00EC5A24" w:rsidRPr="00EA0C6E">
        <w:rPr>
          <w:rFonts w:cs="Times New Roman"/>
        </w:rPr>
        <w:fldChar w:fldCharType="end"/>
      </w:r>
      <w:r w:rsidR="00EC5A24" w:rsidRPr="00EA0C6E">
        <w:rPr>
          <w:rFonts w:cs="Times New Roman"/>
        </w:rPr>
        <w:t>)</w:t>
      </w:r>
      <w:r w:rsidR="00BD5321" w:rsidRPr="00EA0C6E">
        <w:rPr>
          <w:rFonts w:cs="Times New Roman"/>
        </w:rPr>
        <w:t>. Αυτό το Σενάριο προσεγγίζει την περίπτωση όπου υπάρχει μια γενική εικόνα της πηγής της διαρροής, χωρίς περεταίρω λεπτομέρειες</w:t>
      </w:r>
      <w:r w:rsidRPr="00EA0C6E">
        <w:rPr>
          <w:rFonts w:cs="Times New Roman"/>
        </w:rPr>
        <w:t xml:space="preserve">. </w:t>
      </w:r>
    </w:p>
    <w:p w14:paraId="0751878B" w14:textId="19098EE2" w:rsidR="00BD5321" w:rsidRPr="00EA0C6E" w:rsidRDefault="003857AC" w:rsidP="003857AC">
      <w:pPr>
        <w:rPr>
          <w:rFonts w:cs="Times New Roman"/>
        </w:rPr>
      </w:pPr>
      <w:r w:rsidRPr="00EA0C6E">
        <w:rPr>
          <w:rFonts w:cs="Times New Roman"/>
        </w:rPr>
        <w:t xml:space="preserve">Στο </w:t>
      </w:r>
      <w:r w:rsidRPr="00EA0C6E">
        <w:rPr>
          <w:rFonts w:cs="Times New Roman"/>
          <w:b/>
          <w:bCs/>
        </w:rPr>
        <w:t>Τρίτο Σενάριο</w:t>
      </w:r>
      <w:r w:rsidRPr="00EA0C6E">
        <w:rPr>
          <w:rFonts w:cs="Times New Roman"/>
        </w:rPr>
        <w:t xml:space="preserve"> χρησιμοποιείται ο αλγόριθμος </w:t>
      </w:r>
      <w:r w:rsidRPr="00EA0C6E">
        <w:rPr>
          <w:rFonts w:cs="Times New Roman"/>
          <w:lang w:val="en-US"/>
        </w:rPr>
        <w:t>A</w:t>
      </w:r>
      <w:r w:rsidRPr="00EA0C6E">
        <w:rPr>
          <w:rFonts w:cs="Times New Roman"/>
        </w:rPr>
        <w:t>* (</w:t>
      </w:r>
      <w:commentRangeStart w:id="171"/>
      <w:commentRangeStart w:id="172"/>
      <w:r w:rsidRPr="00EA0C6E">
        <w:rPr>
          <w:rFonts w:cs="Times New Roman"/>
        </w:rPr>
        <w:t xml:space="preserve">από το τοπικό </w:t>
      </w:r>
      <w:r w:rsidRPr="00EA0C6E">
        <w:rPr>
          <w:rFonts w:cs="Times New Roman"/>
          <w:lang w:val="en-US"/>
        </w:rPr>
        <w:t>repository</w:t>
      </w:r>
      <w:commentRangeEnd w:id="171"/>
      <w:r w:rsidR="005A60ED" w:rsidRPr="00EA0C6E">
        <w:rPr>
          <w:rStyle w:val="CommentReference"/>
          <w:rFonts w:cs="Times New Roman"/>
          <w:sz w:val="24"/>
          <w:szCs w:val="22"/>
        </w:rPr>
        <w:commentReference w:id="171"/>
      </w:r>
      <w:commentRangeEnd w:id="172"/>
      <w:r w:rsidR="00A53FEA" w:rsidRPr="00EA0C6E">
        <w:rPr>
          <w:rStyle w:val="CommentReference"/>
          <w:rFonts w:cs="Times New Roman"/>
          <w:sz w:val="24"/>
          <w:szCs w:val="22"/>
        </w:rPr>
        <w:commentReference w:id="172"/>
      </w:r>
      <w:r w:rsidRPr="00EA0C6E">
        <w:rPr>
          <w:rFonts w:cs="Times New Roman"/>
        </w:rPr>
        <w:t xml:space="preserve">) για τον προσδιορισμό της βέλτιστης διαδρομής με δυναμική αναδρομολόγηση των «πρακτόρων». </w:t>
      </w:r>
      <w:r w:rsidR="0080521E" w:rsidRPr="00EA0C6E">
        <w:rPr>
          <w:rFonts w:cs="Times New Roman"/>
        </w:rPr>
        <w:t xml:space="preserve">Ο ΑΕΔ λαμβάνει πλέον υπόψιν κάθε διαδοχική αλλαγή των </w:t>
      </w:r>
      <w:r w:rsidR="0080521E" w:rsidRPr="00EA0C6E">
        <w:rPr>
          <w:rFonts w:cs="Times New Roman"/>
          <w:lang w:val="en-US"/>
        </w:rPr>
        <w:t>CMs</w:t>
      </w:r>
      <w:r w:rsidR="0080521E" w:rsidRPr="00EA0C6E">
        <w:rPr>
          <w:rFonts w:cs="Times New Roman"/>
        </w:rPr>
        <w:t xml:space="preserve">, και με κάθε αλλαγή υπολογίζει εκ νέου όπως προβλέπει ο </w:t>
      </w:r>
      <w:r w:rsidR="0080521E" w:rsidRPr="00EA0C6E">
        <w:rPr>
          <w:rFonts w:cs="Times New Roman"/>
          <w:lang w:val="en-US"/>
        </w:rPr>
        <w:t>A</w:t>
      </w:r>
      <w:r w:rsidR="0080521E" w:rsidRPr="00EA0C6E">
        <w:rPr>
          <w:rFonts w:cs="Times New Roman"/>
        </w:rPr>
        <w:t>*</w:t>
      </w:r>
      <w:r w:rsidR="007627DA" w:rsidRPr="00EA0C6E">
        <w:rPr>
          <w:rFonts w:cs="Times New Roman"/>
        </w:rPr>
        <w:t xml:space="preserve"> (</w:t>
      </w:r>
      <w:r w:rsidR="007627DA" w:rsidRPr="00EA0C6E">
        <w:rPr>
          <w:rFonts w:cs="Times New Roman"/>
        </w:rPr>
        <w:fldChar w:fldCharType="begin"/>
      </w:r>
      <w:r w:rsidR="007627DA" w:rsidRPr="00EA0C6E">
        <w:rPr>
          <w:rFonts w:cs="Times New Roman"/>
        </w:rPr>
        <w:instrText xml:space="preserve"> REF _Ref227169779 \w \h </w:instrText>
      </w:r>
      <w:r w:rsidR="006B1188" w:rsidRPr="00EA0C6E">
        <w:rPr>
          <w:rFonts w:cs="Times New Roman"/>
        </w:rPr>
        <w:instrText xml:space="preserve"> \* MERGEFORMAT </w:instrText>
      </w:r>
      <w:r w:rsidR="007627DA" w:rsidRPr="00EA0C6E">
        <w:rPr>
          <w:rFonts w:cs="Times New Roman"/>
        </w:rPr>
      </w:r>
      <w:r w:rsidR="007627DA" w:rsidRPr="00EA0C6E">
        <w:rPr>
          <w:rFonts w:cs="Times New Roman"/>
        </w:rPr>
        <w:fldChar w:fldCharType="separate"/>
      </w:r>
      <w:r w:rsidR="00EA0C6E" w:rsidRPr="00EA0C6E">
        <w:rPr>
          <w:rFonts w:cs="Times New Roman"/>
        </w:rPr>
        <w:t>2.5.1</w:t>
      </w:r>
      <w:r w:rsidR="007627DA" w:rsidRPr="00EA0C6E">
        <w:rPr>
          <w:rFonts w:cs="Times New Roman"/>
        </w:rPr>
        <w:fldChar w:fldCharType="end"/>
      </w:r>
      <w:r w:rsidR="007627DA" w:rsidRPr="00EA0C6E">
        <w:rPr>
          <w:rFonts w:cs="Times New Roman"/>
        </w:rPr>
        <w:t>)</w:t>
      </w:r>
      <w:r w:rsidR="0080521E" w:rsidRPr="00EA0C6E">
        <w:rPr>
          <w:rFonts w:cs="Times New Roman"/>
        </w:rPr>
        <w:t xml:space="preserve">,  τη βέλτιστη διαδρομή. </w:t>
      </w:r>
      <w:r w:rsidR="00BD5321" w:rsidRPr="00EA0C6E">
        <w:rPr>
          <w:rFonts w:cs="Times New Roman"/>
        </w:rPr>
        <w:t xml:space="preserve">Πλέον οι «πράκτορες» έχουν γνώση τόσο του σημείου απ’ όπου διαρρέει το υδρόθειο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00BD5321" w:rsidRPr="00EA0C6E">
        <w:rPr>
          <w:rFonts w:cs="Times New Roman"/>
        </w:rPr>
        <w:t>, όσο και</w:t>
      </w:r>
      <w:r w:rsidR="00C40B6F" w:rsidRPr="00EA0C6E">
        <w:rPr>
          <w:rFonts w:cs="Times New Roman"/>
        </w:rPr>
        <w:t xml:space="preserve"> ενημέρωση</w:t>
      </w:r>
      <w:r w:rsidR="00BD5321" w:rsidRPr="00EA0C6E">
        <w:rPr>
          <w:rFonts w:cs="Times New Roman"/>
        </w:rPr>
        <w:t xml:space="preserve"> προς τα που αυτό </w:t>
      </w:r>
      <w:r w:rsidR="00C40B6F" w:rsidRPr="00EA0C6E">
        <w:rPr>
          <w:rFonts w:cs="Times New Roman"/>
        </w:rPr>
        <w:t xml:space="preserve">εξαπλώνεται. </w:t>
      </w:r>
    </w:p>
    <w:p w14:paraId="7A5931B7" w14:textId="0F5CD9C0" w:rsidR="00C40B6F" w:rsidRPr="00EA0C6E" w:rsidRDefault="003857AC" w:rsidP="003857AC">
      <w:pPr>
        <w:rPr>
          <w:rFonts w:cs="Times New Roman"/>
        </w:rPr>
      </w:pPr>
      <w:r w:rsidRPr="00EA0C6E">
        <w:rPr>
          <w:rFonts w:cs="Times New Roman"/>
        </w:rPr>
        <w:t xml:space="preserve">Στο </w:t>
      </w:r>
      <w:r w:rsidRPr="00EA0C6E">
        <w:rPr>
          <w:rFonts w:cs="Times New Roman"/>
          <w:b/>
          <w:bCs/>
        </w:rPr>
        <w:t>Τέταρτο Σενάριο</w:t>
      </w:r>
      <w:r w:rsidRPr="00EA0C6E">
        <w:rPr>
          <w:rFonts w:cs="Times New Roman"/>
        </w:rPr>
        <w:t xml:space="preserve"> χρησιμοποιείται ο αλγόριθμος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xml:space="preserve"> (από το τοπικό </w:t>
      </w:r>
      <w:r w:rsidRPr="00EA0C6E">
        <w:rPr>
          <w:rFonts w:cs="Times New Roman"/>
          <w:lang w:val="en-US"/>
        </w:rPr>
        <w:t>repository</w:t>
      </w:r>
      <w:r w:rsidRPr="00EA0C6E">
        <w:rPr>
          <w:rFonts w:cs="Times New Roman"/>
        </w:rPr>
        <w:t xml:space="preserve">) για τον προσδιορισμό της βέλτιστης διαδρομής με δυναμική αναδρομολόγηση των «πρακτόρων». </w:t>
      </w:r>
      <w:r w:rsidR="00C40B6F" w:rsidRPr="00EA0C6E">
        <w:rPr>
          <w:rFonts w:cs="Times New Roman"/>
        </w:rPr>
        <w:t xml:space="preserve">Ομοίως με το Σενάριο 3, </w:t>
      </w:r>
      <w:r w:rsidR="0080521E" w:rsidRPr="00EA0C6E">
        <w:rPr>
          <w:rFonts w:cs="Times New Roman"/>
        </w:rPr>
        <w:t xml:space="preserve">ο ΑΕΔ λαμβάνει πλέον υπόψιν κάθε διαδοχική αλλαγή των </w:t>
      </w:r>
      <w:r w:rsidR="0080521E" w:rsidRPr="00EA0C6E">
        <w:rPr>
          <w:rFonts w:cs="Times New Roman"/>
          <w:lang w:val="en-US"/>
        </w:rPr>
        <w:t>CMs</w:t>
      </w:r>
      <w:r w:rsidR="0080521E" w:rsidRPr="00EA0C6E">
        <w:rPr>
          <w:rFonts w:cs="Times New Roman"/>
        </w:rPr>
        <w:t xml:space="preserve">, και με κάθε αλλαγή υπολογίζει εκ νέου, όπως προβλέπει ο </w:t>
      </w:r>
      <w:r w:rsidR="0080521E" w:rsidRPr="00EA0C6E">
        <w:rPr>
          <w:rFonts w:cs="Times New Roman"/>
          <w:lang w:val="en-US"/>
        </w:rPr>
        <w:t>D</w:t>
      </w:r>
      <w:r w:rsidR="0080521E" w:rsidRPr="00EA0C6E">
        <w:rPr>
          <w:rFonts w:cs="Times New Roman"/>
        </w:rPr>
        <w:t>*</w:t>
      </w:r>
      <w:r w:rsidR="0080521E" w:rsidRPr="00EA0C6E">
        <w:rPr>
          <w:rFonts w:cs="Times New Roman"/>
          <w:lang w:val="en-US"/>
        </w:rPr>
        <w:t>lite</w:t>
      </w:r>
      <w:r w:rsidR="007627DA" w:rsidRPr="00EA0C6E">
        <w:rPr>
          <w:rFonts w:cs="Times New Roman"/>
        </w:rPr>
        <w:t xml:space="preserve"> (</w:t>
      </w:r>
      <w:r w:rsidR="007627DA" w:rsidRPr="00EA0C6E">
        <w:rPr>
          <w:rFonts w:cs="Times New Roman"/>
        </w:rPr>
        <w:fldChar w:fldCharType="begin"/>
      </w:r>
      <w:r w:rsidR="007627DA" w:rsidRPr="00EA0C6E">
        <w:rPr>
          <w:rFonts w:cs="Times New Roman"/>
        </w:rPr>
        <w:instrText xml:space="preserve"> REF _Ref227289771 \w \h </w:instrText>
      </w:r>
      <w:r w:rsidR="006B1188" w:rsidRPr="00EA0C6E">
        <w:rPr>
          <w:rFonts w:cs="Times New Roman"/>
        </w:rPr>
        <w:instrText xml:space="preserve"> \* MERGEFORMAT </w:instrText>
      </w:r>
      <w:r w:rsidR="007627DA" w:rsidRPr="00EA0C6E">
        <w:rPr>
          <w:rFonts w:cs="Times New Roman"/>
        </w:rPr>
      </w:r>
      <w:r w:rsidR="007627DA" w:rsidRPr="00EA0C6E">
        <w:rPr>
          <w:rFonts w:cs="Times New Roman"/>
        </w:rPr>
        <w:fldChar w:fldCharType="separate"/>
      </w:r>
      <w:r w:rsidR="00EA0C6E" w:rsidRPr="00EA0C6E">
        <w:rPr>
          <w:rFonts w:cs="Times New Roman"/>
        </w:rPr>
        <w:t>2.5.4</w:t>
      </w:r>
      <w:r w:rsidR="007627DA" w:rsidRPr="00EA0C6E">
        <w:rPr>
          <w:rFonts w:cs="Times New Roman"/>
        </w:rPr>
        <w:fldChar w:fldCharType="end"/>
      </w:r>
      <w:r w:rsidR="007627DA" w:rsidRPr="00EA0C6E">
        <w:rPr>
          <w:rFonts w:cs="Times New Roman"/>
        </w:rPr>
        <w:t>)</w:t>
      </w:r>
      <w:r w:rsidR="0080521E" w:rsidRPr="00EA0C6E">
        <w:rPr>
          <w:rFonts w:cs="Times New Roman"/>
        </w:rPr>
        <w:t>, τη βέλτιστη διαδρομή. Ο</w:t>
      </w:r>
      <w:r w:rsidR="00C40B6F" w:rsidRPr="00EA0C6E">
        <w:rPr>
          <w:rFonts w:cs="Times New Roman"/>
        </w:rPr>
        <w:t xml:space="preserve">ι «πράκτορες» γνωρίζουν </w:t>
      </w:r>
      <w:r w:rsidR="0080521E" w:rsidRPr="00EA0C6E">
        <w:rPr>
          <w:rFonts w:cs="Times New Roman"/>
        </w:rPr>
        <w:t>πάλι</w:t>
      </w:r>
      <w:r w:rsidR="00C40B6F" w:rsidRPr="00EA0C6E">
        <w:rPr>
          <w:rFonts w:cs="Times New Roman"/>
        </w:rPr>
        <w:t xml:space="preserve"> από ποιο σημείο υπάρχει διαρροή, και λαμβάνουν ενημέρωση προς τα που εξαπλώνεται το τοξικό νέφος.</w:t>
      </w:r>
    </w:p>
    <w:p w14:paraId="75A077C2" w14:textId="1871B999" w:rsidR="00627CA7" w:rsidRPr="00EA0C6E" w:rsidRDefault="00D501B7" w:rsidP="003857AC">
      <w:pPr>
        <w:rPr>
          <w:rFonts w:cs="Times New Roman"/>
        </w:rPr>
      </w:pPr>
      <w:r w:rsidRPr="00EA0C6E">
        <w:rPr>
          <w:rFonts w:cs="Times New Roman"/>
        </w:rPr>
        <w:t xml:space="preserve">Τα ανωτέρω σενάρια παρουσιάζονται συνοπτικά </w:t>
      </w:r>
      <w:r w:rsidRPr="00EA0C6E">
        <w:rPr>
          <w:rFonts w:cs="Times New Roman"/>
        </w:rPr>
        <w:fldChar w:fldCharType="begin"/>
      </w:r>
      <w:r w:rsidRPr="00EA0C6E">
        <w:rPr>
          <w:rFonts w:cs="Times New Roman"/>
        </w:rPr>
        <w:instrText xml:space="preserve"> REF _Ref227188358 \p \h </w:instrText>
      </w:r>
      <w:r w:rsidR="00590BB7" w:rsidRPr="00EA0C6E">
        <w:rPr>
          <w:rFonts w:cs="Times New Roman"/>
        </w:rPr>
        <w:instrText xml:space="preserve"> \* MERGEFORMAT </w:instrText>
      </w:r>
      <w:r w:rsidRPr="00EA0C6E">
        <w:rPr>
          <w:rFonts w:cs="Times New Roman"/>
        </w:rPr>
      </w:r>
      <w:r w:rsidRPr="00EA0C6E">
        <w:rPr>
          <w:rFonts w:cs="Times New Roman"/>
        </w:rPr>
        <w:fldChar w:fldCharType="separate"/>
      </w:r>
      <w:r w:rsidR="00EA0C6E" w:rsidRPr="00EA0C6E">
        <w:rPr>
          <w:rFonts w:cs="Times New Roman"/>
        </w:rPr>
        <w:t>παρακάτω</w:t>
      </w:r>
      <w:r w:rsidRPr="00EA0C6E">
        <w:rPr>
          <w:rFonts w:cs="Times New Roman"/>
        </w:rPr>
        <w:fldChar w:fldCharType="end"/>
      </w:r>
      <w:r w:rsidRPr="00EA0C6E">
        <w:rPr>
          <w:rFonts w:cs="Times New Roman"/>
        </w:rPr>
        <w:t xml:space="preserve"> στον Πίνακα 8. </w:t>
      </w:r>
      <w:r w:rsidR="003857AC" w:rsidRPr="00EA0C6E">
        <w:rPr>
          <w:rFonts w:cs="Times New Roman"/>
        </w:rPr>
        <w:t>Για την εξαγωγή των αποτελεσμάτων αποφασίστηκε να διενεργηθούν σε πλήθος 100 προσομοιώσεις των σεναρίων για μία σειρά αυξανόμενων αριθμών «πρακτόρων», και συγκεκριμένα για 5, 10, 25, 50, 75 και 100.</w:t>
      </w:r>
      <w:r w:rsidR="00627CA7" w:rsidRPr="00EA0C6E">
        <w:rPr>
          <w:rFonts w:cs="Times New Roman"/>
        </w:rPr>
        <w:t xml:space="preserve"> Η παρούσα εργασία ευθύνεται για την ανάπτυξη των σεναρίων Δύο έως Τέσσερα, ενώ το Πρώτο σενάριο βασίζεται στο έργο της </w:t>
      </w:r>
      <w:hyperlink w:anchor="_ENREF_32" w:tooltip="Issa, 2024 #6" w:history="1">
        <w:r w:rsidR="007E65F5" w:rsidRPr="00EA0C6E">
          <w:rPr>
            <w:rStyle w:val="Hyperlink"/>
            <w:rFonts w:cs="Times New Roman"/>
          </w:rPr>
          <w:fldChar w:fldCharType="begin"/>
        </w:r>
        <w:r w:rsidR="007E65F5" w:rsidRPr="00EA0C6E">
          <w:rPr>
            <w:rStyle w:val="Hyperlink"/>
            <w:rFonts w:cs="Times New Roman"/>
          </w:rPr>
          <w:instrText xml:space="preserve"> ADDIN EN.CITE &lt;EndNote&gt;&lt;Cite AuthorYear="1"&gt;&lt;Author&gt;Issa&lt;/Author&gt;&lt;Year&gt;2024&lt;/Year&gt;&lt;RecNum&gt;6&lt;/RecNum&gt;&lt;DisplayText&gt;Issa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7E65F5" w:rsidRPr="00EA0C6E">
          <w:rPr>
            <w:rStyle w:val="Hyperlink"/>
            <w:rFonts w:cs="Times New Roman"/>
          </w:rPr>
          <w:fldChar w:fldCharType="separate"/>
        </w:r>
        <w:r w:rsidR="007E65F5" w:rsidRPr="00EA0C6E">
          <w:rPr>
            <w:rStyle w:val="Hyperlink"/>
            <w:rFonts w:cs="Times New Roman"/>
          </w:rPr>
          <w:t>Issa (2024)</w:t>
        </w:r>
        <w:r w:rsidR="007E65F5" w:rsidRPr="00EA0C6E">
          <w:rPr>
            <w:rStyle w:val="Hyperlink"/>
            <w:rFonts w:cs="Times New Roman"/>
          </w:rPr>
          <w:fldChar w:fldCharType="end"/>
        </w:r>
      </w:hyperlink>
      <w:r w:rsidR="00627CA7" w:rsidRPr="00EA0C6E">
        <w:rPr>
          <w:rFonts w:cs="Times New Roman"/>
        </w:rPr>
        <w:t>.</w:t>
      </w:r>
    </w:p>
    <w:p w14:paraId="22471A04" w14:textId="77777777" w:rsidR="006F4030" w:rsidRPr="00EA0C6E" w:rsidRDefault="006F4030" w:rsidP="003857AC">
      <w:pPr>
        <w:rPr>
          <w:rFonts w:cs="Times New Roman"/>
        </w:rPr>
      </w:pPr>
    </w:p>
    <w:p w14:paraId="273556D7" w14:textId="5CCFD5B3" w:rsidR="00D501B7" w:rsidRPr="00EA0C6E" w:rsidRDefault="00D501B7" w:rsidP="00D501B7">
      <w:pPr>
        <w:pStyle w:val="Caption"/>
        <w:keepNext/>
        <w:rPr>
          <w:rFonts w:cs="Times New Roman"/>
        </w:rPr>
      </w:pPr>
      <w:bookmarkStart w:id="173" w:name="_Ref227188358"/>
      <w:bookmarkStart w:id="174" w:name="_Toc227411806"/>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5</w:t>
      </w:r>
      <w:r w:rsidRPr="00EA0C6E">
        <w:rPr>
          <w:rFonts w:cs="Times New Roman"/>
        </w:rPr>
        <w:fldChar w:fldCharType="end"/>
      </w:r>
      <w:r w:rsidRPr="00EA0C6E">
        <w:rPr>
          <w:rFonts w:cs="Times New Roman"/>
        </w:rPr>
        <w:t xml:space="preserve">. Σενάρια </w:t>
      </w:r>
      <w:r w:rsidRPr="00EA0C6E">
        <w:rPr>
          <w:rFonts w:cs="Times New Roman"/>
          <w:noProof/>
        </w:rPr>
        <w:t xml:space="preserve">διαδοχικής πολυπλοκότητας για την αξιολόγηση των </w:t>
      </w:r>
      <w:r w:rsidR="003E3A6C" w:rsidRPr="00EA0C6E">
        <w:rPr>
          <w:rFonts w:cs="Times New Roman"/>
        </w:rPr>
        <w:t>ΑΕΔ</w:t>
      </w:r>
      <w:r w:rsidRPr="00EA0C6E">
        <w:rPr>
          <w:rFonts w:cs="Times New Roman"/>
          <w:noProof/>
        </w:rPr>
        <w:t>.</w:t>
      </w:r>
      <w:bookmarkEnd w:id="173"/>
      <w:bookmarkEnd w:id="174"/>
    </w:p>
    <w:tbl>
      <w:tblPr>
        <w:tblStyle w:val="GridTable5Dark-Accent1"/>
        <w:tblW w:w="5000" w:type="pct"/>
        <w:tblLook w:val="04A0" w:firstRow="1" w:lastRow="0" w:firstColumn="1" w:lastColumn="0" w:noHBand="0" w:noVBand="1"/>
      </w:tblPr>
      <w:tblGrid>
        <w:gridCol w:w="7556"/>
        <w:gridCol w:w="528"/>
        <w:gridCol w:w="528"/>
        <w:gridCol w:w="528"/>
        <w:gridCol w:w="930"/>
      </w:tblGrid>
      <w:tr w:rsidR="00C40E19" w:rsidRPr="00EA0C6E" w14:paraId="5B44FF1F" w14:textId="77777777" w:rsidTr="003E3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pct"/>
          </w:tcPr>
          <w:p w14:paraId="6243A682" w14:textId="77777777" w:rsidR="00C40E19" w:rsidRPr="00EA0C6E" w:rsidRDefault="00C40E19" w:rsidP="00A05274">
            <w:pPr>
              <w:jc w:val="left"/>
              <w:rPr>
                <w:rFonts w:cs="Times New Roman"/>
              </w:rPr>
            </w:pPr>
            <w:r w:rsidRPr="00EA0C6E">
              <w:rPr>
                <w:rFonts w:cs="Times New Roman"/>
              </w:rPr>
              <w:t>Σενάριο</w:t>
            </w:r>
          </w:p>
        </w:tc>
        <w:tc>
          <w:tcPr>
            <w:tcW w:w="262" w:type="pct"/>
            <w:vAlign w:val="center"/>
          </w:tcPr>
          <w:p w14:paraId="5857B679" w14:textId="77777777" w:rsidR="00C40E19" w:rsidRPr="00EA0C6E" w:rsidRDefault="00C40E19" w:rsidP="00050AC8">
            <w:pPr>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EA0C6E">
              <w:rPr>
                <w:rFonts w:cs="Times New Roman"/>
              </w:rPr>
              <w:t>1</w:t>
            </w:r>
          </w:p>
        </w:tc>
        <w:tc>
          <w:tcPr>
            <w:tcW w:w="262" w:type="pct"/>
            <w:vAlign w:val="center"/>
          </w:tcPr>
          <w:p w14:paraId="3800135A" w14:textId="77777777" w:rsidR="00C40E19" w:rsidRPr="00EA0C6E" w:rsidRDefault="00C40E19" w:rsidP="00050AC8">
            <w:pPr>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EA0C6E">
              <w:rPr>
                <w:rFonts w:cs="Times New Roman"/>
              </w:rPr>
              <w:t>2</w:t>
            </w:r>
          </w:p>
        </w:tc>
        <w:tc>
          <w:tcPr>
            <w:tcW w:w="262" w:type="pct"/>
            <w:vAlign w:val="center"/>
          </w:tcPr>
          <w:p w14:paraId="75F343E6" w14:textId="77777777" w:rsidR="00C40E19" w:rsidRPr="00EA0C6E" w:rsidRDefault="00C40E19" w:rsidP="00050AC8">
            <w:pPr>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EA0C6E">
              <w:rPr>
                <w:rFonts w:cs="Times New Roman"/>
              </w:rPr>
              <w:t>3</w:t>
            </w:r>
          </w:p>
        </w:tc>
        <w:tc>
          <w:tcPr>
            <w:tcW w:w="462" w:type="pct"/>
            <w:vAlign w:val="center"/>
          </w:tcPr>
          <w:p w14:paraId="1080D774" w14:textId="77777777" w:rsidR="00C40E19" w:rsidRPr="00EA0C6E" w:rsidRDefault="00C40E19" w:rsidP="00050AC8">
            <w:pPr>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EA0C6E">
              <w:rPr>
                <w:rFonts w:cs="Times New Roman"/>
              </w:rPr>
              <w:t>4</w:t>
            </w:r>
          </w:p>
        </w:tc>
      </w:tr>
      <w:tr w:rsidR="00C40E19" w:rsidRPr="00EA0C6E" w14:paraId="07034299" w14:textId="77777777" w:rsidTr="003E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pct"/>
          </w:tcPr>
          <w:p w14:paraId="00FC2E05" w14:textId="31205E2C" w:rsidR="00C40E19" w:rsidRPr="00EA0C6E" w:rsidRDefault="00C40E19" w:rsidP="00A05274">
            <w:pPr>
              <w:jc w:val="left"/>
              <w:rPr>
                <w:rFonts w:cs="Times New Roman"/>
              </w:rPr>
            </w:pPr>
            <w:r w:rsidRPr="00EA0C6E">
              <w:rPr>
                <w:rFonts w:cs="Times New Roman"/>
              </w:rPr>
              <w:t xml:space="preserve">Αλγόριθμος Εύρεσης </w:t>
            </w:r>
            <w:r w:rsidR="003E3A6C" w:rsidRPr="00EA0C6E">
              <w:rPr>
                <w:rFonts w:cs="Times New Roman"/>
              </w:rPr>
              <w:t>Διαδρομής</w:t>
            </w:r>
          </w:p>
        </w:tc>
        <w:tc>
          <w:tcPr>
            <w:tcW w:w="262" w:type="pct"/>
            <w:vAlign w:val="center"/>
          </w:tcPr>
          <w:p w14:paraId="657E1C8D" w14:textId="0207A39A"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Α*</w:t>
            </w:r>
          </w:p>
        </w:tc>
        <w:tc>
          <w:tcPr>
            <w:tcW w:w="262" w:type="pct"/>
            <w:vAlign w:val="center"/>
          </w:tcPr>
          <w:p w14:paraId="321A49E8" w14:textId="055FCB82"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Α*</w:t>
            </w:r>
          </w:p>
        </w:tc>
        <w:tc>
          <w:tcPr>
            <w:tcW w:w="262" w:type="pct"/>
            <w:vAlign w:val="center"/>
          </w:tcPr>
          <w:p w14:paraId="359211D0" w14:textId="236AE9A6"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Α*</w:t>
            </w:r>
          </w:p>
        </w:tc>
        <w:tc>
          <w:tcPr>
            <w:tcW w:w="462" w:type="pct"/>
            <w:tcBorders>
              <w:right w:val="single" w:sz="4" w:space="0" w:color="FFFFFF" w:themeColor="background1"/>
            </w:tcBorders>
            <w:vAlign w:val="center"/>
          </w:tcPr>
          <w:p w14:paraId="3FC22BCF" w14:textId="4758184C"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w:r w:rsidRPr="00EA0C6E">
              <w:rPr>
                <w:rFonts w:cs="Times New Roman"/>
                <w:lang w:val="en-US"/>
              </w:rPr>
              <w:t>D*Lite</w:t>
            </w:r>
          </w:p>
        </w:tc>
      </w:tr>
      <w:tr w:rsidR="00C40E19" w:rsidRPr="00EA0C6E" w14:paraId="132DA964" w14:textId="77777777" w:rsidTr="003E3A6C">
        <w:tc>
          <w:tcPr>
            <w:cnfStyle w:val="001000000000" w:firstRow="0" w:lastRow="0" w:firstColumn="1" w:lastColumn="0" w:oddVBand="0" w:evenVBand="0" w:oddHBand="0" w:evenHBand="0" w:firstRowFirstColumn="0" w:firstRowLastColumn="0" w:lastRowFirstColumn="0" w:lastRowLastColumn="0"/>
            <w:tcW w:w="3752" w:type="pct"/>
          </w:tcPr>
          <w:p w14:paraId="0705AEDD" w14:textId="00757DF3" w:rsidR="00C40E19" w:rsidRPr="00EA0C6E" w:rsidRDefault="00C40E19" w:rsidP="00A05274">
            <w:pPr>
              <w:jc w:val="left"/>
              <w:rPr>
                <w:rFonts w:cs="Times New Roman"/>
              </w:rPr>
            </w:pPr>
            <w:r w:rsidRPr="00EA0C6E">
              <w:rPr>
                <w:rFonts w:cs="Times New Roman"/>
              </w:rPr>
              <w:t xml:space="preserve">Λαμβάνεται υπόψιν η διασπορά του αερίου στο </w:t>
            </w:r>
            <w:r w:rsidRPr="00EA0C6E">
              <w:rPr>
                <w:rFonts w:cs="Times New Roman"/>
                <w:lang w:val="en-US"/>
              </w:rPr>
              <w:t>pathfinding</w:t>
            </w:r>
          </w:p>
        </w:tc>
        <w:tc>
          <w:tcPr>
            <w:tcW w:w="262" w:type="pct"/>
            <w:vAlign w:val="center"/>
          </w:tcPr>
          <w:p w14:paraId="00121733" w14:textId="0C01B7C1" w:rsidR="00C40E19" w:rsidRPr="00EA0C6E" w:rsidRDefault="00C40E19"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B"/>
            </w:r>
          </w:p>
        </w:tc>
        <w:tc>
          <w:tcPr>
            <w:tcW w:w="262" w:type="pct"/>
            <w:vAlign w:val="center"/>
          </w:tcPr>
          <w:p w14:paraId="5110BADF" w14:textId="3727F8FE" w:rsidR="00C40E19" w:rsidRPr="00EA0C6E" w:rsidRDefault="00C40E19"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C"/>
            </w:r>
          </w:p>
        </w:tc>
        <w:tc>
          <w:tcPr>
            <w:tcW w:w="262" w:type="pct"/>
            <w:vAlign w:val="center"/>
          </w:tcPr>
          <w:p w14:paraId="09DDD176" w14:textId="47C9ABB8" w:rsidR="00C40E19" w:rsidRPr="00EA0C6E" w:rsidRDefault="00C40E19"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C"/>
            </w:r>
          </w:p>
        </w:tc>
        <w:tc>
          <w:tcPr>
            <w:tcW w:w="462" w:type="pct"/>
            <w:tcBorders>
              <w:right w:val="single" w:sz="4" w:space="0" w:color="FFFFFF" w:themeColor="background1"/>
            </w:tcBorders>
            <w:vAlign w:val="center"/>
          </w:tcPr>
          <w:p w14:paraId="1DB951D1" w14:textId="24578FF7" w:rsidR="00C40E19" w:rsidRPr="00EA0C6E" w:rsidRDefault="00111C98"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C"/>
            </w:r>
          </w:p>
        </w:tc>
      </w:tr>
      <w:tr w:rsidR="00C40E19" w:rsidRPr="00EA0C6E" w14:paraId="6750EAAB" w14:textId="77777777" w:rsidTr="003E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pct"/>
          </w:tcPr>
          <w:p w14:paraId="231E96B7" w14:textId="595EBC9C" w:rsidR="00C40E19" w:rsidRPr="00EA0C6E" w:rsidRDefault="00C40E19" w:rsidP="00A05274">
            <w:pPr>
              <w:jc w:val="left"/>
              <w:rPr>
                <w:rFonts w:cs="Times New Roman"/>
              </w:rPr>
            </w:pPr>
            <w:r w:rsidRPr="00EA0C6E">
              <w:rPr>
                <w:rFonts w:cs="Times New Roman"/>
              </w:rPr>
              <w:t>Στατική εύρεση διαδρομής (</w:t>
            </w:r>
            <w:r w:rsidRPr="00EA0C6E">
              <w:rPr>
                <w:rFonts w:cs="Times New Roman"/>
                <w:lang w:val="en-US"/>
              </w:rPr>
              <w:t>Static</w:t>
            </w:r>
            <w:r w:rsidRPr="00EA0C6E">
              <w:rPr>
                <w:rFonts w:cs="Times New Roman"/>
              </w:rPr>
              <w:t xml:space="preserve"> </w:t>
            </w:r>
            <w:r w:rsidRPr="00EA0C6E">
              <w:rPr>
                <w:rFonts w:cs="Times New Roman"/>
                <w:lang w:val="en-US"/>
              </w:rPr>
              <w:t>pathfinding</w:t>
            </w:r>
            <w:r w:rsidRPr="00EA0C6E">
              <w:rPr>
                <w:rFonts w:cs="Times New Roman"/>
              </w:rPr>
              <w:t>)</w:t>
            </w:r>
          </w:p>
        </w:tc>
        <w:tc>
          <w:tcPr>
            <w:tcW w:w="262" w:type="pct"/>
            <w:vAlign w:val="center"/>
          </w:tcPr>
          <w:p w14:paraId="6788A79F" w14:textId="77777777"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sym w:font="Wingdings" w:char="F0FC"/>
            </w:r>
          </w:p>
        </w:tc>
        <w:tc>
          <w:tcPr>
            <w:tcW w:w="262" w:type="pct"/>
            <w:vAlign w:val="center"/>
          </w:tcPr>
          <w:p w14:paraId="009360FF" w14:textId="77777777"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sym w:font="Wingdings" w:char="F0FC"/>
            </w:r>
          </w:p>
        </w:tc>
        <w:tc>
          <w:tcPr>
            <w:tcW w:w="262" w:type="pct"/>
            <w:vAlign w:val="center"/>
          </w:tcPr>
          <w:p w14:paraId="30FCCF22" w14:textId="77777777"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sym w:font="Wingdings" w:char="F0FB"/>
            </w:r>
          </w:p>
        </w:tc>
        <w:tc>
          <w:tcPr>
            <w:tcW w:w="462" w:type="pct"/>
            <w:tcBorders>
              <w:right w:val="single" w:sz="4" w:space="0" w:color="FFFFFF" w:themeColor="background1"/>
            </w:tcBorders>
            <w:vAlign w:val="center"/>
          </w:tcPr>
          <w:p w14:paraId="6DA3238A" w14:textId="0EFD182B" w:rsidR="00C40E19" w:rsidRPr="00EA0C6E" w:rsidRDefault="00111C98"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sym w:font="Wingdings" w:char="F0FB"/>
            </w:r>
          </w:p>
        </w:tc>
      </w:tr>
      <w:tr w:rsidR="00C40E19" w:rsidRPr="00EA0C6E" w14:paraId="387C4236" w14:textId="77777777" w:rsidTr="003E3A6C">
        <w:tc>
          <w:tcPr>
            <w:cnfStyle w:val="001000000000" w:firstRow="0" w:lastRow="0" w:firstColumn="1" w:lastColumn="0" w:oddVBand="0" w:evenVBand="0" w:oddHBand="0" w:evenHBand="0" w:firstRowFirstColumn="0" w:firstRowLastColumn="0" w:lastRowFirstColumn="0" w:lastRowLastColumn="0"/>
            <w:tcW w:w="3752" w:type="pct"/>
          </w:tcPr>
          <w:p w14:paraId="26478075" w14:textId="5506F8EA" w:rsidR="00C40E19" w:rsidRPr="00EA0C6E" w:rsidRDefault="00C40E19" w:rsidP="00A05274">
            <w:pPr>
              <w:jc w:val="left"/>
              <w:rPr>
                <w:rFonts w:cs="Times New Roman"/>
              </w:rPr>
            </w:pPr>
            <w:r w:rsidRPr="00EA0C6E">
              <w:rPr>
                <w:rFonts w:cs="Times New Roman"/>
              </w:rPr>
              <w:t>Δυναμική εύρεση διαδρομής (</w:t>
            </w:r>
            <w:r w:rsidRPr="00EA0C6E">
              <w:rPr>
                <w:rFonts w:cs="Times New Roman"/>
                <w:lang w:val="en-US"/>
              </w:rPr>
              <w:t>Dynamic</w:t>
            </w:r>
            <w:r w:rsidRPr="00EA0C6E">
              <w:rPr>
                <w:rFonts w:cs="Times New Roman"/>
              </w:rPr>
              <w:t xml:space="preserve"> </w:t>
            </w:r>
            <w:r w:rsidRPr="00EA0C6E">
              <w:rPr>
                <w:rFonts w:cs="Times New Roman"/>
                <w:lang w:val="en-US"/>
              </w:rPr>
              <w:t>pathfinding</w:t>
            </w:r>
            <w:r w:rsidRPr="00EA0C6E">
              <w:rPr>
                <w:rFonts w:cs="Times New Roman"/>
              </w:rPr>
              <w:t>)</w:t>
            </w:r>
          </w:p>
        </w:tc>
        <w:tc>
          <w:tcPr>
            <w:tcW w:w="262" w:type="pct"/>
            <w:vAlign w:val="center"/>
          </w:tcPr>
          <w:p w14:paraId="2017D648" w14:textId="77777777" w:rsidR="00C40E19" w:rsidRPr="00EA0C6E" w:rsidRDefault="00C40E19"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B"/>
            </w:r>
          </w:p>
        </w:tc>
        <w:tc>
          <w:tcPr>
            <w:tcW w:w="262" w:type="pct"/>
            <w:vAlign w:val="center"/>
          </w:tcPr>
          <w:p w14:paraId="4D845076" w14:textId="77777777" w:rsidR="00C40E19" w:rsidRPr="00EA0C6E" w:rsidRDefault="00C40E19"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B"/>
            </w:r>
          </w:p>
        </w:tc>
        <w:tc>
          <w:tcPr>
            <w:tcW w:w="262" w:type="pct"/>
            <w:vAlign w:val="center"/>
          </w:tcPr>
          <w:p w14:paraId="680FA392" w14:textId="77777777" w:rsidR="00C40E19" w:rsidRPr="00EA0C6E" w:rsidRDefault="00C40E19"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C"/>
            </w:r>
          </w:p>
        </w:tc>
        <w:tc>
          <w:tcPr>
            <w:tcW w:w="462" w:type="pct"/>
            <w:tcBorders>
              <w:right w:val="single" w:sz="4" w:space="0" w:color="FFFFFF" w:themeColor="background1"/>
            </w:tcBorders>
            <w:vAlign w:val="center"/>
          </w:tcPr>
          <w:p w14:paraId="3B02F6AD" w14:textId="3E17681D" w:rsidR="00C40E19" w:rsidRPr="00EA0C6E" w:rsidRDefault="00111C98"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C"/>
            </w:r>
          </w:p>
        </w:tc>
      </w:tr>
      <w:tr w:rsidR="00C40E19" w:rsidRPr="00EA0C6E" w14:paraId="7F7800FE" w14:textId="77777777" w:rsidTr="003E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pct"/>
          </w:tcPr>
          <w:p w14:paraId="0065DB74" w14:textId="082BC4D3" w:rsidR="00C40E19" w:rsidRPr="00EA0C6E" w:rsidRDefault="00C40E19" w:rsidP="00A05274">
            <w:pPr>
              <w:jc w:val="left"/>
              <w:rPr>
                <w:rFonts w:cs="Times New Roman"/>
                <w:lang w:val="en-US"/>
              </w:rPr>
            </w:pPr>
            <w:r w:rsidRPr="00EA0C6E">
              <w:rPr>
                <w:rFonts w:cs="Times New Roman"/>
              </w:rPr>
              <w:t>Χρησιμοποιήθηκε</w:t>
            </w:r>
            <w:r w:rsidRPr="00EA0C6E">
              <w:rPr>
                <w:rFonts w:cs="Times New Roman"/>
                <w:lang w:val="en-US"/>
              </w:rPr>
              <w:t xml:space="preserve"> </w:t>
            </w:r>
            <w:r w:rsidRPr="00EA0C6E">
              <w:rPr>
                <w:rFonts w:cs="Times New Roman"/>
              </w:rPr>
              <w:t>το</w:t>
            </w:r>
            <w:r w:rsidRPr="00EA0C6E">
              <w:rPr>
                <w:rFonts w:cs="Times New Roman"/>
                <w:lang w:val="en-US"/>
              </w:rPr>
              <w:t xml:space="preserve"> pathfinding </w:t>
            </w:r>
            <w:r w:rsidRPr="00EA0C6E">
              <w:rPr>
                <w:rFonts w:cs="Times New Roman"/>
              </w:rPr>
              <w:t>του</w:t>
            </w:r>
            <w:r w:rsidRPr="00EA0C6E">
              <w:rPr>
                <w:rFonts w:cs="Times New Roman"/>
                <w:lang w:val="en-US"/>
              </w:rPr>
              <w:t xml:space="preserve"> Agents.jl (online repository)</w:t>
            </w:r>
          </w:p>
        </w:tc>
        <w:tc>
          <w:tcPr>
            <w:tcW w:w="262" w:type="pct"/>
            <w:vAlign w:val="center"/>
          </w:tcPr>
          <w:p w14:paraId="5EA09FBF" w14:textId="628D16E7"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sym w:font="Wingdings" w:char="F0FC"/>
            </w:r>
          </w:p>
        </w:tc>
        <w:tc>
          <w:tcPr>
            <w:tcW w:w="262" w:type="pct"/>
            <w:vAlign w:val="center"/>
          </w:tcPr>
          <w:p w14:paraId="531D3B7A" w14:textId="1D8DB955"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sym w:font="Wingdings" w:char="F0FC"/>
            </w:r>
          </w:p>
        </w:tc>
        <w:tc>
          <w:tcPr>
            <w:tcW w:w="262" w:type="pct"/>
            <w:vAlign w:val="center"/>
          </w:tcPr>
          <w:p w14:paraId="237F9E6C" w14:textId="2F5FF4DA" w:rsidR="00C40E19" w:rsidRPr="00EA0C6E" w:rsidRDefault="00C40E19"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sym w:font="Wingdings" w:char="F0FB"/>
            </w:r>
          </w:p>
        </w:tc>
        <w:tc>
          <w:tcPr>
            <w:tcW w:w="462" w:type="pct"/>
            <w:tcBorders>
              <w:right w:val="single" w:sz="4" w:space="0" w:color="FFFFFF" w:themeColor="background1"/>
            </w:tcBorders>
            <w:vAlign w:val="center"/>
          </w:tcPr>
          <w:p w14:paraId="71ED6CAC" w14:textId="1018587B" w:rsidR="00C40E19" w:rsidRPr="00EA0C6E" w:rsidRDefault="00111C98" w:rsidP="00050AC8">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sym w:font="Wingdings" w:char="F0FB"/>
            </w:r>
          </w:p>
        </w:tc>
      </w:tr>
      <w:tr w:rsidR="00C40E19" w:rsidRPr="00EA0C6E" w14:paraId="2A73BB1F" w14:textId="77777777" w:rsidTr="003E3A6C">
        <w:tc>
          <w:tcPr>
            <w:cnfStyle w:val="001000000000" w:firstRow="0" w:lastRow="0" w:firstColumn="1" w:lastColumn="0" w:oddVBand="0" w:evenVBand="0" w:oddHBand="0" w:evenHBand="0" w:firstRowFirstColumn="0" w:firstRowLastColumn="0" w:lastRowFirstColumn="0" w:lastRowLastColumn="0"/>
            <w:tcW w:w="3752" w:type="pct"/>
          </w:tcPr>
          <w:p w14:paraId="0F081156" w14:textId="4183B60D" w:rsidR="00C40E19" w:rsidRPr="00EA0C6E" w:rsidRDefault="00C40E19" w:rsidP="00A05274">
            <w:pPr>
              <w:jc w:val="left"/>
              <w:rPr>
                <w:rFonts w:cs="Times New Roman"/>
              </w:rPr>
            </w:pPr>
            <w:r w:rsidRPr="00EA0C6E">
              <w:rPr>
                <w:rFonts w:cs="Times New Roman"/>
              </w:rPr>
              <w:t>Χρησιμοποιήθηκαν τοπικά τροποποιημένα αρχεία (</w:t>
            </w:r>
            <w:r w:rsidRPr="00EA0C6E">
              <w:rPr>
                <w:rFonts w:cs="Times New Roman"/>
                <w:lang w:val="en-US"/>
              </w:rPr>
              <w:t>local</w:t>
            </w:r>
            <w:r w:rsidRPr="00EA0C6E">
              <w:rPr>
                <w:rFonts w:cs="Times New Roman"/>
              </w:rPr>
              <w:t xml:space="preserve"> </w:t>
            </w:r>
            <w:r w:rsidRPr="00EA0C6E">
              <w:rPr>
                <w:rFonts w:cs="Times New Roman"/>
                <w:lang w:val="en-US"/>
              </w:rPr>
              <w:t>repositories</w:t>
            </w:r>
            <w:r w:rsidRPr="00EA0C6E">
              <w:rPr>
                <w:rFonts w:cs="Times New Roman"/>
              </w:rPr>
              <w:t>)</w:t>
            </w:r>
          </w:p>
        </w:tc>
        <w:tc>
          <w:tcPr>
            <w:tcW w:w="262" w:type="pct"/>
            <w:vAlign w:val="center"/>
          </w:tcPr>
          <w:p w14:paraId="438DD939" w14:textId="3D603353" w:rsidR="00C40E19" w:rsidRPr="00EA0C6E" w:rsidRDefault="00C40E19"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B"/>
            </w:r>
          </w:p>
        </w:tc>
        <w:tc>
          <w:tcPr>
            <w:tcW w:w="262" w:type="pct"/>
            <w:vAlign w:val="center"/>
          </w:tcPr>
          <w:p w14:paraId="33D33666" w14:textId="371B5EE9" w:rsidR="00C40E19" w:rsidRPr="00EA0C6E" w:rsidRDefault="00C40E19"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B"/>
            </w:r>
          </w:p>
        </w:tc>
        <w:tc>
          <w:tcPr>
            <w:tcW w:w="262" w:type="pct"/>
            <w:vAlign w:val="center"/>
          </w:tcPr>
          <w:p w14:paraId="48DAC6F6" w14:textId="113EF5AB" w:rsidR="00C40E19" w:rsidRPr="00EA0C6E" w:rsidRDefault="00C40E19"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C"/>
            </w:r>
          </w:p>
        </w:tc>
        <w:tc>
          <w:tcPr>
            <w:tcW w:w="462" w:type="pct"/>
            <w:tcBorders>
              <w:right w:val="single" w:sz="4" w:space="0" w:color="FFFFFF" w:themeColor="background1"/>
            </w:tcBorders>
            <w:vAlign w:val="center"/>
          </w:tcPr>
          <w:p w14:paraId="0C0FB864" w14:textId="0F3EAB92" w:rsidR="00C40E19" w:rsidRPr="00EA0C6E" w:rsidRDefault="00111C98" w:rsidP="00050AC8">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sym w:font="Wingdings" w:char="F0FC"/>
            </w:r>
          </w:p>
        </w:tc>
      </w:tr>
    </w:tbl>
    <w:p w14:paraId="4DA433A1" w14:textId="77777777" w:rsidR="003857AC" w:rsidRPr="00EA0C6E" w:rsidRDefault="003857AC" w:rsidP="003857AC">
      <w:pPr>
        <w:rPr>
          <w:rFonts w:cs="Times New Roman"/>
        </w:rPr>
      </w:pPr>
    </w:p>
    <w:p w14:paraId="0A32246C" w14:textId="111E937A" w:rsidR="004E459C" w:rsidRPr="00EA0C6E" w:rsidRDefault="004E459C" w:rsidP="004E459C">
      <w:pPr>
        <w:pStyle w:val="Heading3"/>
      </w:pPr>
      <w:bookmarkStart w:id="175" w:name="_Toc227411783"/>
      <w:r w:rsidRPr="00EA0C6E">
        <w:lastRenderedPageBreak/>
        <w:t>Επιλογή σημείων εκκένωσης</w:t>
      </w:r>
      <w:bookmarkEnd w:id="175"/>
    </w:p>
    <w:p w14:paraId="2F5D77D1" w14:textId="3C9C8BE5" w:rsidR="003857AC" w:rsidRPr="00EA0C6E" w:rsidRDefault="003857AC" w:rsidP="003857AC">
      <w:pPr>
        <w:rPr>
          <w:rFonts w:cs="Times New Roman"/>
        </w:rPr>
      </w:pPr>
      <w:commentRangeStart w:id="176"/>
      <w:r w:rsidRPr="00EA0C6E">
        <w:rPr>
          <w:rFonts w:cs="Times New Roman"/>
        </w:rPr>
        <w:t>Επιπρόσθετα, επιλέχθηκ</w:t>
      </w:r>
      <w:r w:rsidR="004C6157" w:rsidRPr="00EA0C6E">
        <w:rPr>
          <w:rFonts w:cs="Times New Roman"/>
        </w:rPr>
        <w:t>ε</w:t>
      </w:r>
      <w:r w:rsidRPr="00EA0C6E">
        <w:rPr>
          <w:rFonts w:cs="Times New Roman"/>
        </w:rPr>
        <w:t xml:space="preserve"> το Τρίτο σενάριο, και για πλήθος 100 εμπλεκομένων, προκειμένου να μελετηθούν οι επιπτώσεις της τοποθεσίας των σημείων συγκέντρωσης στο σχεδιασμό εκκένωσης</w:t>
      </w:r>
      <w:r w:rsidR="003F5C69" w:rsidRPr="00EA0C6E">
        <w:rPr>
          <w:rFonts w:cs="Times New Roman"/>
        </w:rPr>
        <w:t xml:space="preserve">. </w:t>
      </w:r>
      <w:r w:rsidRPr="00EA0C6E">
        <w:rPr>
          <w:rFonts w:cs="Times New Roman"/>
        </w:rPr>
        <w:t>Πέραν των δύο σημείων συγκέντρωσης των ανωτέρω σεναρίων, τοποθετήθηκαν</w:t>
      </w:r>
      <w:r w:rsidR="0079041A" w:rsidRPr="00EA0C6E">
        <w:rPr>
          <w:rFonts w:cs="Times New Roman"/>
        </w:rPr>
        <w:t xml:space="preserve"> αυθαίρετα</w:t>
      </w:r>
      <w:r w:rsidRPr="00EA0C6E">
        <w:rPr>
          <w:rFonts w:cs="Times New Roman"/>
        </w:rPr>
        <w:t xml:space="preserve"> περιμετρικά της προς μελέτη εγκατάστασης 14 ακόμη εν δυνάμει σημεία</w:t>
      </w:r>
      <w:r w:rsidR="003F5C69" w:rsidRPr="00EA0C6E">
        <w:rPr>
          <w:rFonts w:cs="Times New Roman"/>
        </w:rPr>
        <w:t>, όπως παρουσιάζεται στο</w:t>
      </w:r>
      <w:r w:rsidR="004C6157" w:rsidRPr="00EA0C6E">
        <w:rPr>
          <w:rFonts w:cs="Times New Roman"/>
        </w:rPr>
        <w:t xml:space="preserve"> </w:t>
      </w:r>
      <w:r w:rsidR="004C6157" w:rsidRPr="00EA0C6E">
        <w:rPr>
          <w:rFonts w:cs="Times New Roman"/>
        </w:rPr>
        <w:fldChar w:fldCharType="begin"/>
      </w:r>
      <w:r w:rsidR="004C6157" w:rsidRPr="00EA0C6E">
        <w:rPr>
          <w:rFonts w:cs="Times New Roman"/>
        </w:rPr>
        <w:instrText xml:space="preserve"> REF _Ref227282011 \h </w:instrText>
      </w:r>
      <w:r w:rsidR="006B1188" w:rsidRPr="00EA0C6E">
        <w:rPr>
          <w:rFonts w:cs="Times New Roman"/>
        </w:rPr>
        <w:instrText xml:space="preserve"> \* MERGEFORMAT </w:instrText>
      </w:r>
      <w:r w:rsidR="004C6157" w:rsidRPr="00EA0C6E">
        <w:rPr>
          <w:rFonts w:cs="Times New Roman"/>
        </w:rPr>
      </w:r>
      <w:r w:rsidR="004C6157"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12</w:t>
      </w:r>
      <w:r w:rsidR="004C6157" w:rsidRPr="00EA0C6E">
        <w:rPr>
          <w:rFonts w:cs="Times New Roman"/>
        </w:rPr>
        <w:fldChar w:fldCharType="end"/>
      </w:r>
      <w:r w:rsidRPr="00EA0C6E">
        <w:rPr>
          <w:rFonts w:cs="Times New Roman"/>
        </w:rPr>
        <w:t>, για ένα σύνολο 16 σημείων</w:t>
      </w:r>
      <w:r w:rsidR="003F5C69" w:rsidRPr="00EA0C6E">
        <w:rPr>
          <w:rFonts w:cs="Times New Roman"/>
        </w:rPr>
        <w:t xml:space="preserve"> συγκέντρωσης. Α</w:t>
      </w:r>
      <w:r w:rsidRPr="00EA0C6E">
        <w:rPr>
          <w:rFonts w:cs="Times New Roman"/>
        </w:rPr>
        <w:t>πό τα 16 δυνατά σημεία θα επιλέγονται το πολύ 2</w:t>
      </w:r>
      <w:r w:rsidR="003F5C69" w:rsidRPr="00EA0C6E">
        <w:rPr>
          <w:rFonts w:cs="Times New Roman"/>
        </w:rPr>
        <w:t xml:space="preserve"> ανά πλευρά</w:t>
      </w:r>
      <w:r w:rsidRPr="00EA0C6E">
        <w:rPr>
          <w:rFonts w:cs="Times New Roman"/>
        </w:rPr>
        <w:t xml:space="preserve">, προκειμένου να γίνει σύγκριση με τα αποτελέσματα </w:t>
      </w:r>
      <w:r w:rsidR="003F5C69" w:rsidRPr="00EA0C6E">
        <w:rPr>
          <w:rFonts w:cs="Times New Roman"/>
        </w:rPr>
        <w:t>του σεναρίου</w:t>
      </w:r>
      <w:r w:rsidRPr="00EA0C6E">
        <w:rPr>
          <w:rFonts w:cs="Times New Roman"/>
        </w:rPr>
        <w:t xml:space="preserve"> Τρία</w:t>
      </w:r>
      <w:commentRangeEnd w:id="176"/>
      <w:r w:rsidR="005A60ED" w:rsidRPr="00EA0C6E">
        <w:rPr>
          <w:rStyle w:val="CommentReference"/>
          <w:rFonts w:cs="Times New Roman"/>
          <w:sz w:val="24"/>
          <w:szCs w:val="22"/>
        </w:rPr>
        <w:commentReference w:id="176"/>
      </w:r>
      <w:r w:rsidR="003F5C69" w:rsidRPr="00EA0C6E">
        <w:rPr>
          <w:rFonts w:cs="Times New Roman"/>
        </w:rPr>
        <w:t xml:space="preserve"> ως προς την </w:t>
      </w:r>
      <w:r w:rsidR="0037683A" w:rsidRPr="00EA0C6E">
        <w:rPr>
          <w:rFonts w:cs="Times New Roman"/>
        </w:rPr>
        <w:t>αποτελεσματικότητα ύπαρξης παραπάνω σημείων συγκέντρωσης, και σε ποιες τοποθεσίες.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5094"/>
      </w:tblGrid>
      <w:tr w:rsidR="00950618" w:rsidRPr="00EA0C6E" w14:paraId="67AE52BE" w14:textId="77777777" w:rsidTr="009E1E53">
        <w:tc>
          <w:tcPr>
            <w:tcW w:w="2467" w:type="pct"/>
          </w:tcPr>
          <w:p w14:paraId="4F36C8BB" w14:textId="06B7B064" w:rsidR="00950618" w:rsidRPr="00EA0C6E" w:rsidRDefault="00950618" w:rsidP="003857AC">
            <w:pPr>
              <w:rPr>
                <w:rFonts w:cs="Times New Roman"/>
                <w:lang w:val="en-US"/>
              </w:rPr>
            </w:pPr>
            <w:r w:rsidRPr="00EA0C6E">
              <w:rPr>
                <w:rFonts w:cs="Times New Roman"/>
                <w:noProof/>
                <w:lang w:val="en-US"/>
              </w:rPr>
              <w:drawing>
                <wp:inline distT="0" distB="0" distL="0" distR="0" wp14:anchorId="4FF6AB0B" wp14:editId="30CDEB74">
                  <wp:extent cx="3025588" cy="2816378"/>
                  <wp:effectExtent l="0" t="0" r="3810" b="3175"/>
                  <wp:docPr id="945220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20937" name="Picture 9452209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25588" cy="2816378"/>
                          </a:xfrm>
                          <a:prstGeom prst="rect">
                            <a:avLst/>
                          </a:prstGeom>
                        </pic:spPr>
                      </pic:pic>
                    </a:graphicData>
                  </a:graphic>
                </wp:inline>
              </w:drawing>
            </w:r>
          </w:p>
        </w:tc>
        <w:tc>
          <w:tcPr>
            <w:tcW w:w="2533" w:type="pct"/>
          </w:tcPr>
          <w:p w14:paraId="03BF9471" w14:textId="6FA78CA6" w:rsidR="00950618" w:rsidRPr="00EA0C6E" w:rsidRDefault="00950618" w:rsidP="003857AC">
            <w:pPr>
              <w:rPr>
                <w:rFonts w:cs="Times New Roman"/>
                <w:lang w:val="en-US"/>
              </w:rPr>
            </w:pPr>
            <w:r w:rsidRPr="00EA0C6E">
              <w:rPr>
                <w:rFonts w:cs="Times New Roman"/>
                <w:noProof/>
              </w:rPr>
              <w:drawing>
                <wp:inline distT="0" distB="0" distL="0" distR="0" wp14:anchorId="09CBB2FF" wp14:editId="4B215B34">
                  <wp:extent cx="3025424" cy="2816137"/>
                  <wp:effectExtent l="0" t="0" r="3810" b="3810"/>
                  <wp:docPr id="191907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78426"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25424" cy="2816137"/>
                          </a:xfrm>
                          <a:prstGeom prst="rect">
                            <a:avLst/>
                          </a:prstGeom>
                        </pic:spPr>
                      </pic:pic>
                    </a:graphicData>
                  </a:graphic>
                </wp:inline>
              </w:drawing>
            </w:r>
          </w:p>
        </w:tc>
      </w:tr>
      <w:tr w:rsidR="00950618" w:rsidRPr="00EA0C6E" w14:paraId="0B40FEB6" w14:textId="77777777" w:rsidTr="009E1E53">
        <w:tc>
          <w:tcPr>
            <w:tcW w:w="5000" w:type="pct"/>
            <w:gridSpan w:val="2"/>
          </w:tcPr>
          <w:p w14:paraId="030E4DDF" w14:textId="1A65BBE3" w:rsidR="00950618" w:rsidRPr="00EA0C6E" w:rsidRDefault="00950618" w:rsidP="00950618">
            <w:pPr>
              <w:pStyle w:val="Caption"/>
              <w:rPr>
                <w:rFonts w:cs="Times New Roman"/>
              </w:rPr>
            </w:pPr>
            <w:bookmarkStart w:id="177" w:name="_Ref227282011"/>
            <w:bookmarkStart w:id="178" w:name="_Toc227411825"/>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12</w:t>
            </w:r>
            <w:r w:rsidRPr="00EA0C6E">
              <w:rPr>
                <w:rFonts w:cs="Times New Roman"/>
              </w:rPr>
              <w:fldChar w:fldCharType="end"/>
            </w:r>
            <w:bookmarkEnd w:id="177"/>
            <w:r w:rsidRPr="00EA0C6E">
              <w:rPr>
                <w:rFonts w:cs="Times New Roman"/>
              </w:rPr>
              <w:t>. α) Τα αρχικά 2 σημεία συγκέντρωσης, βάσει των οποίων πραγματοποιήθηκαν οι προσομοιώσεις, β) Τα</w:t>
            </w:r>
            <w:r w:rsidR="005F21EF" w:rsidRPr="00EA0C6E">
              <w:rPr>
                <w:rFonts w:cs="Times New Roman"/>
              </w:rPr>
              <w:t xml:space="preserve"> εν δυνάμει</w:t>
            </w:r>
            <w:r w:rsidRPr="00EA0C6E">
              <w:rPr>
                <w:rFonts w:cs="Times New Roman"/>
              </w:rPr>
              <w:t xml:space="preserve"> 16 σημεία συγκέντρωσης περιμετρικά της εγκατάστασης.</w:t>
            </w:r>
            <w:bookmarkEnd w:id="178"/>
          </w:p>
          <w:p w14:paraId="689084BC" w14:textId="77777777" w:rsidR="00950618" w:rsidRPr="00EA0C6E" w:rsidRDefault="00950618" w:rsidP="003857AC">
            <w:pPr>
              <w:rPr>
                <w:rFonts w:cs="Times New Roman"/>
              </w:rPr>
            </w:pPr>
          </w:p>
        </w:tc>
      </w:tr>
    </w:tbl>
    <w:p w14:paraId="30B88CFC" w14:textId="77777777" w:rsidR="00950618" w:rsidRPr="00EA0C6E" w:rsidRDefault="00950618" w:rsidP="003857AC">
      <w:pPr>
        <w:rPr>
          <w:rFonts w:cs="Times New Roman"/>
        </w:rPr>
      </w:pPr>
    </w:p>
    <w:p w14:paraId="61A3E3F4" w14:textId="77777777" w:rsidR="004C6157" w:rsidRPr="00EA0C6E" w:rsidRDefault="004C6157" w:rsidP="003857AC">
      <w:pPr>
        <w:rPr>
          <w:rFonts w:cs="Times New Roman"/>
        </w:rPr>
      </w:pPr>
    </w:p>
    <w:p w14:paraId="2F05D2CA" w14:textId="47ECF6C9" w:rsidR="004C6157" w:rsidRPr="00EA0C6E" w:rsidRDefault="004C6157" w:rsidP="004C6157">
      <w:pPr>
        <w:keepNext/>
        <w:rPr>
          <w:rFonts w:cs="Times New Roman"/>
        </w:rPr>
      </w:pPr>
    </w:p>
    <w:p w14:paraId="3ECE814C" w14:textId="77777777" w:rsidR="00C40E19" w:rsidRPr="00EA0C6E" w:rsidRDefault="00C40E19" w:rsidP="003857AC">
      <w:pPr>
        <w:rPr>
          <w:rFonts w:cs="Times New Roman"/>
        </w:rPr>
      </w:pPr>
    </w:p>
    <w:p w14:paraId="0DD3BC8D" w14:textId="77777777" w:rsidR="00C40E19" w:rsidRPr="00EA0C6E" w:rsidRDefault="00C40E19" w:rsidP="003857AC">
      <w:pPr>
        <w:rPr>
          <w:rFonts w:cs="Times New Roman"/>
        </w:rPr>
      </w:pPr>
    </w:p>
    <w:p w14:paraId="6DDD1A39" w14:textId="77777777" w:rsidR="00C40E19" w:rsidRPr="00EA0C6E" w:rsidRDefault="00C40E19" w:rsidP="003857AC">
      <w:pPr>
        <w:rPr>
          <w:rFonts w:cs="Times New Roman"/>
        </w:rPr>
      </w:pPr>
    </w:p>
    <w:p w14:paraId="403AF3D3" w14:textId="30A8A9C3" w:rsidR="00A0466C" w:rsidRPr="00EA0C6E" w:rsidRDefault="0069378E" w:rsidP="0069378E">
      <w:pPr>
        <w:jc w:val="left"/>
        <w:rPr>
          <w:rFonts w:cs="Times New Roman"/>
        </w:rPr>
      </w:pPr>
      <w:r w:rsidRPr="00EA0C6E">
        <w:rPr>
          <w:rFonts w:cs="Times New Roman"/>
        </w:rPr>
        <w:br w:type="page"/>
      </w:r>
    </w:p>
    <w:p w14:paraId="1BE24282" w14:textId="77777777" w:rsidR="008F6C5F" w:rsidRPr="00EA0C6E" w:rsidRDefault="007039C4" w:rsidP="007039C4">
      <w:pPr>
        <w:pStyle w:val="Heading1"/>
        <w:rPr>
          <w:ins w:id="179" w:author="Georgios Pitsos" w:date="2026-04-16T23:09:00Z" w16du:dateUtc="2026-04-16T20:09:00Z"/>
          <w:rFonts w:cs="Times New Roman"/>
        </w:rPr>
      </w:pPr>
      <w:bookmarkStart w:id="180" w:name="_Toc227411784"/>
      <w:r w:rsidRPr="00EA0C6E">
        <w:rPr>
          <w:rFonts w:cs="Times New Roman"/>
        </w:rPr>
        <w:lastRenderedPageBreak/>
        <w:t>Αποτελέσματα</w:t>
      </w:r>
      <w:bookmarkEnd w:id="180"/>
    </w:p>
    <w:p w14:paraId="40CDC0FB" w14:textId="569FAEAB" w:rsidR="008F6C5F" w:rsidRPr="00EA0C6E" w:rsidRDefault="008F6C5F" w:rsidP="008353D7">
      <w:pPr>
        <w:rPr>
          <w:rFonts w:cs="Times New Roman"/>
        </w:rPr>
      </w:pPr>
      <w:r w:rsidRPr="00EA0C6E">
        <w:rPr>
          <w:rFonts w:cs="Times New Roman"/>
        </w:rPr>
        <w:t xml:space="preserve">Στο παρόν κεφάλαιο παρουσιάζονται τα ευρήματα που προέκυψαν από την εκτέλεση των προσομοιώσεων για τα τέσσερα </w:t>
      </w:r>
      <w:r w:rsidR="00C1676C" w:rsidRPr="00EA0C6E">
        <w:rPr>
          <w:rFonts w:cs="Times New Roman"/>
        </w:rPr>
        <w:t>Σ</w:t>
      </w:r>
      <w:r w:rsidRPr="00EA0C6E">
        <w:rPr>
          <w:rFonts w:cs="Times New Roman"/>
        </w:rPr>
        <w:t>ενάρια διαβαθμισμένης πολυπλοκότητας, όπως αυτά ορίστηκαν στην ενότητα</w:t>
      </w:r>
      <w:r w:rsidR="008353D7" w:rsidRPr="00EA0C6E">
        <w:rPr>
          <w:rFonts w:cs="Times New Roman"/>
        </w:rPr>
        <w:t xml:space="preserve"> </w:t>
      </w:r>
      <w:r w:rsidR="008353D7" w:rsidRPr="00EA0C6E">
        <w:rPr>
          <w:rFonts w:cs="Times New Roman"/>
        </w:rPr>
        <w:fldChar w:fldCharType="begin"/>
      </w:r>
      <w:r w:rsidR="008353D7" w:rsidRPr="00EA0C6E">
        <w:rPr>
          <w:rFonts w:cs="Times New Roman"/>
        </w:rPr>
        <w:instrText xml:space="preserve"> REF _Ref227229477 \w \h </w:instrText>
      </w:r>
      <w:r w:rsidR="006B1188" w:rsidRPr="00EA0C6E">
        <w:rPr>
          <w:rFonts w:cs="Times New Roman"/>
        </w:rPr>
        <w:instrText xml:space="preserve"> \* MERGEFORMAT </w:instrText>
      </w:r>
      <w:r w:rsidR="008353D7" w:rsidRPr="00EA0C6E">
        <w:rPr>
          <w:rFonts w:cs="Times New Roman"/>
        </w:rPr>
      </w:r>
      <w:r w:rsidR="008353D7" w:rsidRPr="00EA0C6E">
        <w:rPr>
          <w:rFonts w:cs="Times New Roman"/>
        </w:rPr>
        <w:fldChar w:fldCharType="separate"/>
      </w:r>
      <w:r w:rsidR="00EA0C6E" w:rsidRPr="00EA0C6E">
        <w:rPr>
          <w:rFonts w:cs="Times New Roman"/>
        </w:rPr>
        <w:t>2.8</w:t>
      </w:r>
      <w:r w:rsidR="008353D7" w:rsidRPr="00EA0C6E">
        <w:rPr>
          <w:rFonts w:cs="Times New Roman"/>
        </w:rPr>
        <w:fldChar w:fldCharType="end"/>
      </w:r>
      <w:r w:rsidRPr="00EA0C6E">
        <w:rPr>
          <w:rFonts w:cs="Times New Roman"/>
        </w:rPr>
        <w:t xml:space="preserve"> της Μεθοδολογίας. Κύριος στόχος είναι η συγκριτική αξιολόγηση των </w:t>
      </w:r>
      <w:r w:rsidR="00C1676C" w:rsidRPr="00EA0C6E">
        <w:rPr>
          <w:rFonts w:cs="Times New Roman"/>
        </w:rPr>
        <w:t>ΑΕΔ</w:t>
      </w:r>
      <w:r w:rsidRPr="00EA0C6E">
        <w:rPr>
          <w:rFonts w:cs="Times New Roman"/>
        </w:rPr>
        <w:t xml:space="preserve"> A* και D*lite, καθώς και η αποτίμηση της επίδρασης που έχει η δυναμική δρομολόγηση στην ασφάλεια των εκκενωθέντων κατά τη διασπορά του τοξικού αερίου. Η ανάλυση των αποτελεσμάτων επικεντρώνεται σε τρεις βασικούς άξονες:</w:t>
      </w:r>
    </w:p>
    <w:p w14:paraId="5EBF9F72" w14:textId="6E601F8F" w:rsidR="008F6C5F" w:rsidRPr="00EA0C6E" w:rsidRDefault="008F6C5F" w:rsidP="003C2C0B">
      <w:pPr>
        <w:pStyle w:val="ListParagraph"/>
        <w:numPr>
          <w:ilvl w:val="0"/>
          <w:numId w:val="41"/>
        </w:numPr>
        <w:rPr>
          <w:rFonts w:ascii="Times New Roman" w:hAnsi="Times New Roman" w:cs="Times New Roman"/>
        </w:rPr>
      </w:pPr>
      <w:r w:rsidRPr="00EA0C6E">
        <w:rPr>
          <w:rFonts w:ascii="Times New Roman" w:hAnsi="Times New Roman" w:cs="Times New Roman"/>
          <w:b/>
          <w:bCs/>
        </w:rPr>
        <w:t>Υπολογιστικός χρόνος και απόδοση αλγορίθμων</w:t>
      </w:r>
      <w:r w:rsidRPr="00EA0C6E">
        <w:rPr>
          <w:rFonts w:ascii="Times New Roman" w:hAnsi="Times New Roman" w:cs="Times New Roman"/>
        </w:rPr>
        <w:t>: Σύγκριση του χρόνου εκτέλεσης ανάμεσα στα διαφορετικά σενάρια για τα μεταβαλλόμενα μεγέθη πλήθους, με σκοπό την ανάδειξη του ταχύτερου αλγορίθμου.</w:t>
      </w:r>
    </w:p>
    <w:p w14:paraId="14E10E89" w14:textId="33565600" w:rsidR="008F6C5F" w:rsidRPr="00EA0C6E" w:rsidRDefault="008F6C5F" w:rsidP="003C2C0B">
      <w:pPr>
        <w:pStyle w:val="ListParagraph"/>
        <w:numPr>
          <w:ilvl w:val="0"/>
          <w:numId w:val="41"/>
        </w:numPr>
        <w:rPr>
          <w:rFonts w:ascii="Times New Roman" w:hAnsi="Times New Roman" w:cs="Times New Roman"/>
        </w:rPr>
      </w:pPr>
      <w:r w:rsidRPr="00EA0C6E">
        <w:rPr>
          <w:rFonts w:ascii="Times New Roman" w:hAnsi="Times New Roman" w:cs="Times New Roman"/>
          <w:b/>
          <w:bCs/>
        </w:rPr>
        <w:t xml:space="preserve">Συσσωρευμένο </w:t>
      </w:r>
      <w:r w:rsidR="003C2C0B" w:rsidRPr="00EA0C6E">
        <w:rPr>
          <w:rFonts w:ascii="Times New Roman" w:hAnsi="Times New Roman" w:cs="Times New Roman"/>
          <w:b/>
          <w:bCs/>
          <w:lang w:val="en-US"/>
        </w:rPr>
        <w:t>TL</w:t>
      </w:r>
      <w:r w:rsidRPr="00EA0C6E">
        <w:rPr>
          <w:rFonts w:ascii="Times New Roman" w:hAnsi="Times New Roman" w:cs="Times New Roman"/>
          <w:b/>
          <w:bCs/>
        </w:rPr>
        <w:t xml:space="preserve"> και ασφάλεια εκκένωσης</w:t>
      </w:r>
      <w:r w:rsidRPr="00EA0C6E">
        <w:rPr>
          <w:rFonts w:ascii="Times New Roman" w:hAnsi="Times New Roman" w:cs="Times New Roman"/>
        </w:rPr>
        <w:t>: Αξιολόγηση της αποτελεσματικότητας της εκκένωσης βάσει της συνολικής έκθεσης των εμπλεκομένων στο υδρόθειο</w:t>
      </w:r>
      <w:r w:rsidR="003C2C0B" w:rsidRPr="00EA0C6E">
        <w:rPr>
          <w:rFonts w:ascii="Times New Roman" w:hAnsi="Times New Roman"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ascii="Times New Roman" w:hAnsi="Times New Roman" w:cs="Times New Roman"/>
        </w:rPr>
        <w:t>, εστιάζοντας στο κατά πόσο η αποφυγή του δυναμικού νέφους ελαχιστοποιεί τις απώλειες.</w:t>
      </w:r>
    </w:p>
    <w:p w14:paraId="35FE362E" w14:textId="0A87ED30" w:rsidR="008F6C5F" w:rsidRPr="00EA0C6E" w:rsidRDefault="008F6C5F" w:rsidP="003C2C0B">
      <w:pPr>
        <w:pStyle w:val="ListParagraph"/>
        <w:numPr>
          <w:ilvl w:val="0"/>
          <w:numId w:val="41"/>
        </w:numPr>
        <w:rPr>
          <w:rFonts w:ascii="Times New Roman" w:hAnsi="Times New Roman" w:cs="Times New Roman"/>
        </w:rPr>
      </w:pPr>
      <w:r w:rsidRPr="00EA0C6E">
        <w:rPr>
          <w:rFonts w:ascii="Times New Roman" w:hAnsi="Times New Roman" w:cs="Times New Roman"/>
          <w:b/>
          <w:bCs/>
        </w:rPr>
        <w:t xml:space="preserve">Επιρροή της </w:t>
      </w:r>
      <w:r w:rsidR="00813D96" w:rsidRPr="00EA0C6E">
        <w:rPr>
          <w:rFonts w:ascii="Times New Roman" w:hAnsi="Times New Roman" w:cs="Times New Roman"/>
          <w:b/>
          <w:bCs/>
        </w:rPr>
        <w:t>τοποθεσίας</w:t>
      </w:r>
      <w:r w:rsidRPr="00EA0C6E">
        <w:rPr>
          <w:rFonts w:ascii="Times New Roman" w:hAnsi="Times New Roman" w:cs="Times New Roman"/>
          <w:b/>
          <w:bCs/>
        </w:rPr>
        <w:t xml:space="preserve"> των σημείων συγκέντρωσης</w:t>
      </w:r>
      <w:r w:rsidRPr="00EA0C6E">
        <w:rPr>
          <w:rFonts w:ascii="Times New Roman" w:hAnsi="Times New Roman" w:cs="Times New Roman"/>
        </w:rPr>
        <w:t xml:space="preserve">: Διερεύνηση του πώς ο αριθμός και η στρατηγική τοποθέτηση των </w:t>
      </w:r>
      <w:r w:rsidR="003C2C0B" w:rsidRPr="00EA0C6E">
        <w:rPr>
          <w:rFonts w:ascii="Times New Roman" w:hAnsi="Times New Roman" w:cs="Times New Roman"/>
        </w:rPr>
        <w:t>σημείων συγκέντρωσης (</w:t>
      </w:r>
      <w:r w:rsidRPr="00EA0C6E">
        <w:rPr>
          <w:rFonts w:ascii="Times New Roman" w:hAnsi="Times New Roman" w:cs="Times New Roman"/>
        </w:rPr>
        <w:t>muster points</w:t>
      </w:r>
      <w:r w:rsidR="003C2C0B" w:rsidRPr="00EA0C6E">
        <w:rPr>
          <w:rFonts w:ascii="Times New Roman" w:hAnsi="Times New Roman" w:cs="Times New Roman"/>
        </w:rPr>
        <w:t>)</w:t>
      </w:r>
      <w:r w:rsidRPr="00EA0C6E">
        <w:rPr>
          <w:rFonts w:ascii="Times New Roman" w:hAnsi="Times New Roman" w:cs="Times New Roman"/>
        </w:rPr>
        <w:t xml:space="preserve"> επηρεάζουν τον συνολικό χρόνο και την ασφάλεια διαφυγής, </w:t>
      </w:r>
      <w:r w:rsidR="00B05246" w:rsidRPr="00EA0C6E">
        <w:rPr>
          <w:rFonts w:ascii="Times New Roman" w:hAnsi="Times New Roman" w:cs="Times New Roman"/>
        </w:rPr>
        <w:t>χρησιμοποιώντας ως βάση το</w:t>
      </w:r>
      <w:r w:rsidRPr="00EA0C6E">
        <w:rPr>
          <w:rFonts w:ascii="Times New Roman" w:hAnsi="Times New Roman" w:cs="Times New Roman"/>
        </w:rPr>
        <w:t xml:space="preserve"> Τρίτο σεν</w:t>
      </w:r>
      <w:r w:rsidR="00B05246" w:rsidRPr="00EA0C6E">
        <w:rPr>
          <w:rFonts w:ascii="Times New Roman" w:hAnsi="Times New Roman" w:cs="Times New Roman"/>
        </w:rPr>
        <w:t>άριο</w:t>
      </w:r>
      <w:r w:rsidRPr="00EA0C6E">
        <w:rPr>
          <w:rFonts w:ascii="Times New Roman" w:hAnsi="Times New Roman" w:cs="Times New Roman"/>
        </w:rPr>
        <w:t>.</w:t>
      </w:r>
    </w:p>
    <w:p w14:paraId="3DF723AA" w14:textId="77777777" w:rsidR="002154D7" w:rsidRPr="00EA0C6E" w:rsidRDefault="002154D7" w:rsidP="008353D7">
      <w:pPr>
        <w:rPr>
          <w:rFonts w:cs="Times New Roman"/>
        </w:rPr>
      </w:pPr>
    </w:p>
    <w:p w14:paraId="6E66C3FF" w14:textId="77777777" w:rsidR="002154D7" w:rsidRPr="00EA0C6E" w:rsidRDefault="002154D7" w:rsidP="002154D7">
      <w:pPr>
        <w:pStyle w:val="Heading2"/>
      </w:pPr>
      <w:bookmarkStart w:id="181" w:name="_Ref227315919"/>
      <w:bookmarkStart w:id="182" w:name="_Ref227320897"/>
      <w:bookmarkStart w:id="183" w:name="_Toc227411785"/>
      <w:r w:rsidRPr="00EA0C6E">
        <w:t>Υπολογιστικός χρόνος και απόδοση αλγορίθμων</w:t>
      </w:r>
      <w:bookmarkEnd w:id="181"/>
      <w:bookmarkEnd w:id="182"/>
      <w:bookmarkEnd w:id="183"/>
    </w:p>
    <w:p w14:paraId="685E5D03" w14:textId="67517AFE" w:rsidR="003C2C0B" w:rsidRPr="00EA0C6E" w:rsidRDefault="00834648" w:rsidP="008353D7">
      <w:pPr>
        <w:rPr>
          <w:rFonts w:cs="Times New Roman"/>
        </w:rPr>
      </w:pPr>
      <w:r w:rsidRPr="00EA0C6E">
        <w:rPr>
          <w:rFonts w:cs="Times New Roman"/>
        </w:rPr>
        <w:t>Για τα Σενάρια 1 και 2</w:t>
      </w:r>
      <w:r w:rsidR="0084628D" w:rsidRPr="00EA0C6E">
        <w:rPr>
          <w:rFonts w:cs="Times New Roman"/>
        </w:rPr>
        <w:t xml:space="preserve"> (</w:t>
      </w:r>
      <w:r w:rsidR="0084628D" w:rsidRPr="00EA0C6E">
        <w:rPr>
          <w:rFonts w:cs="Times New Roman"/>
        </w:rPr>
        <w:fldChar w:fldCharType="begin"/>
      </w:r>
      <w:r w:rsidR="0084628D" w:rsidRPr="00EA0C6E">
        <w:rPr>
          <w:rFonts w:cs="Times New Roman"/>
        </w:rPr>
        <w:instrText xml:space="preserve"> REF _Ref227284979 \h </w:instrText>
      </w:r>
      <w:r w:rsidR="006B1188" w:rsidRPr="00EA0C6E">
        <w:rPr>
          <w:rFonts w:cs="Times New Roman"/>
        </w:rPr>
        <w:instrText xml:space="preserve"> \* MERGEFORMAT </w:instrText>
      </w:r>
      <w:r w:rsidR="0084628D" w:rsidRPr="00EA0C6E">
        <w:rPr>
          <w:rFonts w:cs="Times New Roman"/>
        </w:rPr>
      </w:r>
      <w:r w:rsidR="0084628D"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6</w:t>
      </w:r>
      <w:r w:rsidR="0084628D" w:rsidRPr="00EA0C6E">
        <w:rPr>
          <w:rFonts w:cs="Times New Roman"/>
        </w:rPr>
        <w:fldChar w:fldCharType="end"/>
      </w:r>
      <w:r w:rsidR="0084628D" w:rsidRPr="00EA0C6E">
        <w:rPr>
          <w:rFonts w:cs="Times New Roman"/>
        </w:rPr>
        <w:t xml:space="preserve"> και </w:t>
      </w:r>
      <w:r w:rsidR="0084628D" w:rsidRPr="00EA0C6E">
        <w:rPr>
          <w:rFonts w:cs="Times New Roman"/>
        </w:rPr>
        <w:fldChar w:fldCharType="begin"/>
      </w:r>
      <w:r w:rsidR="0084628D" w:rsidRPr="00EA0C6E">
        <w:rPr>
          <w:rFonts w:cs="Times New Roman"/>
        </w:rPr>
        <w:instrText xml:space="preserve"> REF _Ref227284986 \h </w:instrText>
      </w:r>
      <w:r w:rsidR="006B1188" w:rsidRPr="00EA0C6E">
        <w:rPr>
          <w:rFonts w:cs="Times New Roman"/>
        </w:rPr>
        <w:instrText xml:space="preserve"> \* MERGEFORMAT </w:instrText>
      </w:r>
      <w:r w:rsidR="0084628D" w:rsidRPr="00EA0C6E">
        <w:rPr>
          <w:rFonts w:cs="Times New Roman"/>
        </w:rPr>
      </w:r>
      <w:r w:rsidR="0084628D"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7</w:t>
      </w:r>
      <w:r w:rsidR="0084628D" w:rsidRPr="00EA0C6E">
        <w:rPr>
          <w:rFonts w:cs="Times New Roman"/>
        </w:rPr>
        <w:fldChar w:fldCharType="end"/>
      </w:r>
      <w:r w:rsidR="0084628D" w:rsidRPr="00EA0C6E">
        <w:rPr>
          <w:rFonts w:cs="Times New Roman"/>
        </w:rPr>
        <w:t xml:space="preserve"> αντίστοιχα)</w:t>
      </w:r>
      <w:r w:rsidRPr="00EA0C6E">
        <w:rPr>
          <w:rFonts w:cs="Times New Roman"/>
        </w:rPr>
        <w:t xml:space="preserve"> παρουσιάζονται, για κάθε πλήθος «πρακτόρων», ο μέσος χρόνος που χρειάστηκε προκειμένου ο ΑΕΔ να βρει τη διαδρομή, ο μέσος χρόνος που χρειάστηκε για την υπόλοιπη προσομοίωση και το μέσο άθροισμα του </w:t>
      </w:r>
      <w:r w:rsidRPr="00EA0C6E">
        <w:rPr>
          <w:rFonts w:cs="Times New Roman"/>
          <w:lang w:val="en-US"/>
        </w:rPr>
        <w:t>TL</w:t>
      </w:r>
      <w:r w:rsidRPr="00EA0C6E">
        <w:rPr>
          <w:rFonts w:cs="Times New Roman"/>
        </w:rPr>
        <w:t xml:space="preserve"> από όλους τους «πράκτορες» του Σεναρίου. Ο όρος «υπόλοιπη προσομοίωση» απευθύνεται σε</w:t>
      </w:r>
      <w:r w:rsidR="0084628D" w:rsidRPr="00EA0C6E">
        <w:rPr>
          <w:rFonts w:cs="Times New Roman"/>
        </w:rPr>
        <w:t xml:space="preserve"> όλα τα υπόλοιπα</w:t>
      </w:r>
      <w:r w:rsidRPr="00EA0C6E">
        <w:rPr>
          <w:rFonts w:cs="Times New Roman"/>
        </w:rPr>
        <w:t xml:space="preserve"> στοιχεία της εκτέλεσης </w:t>
      </w:r>
      <w:r w:rsidR="0084628D" w:rsidRPr="00EA0C6E">
        <w:rPr>
          <w:rFonts w:cs="Times New Roman"/>
        </w:rPr>
        <w:t xml:space="preserve">της προσομοίωσης (μετακίνηση των «πρακτόρων», ενημέρωση και δημιουργία στοιχείων για την οπτικοποίηση των αποτελεσμάτων, καταγραφή των δεδομένων του κάθε βήματος σε εξωτερικό αρχείο όπως </w:t>
      </w:r>
      <w:r w:rsidR="0084628D" w:rsidRPr="00EA0C6E">
        <w:rPr>
          <w:rFonts w:cs="Times New Roman"/>
          <w:lang w:val="en-US"/>
        </w:rPr>
        <w:t>CSV</w:t>
      </w:r>
      <w:r w:rsidR="0084628D" w:rsidRPr="00EA0C6E">
        <w:rPr>
          <w:rFonts w:cs="Times New Roman"/>
        </w:rPr>
        <w:t>) χωρίς το κομμάτι του επαναπροσδιορισμού της βέλτιστης διαδρομής από κάποιον ΑΕΔ. Για τα Σενάρια 3 και 4 (</w:t>
      </w:r>
      <w:r w:rsidR="0084628D" w:rsidRPr="00EA0C6E">
        <w:rPr>
          <w:rFonts w:cs="Times New Roman"/>
        </w:rPr>
        <w:fldChar w:fldCharType="begin"/>
      </w:r>
      <w:r w:rsidR="0084628D" w:rsidRPr="00EA0C6E">
        <w:rPr>
          <w:rFonts w:cs="Times New Roman"/>
        </w:rPr>
        <w:instrText xml:space="preserve"> REF _Ref227285013 \h </w:instrText>
      </w:r>
      <w:r w:rsidR="006B1188" w:rsidRPr="00EA0C6E">
        <w:rPr>
          <w:rFonts w:cs="Times New Roman"/>
        </w:rPr>
        <w:instrText xml:space="preserve"> \* MERGEFORMAT </w:instrText>
      </w:r>
      <w:r w:rsidR="0084628D" w:rsidRPr="00EA0C6E">
        <w:rPr>
          <w:rFonts w:cs="Times New Roman"/>
        </w:rPr>
      </w:r>
      <w:r w:rsidR="0084628D"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8</w:t>
      </w:r>
      <w:r w:rsidR="0084628D" w:rsidRPr="00EA0C6E">
        <w:rPr>
          <w:rFonts w:cs="Times New Roman"/>
        </w:rPr>
        <w:fldChar w:fldCharType="end"/>
      </w:r>
      <w:r w:rsidR="0084628D" w:rsidRPr="00EA0C6E">
        <w:rPr>
          <w:rFonts w:cs="Times New Roman"/>
        </w:rPr>
        <w:t xml:space="preserve"> και </w:t>
      </w:r>
      <w:r w:rsidR="0084628D" w:rsidRPr="00EA0C6E">
        <w:rPr>
          <w:rFonts w:cs="Times New Roman"/>
        </w:rPr>
        <w:fldChar w:fldCharType="begin"/>
      </w:r>
      <w:r w:rsidR="0084628D" w:rsidRPr="00EA0C6E">
        <w:rPr>
          <w:rFonts w:cs="Times New Roman"/>
        </w:rPr>
        <w:instrText xml:space="preserve"> REF _Ref227285018 \h </w:instrText>
      </w:r>
      <w:r w:rsidR="006B1188" w:rsidRPr="00EA0C6E">
        <w:rPr>
          <w:rFonts w:cs="Times New Roman"/>
        </w:rPr>
        <w:instrText xml:space="preserve"> \* MERGEFORMAT </w:instrText>
      </w:r>
      <w:r w:rsidR="0084628D" w:rsidRPr="00EA0C6E">
        <w:rPr>
          <w:rFonts w:cs="Times New Roman"/>
        </w:rPr>
      </w:r>
      <w:r w:rsidR="0084628D"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9</w:t>
      </w:r>
      <w:r w:rsidR="0084628D" w:rsidRPr="00EA0C6E">
        <w:rPr>
          <w:rFonts w:cs="Times New Roman"/>
        </w:rPr>
        <w:fldChar w:fldCharType="end"/>
      </w:r>
      <w:r w:rsidR="0084628D" w:rsidRPr="00EA0C6E">
        <w:rPr>
          <w:rFonts w:cs="Times New Roman"/>
        </w:rPr>
        <w:t xml:space="preserve"> αντίστοιχα) παρουσιάζονται επιπλέον ο μέσος χρόνος της αρχικής εύρεσης διαδρομής και το μέσο άθροισμα όλων των μεταγενέστερων επαναπροσδιορισμών. Το άθροισμα του αρχικού χρόνου εύρεσης της διαδρομής με το άθροισμα όλων των μεταγενέστερων επαναπροσδιορισμών συνιστούν το συνολικό χρόνο εύρεσης της διαδρομής. Αυτός ο συνολικός χρόνος των Σεναρίων 3 και 4 αποτελεί το μέτρο που επιλέχθηκε να συγκριθεί για τον προσδιορισμό του καταλληλότερου αλγορίθμου, ενώ ταυτόχρονα είναι και το μέτρο με το οποίο συγκρίνονται τα Σενάρια 3 και 4 με</w:t>
      </w:r>
      <w:r w:rsidR="00F3632E" w:rsidRPr="00EA0C6E">
        <w:rPr>
          <w:rFonts w:cs="Times New Roman"/>
        </w:rPr>
        <w:t xml:space="preserve"> τα Σενάρια 1 και 2,</w:t>
      </w:r>
      <w:r w:rsidR="0084628D" w:rsidRPr="00EA0C6E">
        <w:rPr>
          <w:rFonts w:cs="Times New Roman"/>
        </w:rPr>
        <w:t xml:space="preserve"> </w:t>
      </w:r>
      <w:r w:rsidR="00F3632E" w:rsidRPr="00EA0C6E">
        <w:rPr>
          <w:rFonts w:cs="Times New Roman"/>
        </w:rPr>
        <w:t>ως προς τον δικό τους αντίστοιχο χρόνο</w:t>
      </w:r>
      <w:r w:rsidR="0084628D" w:rsidRPr="00EA0C6E">
        <w:rPr>
          <w:rFonts w:cs="Times New Roman"/>
        </w:rPr>
        <w:t xml:space="preserve"> εύρεσης της διαδρομής</w:t>
      </w:r>
      <w:r w:rsidR="00F3632E" w:rsidRPr="00EA0C6E">
        <w:rPr>
          <w:rFonts w:cs="Times New Roman"/>
        </w:rPr>
        <w:t xml:space="preserve">. Η σύγκριση αυτή παρουσιάζεται στο </w:t>
      </w:r>
      <w:r w:rsidR="00F3632E" w:rsidRPr="00EA0C6E">
        <w:rPr>
          <w:rFonts w:cs="Times New Roman"/>
        </w:rPr>
        <w:fldChar w:fldCharType="begin"/>
      </w:r>
      <w:r w:rsidR="00F3632E" w:rsidRPr="00EA0C6E">
        <w:rPr>
          <w:rFonts w:cs="Times New Roman"/>
        </w:rPr>
        <w:instrText xml:space="preserve"> REF _Ref227284445 \h </w:instrText>
      </w:r>
      <w:r w:rsidR="006B1188" w:rsidRPr="00EA0C6E">
        <w:rPr>
          <w:rFonts w:cs="Times New Roman"/>
        </w:rPr>
        <w:instrText xml:space="preserve"> \* MERGEFORMAT </w:instrText>
      </w:r>
      <w:r w:rsidR="00F3632E" w:rsidRPr="00EA0C6E">
        <w:rPr>
          <w:rFonts w:cs="Times New Roman"/>
        </w:rPr>
      </w:r>
      <w:r w:rsidR="00F3632E"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14</w:t>
      </w:r>
      <w:r w:rsidR="00F3632E" w:rsidRPr="00EA0C6E">
        <w:rPr>
          <w:rFonts w:cs="Times New Roman"/>
        </w:rPr>
        <w:fldChar w:fldCharType="end"/>
      </w:r>
      <w:r w:rsidR="00F3632E" w:rsidRPr="00EA0C6E">
        <w:rPr>
          <w:rFonts w:cs="Times New Roman"/>
        </w:rPr>
        <w:t>.</w:t>
      </w:r>
    </w:p>
    <w:p w14:paraId="3633DA18" w14:textId="77777777" w:rsidR="003C2C0B" w:rsidRPr="00EA0C6E" w:rsidRDefault="003C2C0B" w:rsidP="008353D7">
      <w:pPr>
        <w:rPr>
          <w:rFonts w:cs="Times New Roman"/>
        </w:rPr>
      </w:pPr>
    </w:p>
    <w:p w14:paraId="758CA6E4" w14:textId="1A75396B" w:rsidR="00CE2951" w:rsidRPr="00EA0C6E" w:rsidRDefault="00CE2951" w:rsidP="00CE2951">
      <w:pPr>
        <w:pStyle w:val="Caption"/>
        <w:keepNext/>
        <w:rPr>
          <w:rFonts w:cs="Times New Roman"/>
        </w:rPr>
      </w:pPr>
      <w:bookmarkStart w:id="184" w:name="_Ref227284979"/>
      <w:bookmarkStart w:id="185" w:name="_Ref227277046"/>
      <w:bookmarkStart w:id="186" w:name="_Toc227411807"/>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6</w:t>
      </w:r>
      <w:r w:rsidRPr="00EA0C6E">
        <w:rPr>
          <w:rFonts w:cs="Times New Roman"/>
        </w:rPr>
        <w:fldChar w:fldCharType="end"/>
      </w:r>
      <w:bookmarkEnd w:id="184"/>
      <w:r w:rsidRPr="00EA0C6E">
        <w:rPr>
          <w:rFonts w:cs="Times New Roman"/>
        </w:rPr>
        <w:t>. Αποτελέσματα προσομοίωσης για το Σενάριο 1</w:t>
      </w:r>
      <w:bookmarkEnd w:id="185"/>
      <w:r w:rsidR="000A63A4" w:rsidRPr="00EA0C6E">
        <w:rPr>
          <w:rFonts w:cs="Times New Roman"/>
        </w:rPr>
        <w:t>.</w:t>
      </w:r>
      <w:bookmarkEnd w:id="186"/>
    </w:p>
    <w:tbl>
      <w:tblPr>
        <w:tblStyle w:val="GridTable5Dark-Accent4"/>
        <w:tblW w:w="5000" w:type="pct"/>
        <w:tblLook w:val="04A0" w:firstRow="1" w:lastRow="0" w:firstColumn="1" w:lastColumn="0" w:noHBand="0" w:noVBand="1"/>
      </w:tblPr>
      <w:tblGrid>
        <w:gridCol w:w="4978"/>
        <w:gridCol w:w="756"/>
        <w:gridCol w:w="756"/>
        <w:gridCol w:w="895"/>
        <w:gridCol w:w="895"/>
        <w:gridCol w:w="895"/>
        <w:gridCol w:w="895"/>
      </w:tblGrid>
      <w:tr w:rsidR="00F0644C" w:rsidRPr="00EA0C6E" w14:paraId="215EF6EE" w14:textId="77777777" w:rsidTr="00C33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pct"/>
          </w:tcPr>
          <w:p w14:paraId="24A015D8" w14:textId="58398A63" w:rsidR="00F0644C" w:rsidRPr="00EA0C6E" w:rsidRDefault="00F0644C" w:rsidP="008353D7">
            <w:pPr>
              <w:rPr>
                <w:rFonts w:cs="Times New Roman"/>
                <w:szCs w:val="24"/>
              </w:rPr>
            </w:pPr>
            <w:r w:rsidRPr="00EA0C6E">
              <w:rPr>
                <w:rFonts w:cs="Times New Roman"/>
                <w:szCs w:val="24"/>
              </w:rPr>
              <w:t>Σενάριο</w:t>
            </w:r>
          </w:p>
        </w:tc>
        <w:tc>
          <w:tcPr>
            <w:tcW w:w="2528" w:type="pct"/>
            <w:gridSpan w:val="6"/>
            <w:vAlign w:val="center"/>
          </w:tcPr>
          <w:p w14:paraId="234B789D" w14:textId="7342B30E" w:rsidR="00F0644C" w:rsidRPr="00EA0C6E" w:rsidRDefault="00F0644C" w:rsidP="00897B9D">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EA0C6E">
              <w:rPr>
                <w:rFonts w:cs="Times New Roman"/>
                <w:szCs w:val="24"/>
              </w:rPr>
              <w:t>1</w:t>
            </w:r>
          </w:p>
        </w:tc>
      </w:tr>
      <w:tr w:rsidR="00F0644C" w:rsidRPr="00EA0C6E" w14:paraId="68064A79"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pct"/>
          </w:tcPr>
          <w:p w14:paraId="5333BE69" w14:textId="233488C1" w:rsidR="00F0644C" w:rsidRPr="00EA0C6E" w:rsidRDefault="00F0644C" w:rsidP="008353D7">
            <w:pPr>
              <w:rPr>
                <w:rFonts w:cs="Times New Roman"/>
                <w:szCs w:val="24"/>
              </w:rPr>
            </w:pPr>
            <w:r w:rsidRPr="00EA0C6E">
              <w:rPr>
                <w:rFonts w:cs="Times New Roman"/>
                <w:szCs w:val="24"/>
              </w:rPr>
              <w:t>Πλήθος «πρακτόρων»</w:t>
            </w:r>
          </w:p>
        </w:tc>
        <w:tc>
          <w:tcPr>
            <w:tcW w:w="374" w:type="pct"/>
            <w:vAlign w:val="center"/>
          </w:tcPr>
          <w:p w14:paraId="031C9398" w14:textId="5C02C43D" w:rsidR="00F0644C" w:rsidRPr="00EA0C6E" w:rsidRDefault="00F0644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5</w:t>
            </w:r>
          </w:p>
        </w:tc>
        <w:tc>
          <w:tcPr>
            <w:tcW w:w="374" w:type="pct"/>
            <w:vAlign w:val="center"/>
          </w:tcPr>
          <w:p w14:paraId="0926CA35" w14:textId="3D1C1EF6" w:rsidR="00F0644C" w:rsidRPr="00EA0C6E" w:rsidRDefault="00F0644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10</w:t>
            </w:r>
          </w:p>
        </w:tc>
        <w:tc>
          <w:tcPr>
            <w:tcW w:w="445" w:type="pct"/>
            <w:vAlign w:val="center"/>
          </w:tcPr>
          <w:p w14:paraId="6EF2ABF1" w14:textId="7D56C29C" w:rsidR="00F0644C" w:rsidRPr="00EA0C6E" w:rsidRDefault="00F0644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25</w:t>
            </w:r>
          </w:p>
        </w:tc>
        <w:tc>
          <w:tcPr>
            <w:tcW w:w="445" w:type="pct"/>
            <w:vAlign w:val="center"/>
          </w:tcPr>
          <w:p w14:paraId="7A56F2B3" w14:textId="1379040E" w:rsidR="00F0644C" w:rsidRPr="00EA0C6E" w:rsidRDefault="00F0644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50</w:t>
            </w:r>
          </w:p>
        </w:tc>
        <w:tc>
          <w:tcPr>
            <w:tcW w:w="445" w:type="pct"/>
            <w:vAlign w:val="center"/>
          </w:tcPr>
          <w:p w14:paraId="74A9BDFA" w14:textId="3FB446A2" w:rsidR="00F0644C" w:rsidRPr="00EA0C6E" w:rsidRDefault="00F0644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75</w:t>
            </w:r>
          </w:p>
        </w:tc>
        <w:tc>
          <w:tcPr>
            <w:tcW w:w="446" w:type="pct"/>
            <w:vAlign w:val="center"/>
          </w:tcPr>
          <w:p w14:paraId="2EEA27D1" w14:textId="028BBF6C" w:rsidR="00F0644C" w:rsidRPr="00EA0C6E" w:rsidRDefault="00F0644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100</w:t>
            </w:r>
          </w:p>
        </w:tc>
      </w:tr>
      <w:tr w:rsidR="009B3E6E" w:rsidRPr="00EA0C6E" w14:paraId="1F18BD8C" w14:textId="77777777" w:rsidTr="00C33BDE">
        <w:tc>
          <w:tcPr>
            <w:cnfStyle w:val="001000000000" w:firstRow="0" w:lastRow="0" w:firstColumn="1" w:lastColumn="0" w:oddVBand="0" w:evenVBand="0" w:oddHBand="0" w:evenHBand="0" w:firstRowFirstColumn="0" w:firstRowLastColumn="0" w:lastRowFirstColumn="0" w:lastRowLastColumn="0"/>
            <w:tcW w:w="2472" w:type="pct"/>
          </w:tcPr>
          <w:p w14:paraId="6121A086" w14:textId="13DBB5C4" w:rsidR="009B3E6E" w:rsidRPr="00EA0C6E" w:rsidRDefault="009B3E6E" w:rsidP="009B3E6E">
            <w:pPr>
              <w:rPr>
                <w:rFonts w:cs="Times New Roman"/>
                <w:szCs w:val="24"/>
              </w:rPr>
            </w:pPr>
            <w:r w:rsidRPr="00EA0C6E">
              <w:rPr>
                <w:rFonts w:cs="Times New Roman"/>
                <w:szCs w:val="24"/>
              </w:rPr>
              <w:t>Μέσος χρόνος εύρεσης διαδρομής (s</w:t>
            </w:r>
            <w:r w:rsidRPr="00EA0C6E">
              <w:rPr>
                <w:rFonts w:cs="Times New Roman"/>
                <w:szCs w:val="24"/>
                <w:lang w:val="en-US"/>
              </w:rPr>
              <w:t>ec</w:t>
            </w:r>
            <w:r w:rsidRPr="00EA0C6E">
              <w:rPr>
                <w:rFonts w:cs="Times New Roman"/>
                <w:szCs w:val="24"/>
              </w:rPr>
              <w:t>)</w:t>
            </w:r>
          </w:p>
        </w:tc>
        <w:tc>
          <w:tcPr>
            <w:tcW w:w="374" w:type="pct"/>
            <w:vAlign w:val="center"/>
          </w:tcPr>
          <w:p w14:paraId="6218206D" w14:textId="4DEE5C15" w:rsidR="009B3E6E" w:rsidRPr="00EA0C6E" w:rsidRDefault="009B3E6E"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2.56</w:t>
            </w:r>
          </w:p>
        </w:tc>
        <w:tc>
          <w:tcPr>
            <w:tcW w:w="374" w:type="pct"/>
            <w:vAlign w:val="center"/>
          </w:tcPr>
          <w:p w14:paraId="0D2AFBEF" w14:textId="1C50DDFC" w:rsidR="009B3E6E" w:rsidRPr="00EA0C6E" w:rsidRDefault="009B3E6E"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4.92</w:t>
            </w:r>
          </w:p>
        </w:tc>
        <w:tc>
          <w:tcPr>
            <w:tcW w:w="445" w:type="pct"/>
            <w:vAlign w:val="center"/>
          </w:tcPr>
          <w:p w14:paraId="05EEC658" w14:textId="4FC1292A" w:rsidR="009B3E6E" w:rsidRPr="00EA0C6E" w:rsidRDefault="009B3E6E"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12.25</w:t>
            </w:r>
          </w:p>
        </w:tc>
        <w:tc>
          <w:tcPr>
            <w:tcW w:w="445" w:type="pct"/>
            <w:vAlign w:val="center"/>
          </w:tcPr>
          <w:p w14:paraId="52A0D714" w14:textId="1AA4C4EB" w:rsidR="009B3E6E" w:rsidRPr="00EA0C6E" w:rsidRDefault="009B3E6E"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25.08</w:t>
            </w:r>
          </w:p>
        </w:tc>
        <w:tc>
          <w:tcPr>
            <w:tcW w:w="445" w:type="pct"/>
            <w:vAlign w:val="center"/>
          </w:tcPr>
          <w:p w14:paraId="7F68002A" w14:textId="673A7BC8" w:rsidR="009B3E6E" w:rsidRPr="00EA0C6E" w:rsidRDefault="009B3E6E"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37.87</w:t>
            </w:r>
          </w:p>
        </w:tc>
        <w:tc>
          <w:tcPr>
            <w:tcW w:w="446" w:type="pct"/>
            <w:vAlign w:val="center"/>
          </w:tcPr>
          <w:p w14:paraId="53DB4CA8" w14:textId="583CA123" w:rsidR="009B3E6E" w:rsidRPr="00EA0C6E" w:rsidRDefault="009B3E6E"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49.92</w:t>
            </w:r>
          </w:p>
        </w:tc>
      </w:tr>
      <w:tr w:rsidR="009B3E6E" w:rsidRPr="00EA0C6E" w14:paraId="50377E31"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pct"/>
          </w:tcPr>
          <w:p w14:paraId="659BA620" w14:textId="35C361E8" w:rsidR="009B3E6E" w:rsidRPr="00EA0C6E" w:rsidRDefault="009B3E6E" w:rsidP="009B3E6E">
            <w:pPr>
              <w:rPr>
                <w:rFonts w:cs="Times New Roman"/>
                <w:szCs w:val="24"/>
              </w:rPr>
            </w:pPr>
            <w:r w:rsidRPr="00EA0C6E">
              <w:rPr>
                <w:rFonts w:cs="Times New Roman"/>
                <w:szCs w:val="24"/>
              </w:rPr>
              <w:t>Μέσος χρόνος προσομοίωσης (</w:t>
            </w:r>
            <w:r w:rsidRPr="00EA0C6E">
              <w:rPr>
                <w:rFonts w:cs="Times New Roman"/>
                <w:szCs w:val="24"/>
                <w:lang w:val="en-US"/>
              </w:rPr>
              <w:t>sec</w:t>
            </w:r>
            <w:r w:rsidRPr="00EA0C6E">
              <w:rPr>
                <w:rFonts w:cs="Times New Roman"/>
                <w:szCs w:val="24"/>
              </w:rPr>
              <w:t>)</w:t>
            </w:r>
          </w:p>
        </w:tc>
        <w:tc>
          <w:tcPr>
            <w:tcW w:w="374" w:type="pct"/>
            <w:vAlign w:val="center"/>
          </w:tcPr>
          <w:p w14:paraId="1F40F6FD" w14:textId="4C14FF3A" w:rsidR="009B3E6E" w:rsidRPr="00EA0C6E" w:rsidRDefault="009B3E6E"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0.04</w:t>
            </w:r>
          </w:p>
        </w:tc>
        <w:tc>
          <w:tcPr>
            <w:tcW w:w="374" w:type="pct"/>
            <w:vAlign w:val="center"/>
          </w:tcPr>
          <w:p w14:paraId="087DAA35" w14:textId="255491C1" w:rsidR="009B3E6E" w:rsidRPr="00EA0C6E" w:rsidRDefault="009B3E6E"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0.08</w:t>
            </w:r>
          </w:p>
        </w:tc>
        <w:tc>
          <w:tcPr>
            <w:tcW w:w="445" w:type="pct"/>
            <w:vAlign w:val="center"/>
          </w:tcPr>
          <w:p w14:paraId="7388EEFC" w14:textId="16E150EA" w:rsidR="009B3E6E" w:rsidRPr="00EA0C6E" w:rsidRDefault="009B3E6E"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0.33</w:t>
            </w:r>
          </w:p>
        </w:tc>
        <w:tc>
          <w:tcPr>
            <w:tcW w:w="445" w:type="pct"/>
            <w:vAlign w:val="center"/>
          </w:tcPr>
          <w:p w14:paraId="1A5007D4" w14:textId="13C570FC" w:rsidR="009B3E6E" w:rsidRPr="00EA0C6E" w:rsidRDefault="009B3E6E"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0.98</w:t>
            </w:r>
          </w:p>
        </w:tc>
        <w:tc>
          <w:tcPr>
            <w:tcW w:w="445" w:type="pct"/>
            <w:vAlign w:val="center"/>
          </w:tcPr>
          <w:p w14:paraId="0B49012C" w14:textId="57459A5F" w:rsidR="009B3E6E" w:rsidRPr="00EA0C6E" w:rsidRDefault="009B3E6E"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1.96</w:t>
            </w:r>
          </w:p>
        </w:tc>
        <w:tc>
          <w:tcPr>
            <w:tcW w:w="446" w:type="pct"/>
            <w:vAlign w:val="center"/>
          </w:tcPr>
          <w:p w14:paraId="0ABEAE75" w14:textId="49A6BE2F" w:rsidR="009B3E6E" w:rsidRPr="00EA0C6E" w:rsidRDefault="009B3E6E"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3.44</w:t>
            </w:r>
          </w:p>
        </w:tc>
      </w:tr>
      <w:tr w:rsidR="00C33BDE" w:rsidRPr="00EA0C6E" w14:paraId="61392B3A" w14:textId="77777777" w:rsidTr="00C33BDE">
        <w:tc>
          <w:tcPr>
            <w:cnfStyle w:val="001000000000" w:firstRow="0" w:lastRow="0" w:firstColumn="1" w:lastColumn="0" w:oddVBand="0" w:evenVBand="0" w:oddHBand="0" w:evenHBand="0" w:firstRowFirstColumn="0" w:firstRowLastColumn="0" w:lastRowFirstColumn="0" w:lastRowLastColumn="0"/>
            <w:tcW w:w="2472" w:type="pct"/>
          </w:tcPr>
          <w:p w14:paraId="5587CA11" w14:textId="549783D8" w:rsidR="00C33BDE" w:rsidRPr="00EA0C6E" w:rsidRDefault="00C33BDE" w:rsidP="00C33BDE">
            <w:pPr>
              <w:rPr>
                <w:rFonts w:cs="Times New Roman"/>
                <w:szCs w:val="24"/>
              </w:rPr>
            </w:pPr>
            <w:r w:rsidRPr="00EA0C6E">
              <w:rPr>
                <w:rFonts w:cs="Times New Roman"/>
                <w:szCs w:val="24"/>
              </w:rPr>
              <w:t xml:space="preserve">Μέσο </w:t>
            </w:r>
            <w:r w:rsidRPr="00EA0C6E">
              <w:rPr>
                <w:rFonts w:cs="Times New Roman"/>
                <w:szCs w:val="24"/>
                <w:lang w:val="en-US"/>
              </w:rPr>
              <w:t>TL</w:t>
            </w:r>
            <w:r w:rsidRPr="00EA0C6E">
              <w:rPr>
                <w:rFonts w:cs="Times New Roman"/>
                <w:szCs w:val="24"/>
              </w:rPr>
              <w:t xml:space="preserve"> ανά «πράκτορα»</w:t>
            </w:r>
          </w:p>
        </w:tc>
        <w:tc>
          <w:tcPr>
            <w:tcW w:w="374" w:type="pct"/>
            <w:vAlign w:val="bottom"/>
          </w:tcPr>
          <w:p w14:paraId="555FE3E3" w14:textId="33EFB966"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0.520</w:t>
            </w:r>
          </w:p>
        </w:tc>
        <w:tc>
          <w:tcPr>
            <w:tcW w:w="374" w:type="pct"/>
            <w:vAlign w:val="bottom"/>
          </w:tcPr>
          <w:p w14:paraId="475E1A6D" w14:textId="6AB3E433"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0.442</w:t>
            </w:r>
          </w:p>
        </w:tc>
        <w:tc>
          <w:tcPr>
            <w:tcW w:w="445" w:type="pct"/>
            <w:vAlign w:val="bottom"/>
          </w:tcPr>
          <w:p w14:paraId="61EE38B9" w14:textId="30458123"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0.463</w:t>
            </w:r>
          </w:p>
        </w:tc>
        <w:tc>
          <w:tcPr>
            <w:tcW w:w="445" w:type="pct"/>
            <w:vAlign w:val="bottom"/>
          </w:tcPr>
          <w:p w14:paraId="5AB66304" w14:textId="16D4B199"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0.462</w:t>
            </w:r>
          </w:p>
        </w:tc>
        <w:tc>
          <w:tcPr>
            <w:tcW w:w="445" w:type="pct"/>
            <w:vAlign w:val="bottom"/>
          </w:tcPr>
          <w:p w14:paraId="22016B58" w14:textId="4261D4D4"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0.466</w:t>
            </w:r>
          </w:p>
        </w:tc>
        <w:tc>
          <w:tcPr>
            <w:tcW w:w="446" w:type="pct"/>
            <w:vAlign w:val="bottom"/>
          </w:tcPr>
          <w:p w14:paraId="2B7FCF1C" w14:textId="20526467"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0.453</w:t>
            </w:r>
          </w:p>
        </w:tc>
      </w:tr>
    </w:tbl>
    <w:p w14:paraId="5C05BAD6" w14:textId="77777777" w:rsidR="008353D7" w:rsidRPr="00EA0C6E" w:rsidRDefault="008353D7" w:rsidP="008353D7">
      <w:pPr>
        <w:rPr>
          <w:rFonts w:cs="Times New Roman"/>
        </w:rPr>
      </w:pPr>
    </w:p>
    <w:p w14:paraId="53EE7624" w14:textId="00F987EA" w:rsidR="00CE2951" w:rsidRPr="00EA0C6E" w:rsidRDefault="00CE2951" w:rsidP="00CE2951">
      <w:pPr>
        <w:pStyle w:val="Caption"/>
        <w:keepNext/>
        <w:rPr>
          <w:rFonts w:cs="Times New Roman"/>
        </w:rPr>
      </w:pPr>
      <w:bookmarkStart w:id="187" w:name="_Ref227284986"/>
      <w:bookmarkStart w:id="188" w:name="_Toc227411808"/>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7</w:t>
      </w:r>
      <w:r w:rsidRPr="00EA0C6E">
        <w:rPr>
          <w:rFonts w:cs="Times New Roman"/>
        </w:rPr>
        <w:fldChar w:fldCharType="end"/>
      </w:r>
      <w:bookmarkEnd w:id="187"/>
      <w:r w:rsidRPr="00EA0C6E">
        <w:rPr>
          <w:rFonts w:cs="Times New Roman"/>
        </w:rPr>
        <w:t>. Αποτελέσματα προσομοίωσης για το Σενάριο 2</w:t>
      </w:r>
      <w:r w:rsidR="000A63A4" w:rsidRPr="00EA0C6E">
        <w:rPr>
          <w:rFonts w:cs="Times New Roman"/>
        </w:rPr>
        <w:t>.</w:t>
      </w:r>
      <w:bookmarkEnd w:id="188"/>
    </w:p>
    <w:tbl>
      <w:tblPr>
        <w:tblStyle w:val="GridTable5Dark-Accent3"/>
        <w:tblW w:w="5000" w:type="pct"/>
        <w:tblLook w:val="04A0" w:firstRow="1" w:lastRow="0" w:firstColumn="1" w:lastColumn="0" w:noHBand="0" w:noVBand="1"/>
      </w:tblPr>
      <w:tblGrid>
        <w:gridCol w:w="4940"/>
        <w:gridCol w:w="756"/>
        <w:gridCol w:w="756"/>
        <w:gridCol w:w="858"/>
        <w:gridCol w:w="859"/>
        <w:gridCol w:w="1042"/>
        <w:gridCol w:w="859"/>
      </w:tblGrid>
      <w:tr w:rsidR="00AB2D5C" w:rsidRPr="00EA0C6E" w14:paraId="733425A5" w14:textId="77777777" w:rsidTr="00C33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pct"/>
          </w:tcPr>
          <w:p w14:paraId="525ABE09" w14:textId="77777777" w:rsidR="00AB2D5C" w:rsidRPr="00EA0C6E" w:rsidRDefault="00AB2D5C" w:rsidP="00DE2F39">
            <w:pPr>
              <w:rPr>
                <w:rFonts w:cs="Times New Roman"/>
                <w:szCs w:val="24"/>
              </w:rPr>
            </w:pPr>
            <w:r w:rsidRPr="00EA0C6E">
              <w:rPr>
                <w:rFonts w:cs="Times New Roman"/>
                <w:szCs w:val="24"/>
              </w:rPr>
              <w:t>Σενάριο</w:t>
            </w:r>
          </w:p>
        </w:tc>
        <w:tc>
          <w:tcPr>
            <w:tcW w:w="2541" w:type="pct"/>
            <w:gridSpan w:val="6"/>
            <w:vAlign w:val="center"/>
          </w:tcPr>
          <w:p w14:paraId="7E3931B0" w14:textId="3743C1AD" w:rsidR="00AB2D5C" w:rsidRPr="00EA0C6E" w:rsidRDefault="00AB2D5C" w:rsidP="00897B9D">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EA0C6E">
              <w:rPr>
                <w:rFonts w:cs="Times New Roman"/>
                <w:szCs w:val="24"/>
              </w:rPr>
              <w:t>2</w:t>
            </w:r>
          </w:p>
        </w:tc>
      </w:tr>
      <w:tr w:rsidR="00AB2D5C" w:rsidRPr="00EA0C6E" w14:paraId="3750315C"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pct"/>
          </w:tcPr>
          <w:p w14:paraId="32951CC2" w14:textId="77777777" w:rsidR="00AB2D5C" w:rsidRPr="00EA0C6E" w:rsidRDefault="00AB2D5C" w:rsidP="00DE2F39">
            <w:pPr>
              <w:rPr>
                <w:rFonts w:cs="Times New Roman"/>
                <w:szCs w:val="24"/>
              </w:rPr>
            </w:pPr>
            <w:r w:rsidRPr="00EA0C6E">
              <w:rPr>
                <w:rFonts w:cs="Times New Roman"/>
                <w:szCs w:val="24"/>
              </w:rPr>
              <w:t>Πλήθος «πρακτόρων»</w:t>
            </w:r>
          </w:p>
        </w:tc>
        <w:tc>
          <w:tcPr>
            <w:tcW w:w="361" w:type="pct"/>
            <w:vAlign w:val="center"/>
          </w:tcPr>
          <w:p w14:paraId="1D7D1505"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5</w:t>
            </w:r>
          </w:p>
        </w:tc>
        <w:tc>
          <w:tcPr>
            <w:tcW w:w="361" w:type="pct"/>
            <w:vAlign w:val="center"/>
          </w:tcPr>
          <w:p w14:paraId="629C32C9"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10</w:t>
            </w:r>
          </w:p>
        </w:tc>
        <w:tc>
          <w:tcPr>
            <w:tcW w:w="432" w:type="pct"/>
            <w:vAlign w:val="center"/>
          </w:tcPr>
          <w:p w14:paraId="1D553E49"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25</w:t>
            </w:r>
          </w:p>
        </w:tc>
        <w:tc>
          <w:tcPr>
            <w:tcW w:w="432" w:type="pct"/>
            <w:vAlign w:val="center"/>
          </w:tcPr>
          <w:p w14:paraId="6A433442"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50</w:t>
            </w:r>
          </w:p>
        </w:tc>
        <w:tc>
          <w:tcPr>
            <w:tcW w:w="523" w:type="pct"/>
            <w:vAlign w:val="center"/>
          </w:tcPr>
          <w:p w14:paraId="2F38BB98"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75</w:t>
            </w:r>
          </w:p>
        </w:tc>
        <w:tc>
          <w:tcPr>
            <w:tcW w:w="432" w:type="pct"/>
            <w:vAlign w:val="center"/>
          </w:tcPr>
          <w:p w14:paraId="2E81741C"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100</w:t>
            </w:r>
          </w:p>
        </w:tc>
      </w:tr>
      <w:tr w:rsidR="009B3E6E" w:rsidRPr="00EA0C6E" w14:paraId="630562D8" w14:textId="77777777" w:rsidTr="00C33BDE">
        <w:tc>
          <w:tcPr>
            <w:cnfStyle w:val="001000000000" w:firstRow="0" w:lastRow="0" w:firstColumn="1" w:lastColumn="0" w:oddVBand="0" w:evenVBand="0" w:oddHBand="0" w:evenHBand="0" w:firstRowFirstColumn="0" w:firstRowLastColumn="0" w:lastRowFirstColumn="0" w:lastRowLastColumn="0"/>
            <w:tcW w:w="2459" w:type="pct"/>
          </w:tcPr>
          <w:p w14:paraId="1A827270" w14:textId="09610C24" w:rsidR="00532AB3" w:rsidRPr="00EA0C6E" w:rsidRDefault="00532AB3" w:rsidP="00532AB3">
            <w:pPr>
              <w:rPr>
                <w:rFonts w:cs="Times New Roman"/>
                <w:szCs w:val="24"/>
              </w:rPr>
            </w:pPr>
            <w:r w:rsidRPr="00EA0C6E">
              <w:rPr>
                <w:rFonts w:cs="Times New Roman"/>
                <w:szCs w:val="24"/>
              </w:rPr>
              <w:t>Μέσος χρόνος εύρεσης διαδρομής (</w:t>
            </w:r>
            <w:r w:rsidRPr="00EA0C6E">
              <w:rPr>
                <w:rFonts w:cs="Times New Roman"/>
                <w:szCs w:val="24"/>
                <w:lang w:val="en-US"/>
              </w:rPr>
              <w:t>sec</w:t>
            </w:r>
            <w:r w:rsidRPr="00EA0C6E">
              <w:rPr>
                <w:rFonts w:cs="Times New Roman"/>
                <w:szCs w:val="24"/>
              </w:rPr>
              <w:t>)</w:t>
            </w:r>
          </w:p>
        </w:tc>
        <w:tc>
          <w:tcPr>
            <w:tcW w:w="361" w:type="pct"/>
            <w:vAlign w:val="center"/>
          </w:tcPr>
          <w:p w14:paraId="196CE844" w14:textId="662A04FB"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2</w:t>
            </w:r>
            <w:r w:rsidR="009B7B3E" w:rsidRPr="00EA0C6E">
              <w:rPr>
                <w:rFonts w:cs="Times New Roman"/>
                <w:color w:val="000000"/>
                <w:szCs w:val="24"/>
              </w:rPr>
              <w:t>.</w:t>
            </w:r>
            <w:r w:rsidRPr="00EA0C6E">
              <w:rPr>
                <w:rFonts w:cs="Times New Roman"/>
                <w:color w:val="000000"/>
                <w:szCs w:val="24"/>
              </w:rPr>
              <w:t>58</w:t>
            </w:r>
          </w:p>
        </w:tc>
        <w:tc>
          <w:tcPr>
            <w:tcW w:w="361" w:type="pct"/>
            <w:vAlign w:val="center"/>
          </w:tcPr>
          <w:p w14:paraId="02172750" w14:textId="34BB774C"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5</w:t>
            </w:r>
            <w:r w:rsidR="009B7B3E" w:rsidRPr="00EA0C6E">
              <w:rPr>
                <w:rFonts w:cs="Times New Roman"/>
                <w:color w:val="000000"/>
                <w:szCs w:val="24"/>
              </w:rPr>
              <w:t>.</w:t>
            </w:r>
            <w:r w:rsidRPr="00EA0C6E">
              <w:rPr>
                <w:rFonts w:cs="Times New Roman"/>
                <w:color w:val="000000"/>
                <w:szCs w:val="24"/>
              </w:rPr>
              <w:t>17</w:t>
            </w:r>
          </w:p>
        </w:tc>
        <w:tc>
          <w:tcPr>
            <w:tcW w:w="432" w:type="pct"/>
            <w:vAlign w:val="center"/>
          </w:tcPr>
          <w:p w14:paraId="4D4BDACA" w14:textId="21C3B3F0"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14</w:t>
            </w:r>
            <w:r w:rsidR="009B7B3E" w:rsidRPr="00EA0C6E">
              <w:rPr>
                <w:rFonts w:cs="Times New Roman"/>
                <w:color w:val="000000"/>
                <w:szCs w:val="24"/>
              </w:rPr>
              <w:t>.</w:t>
            </w:r>
            <w:r w:rsidRPr="00EA0C6E">
              <w:rPr>
                <w:rFonts w:cs="Times New Roman"/>
                <w:color w:val="000000"/>
                <w:szCs w:val="24"/>
              </w:rPr>
              <w:t>30</w:t>
            </w:r>
          </w:p>
        </w:tc>
        <w:tc>
          <w:tcPr>
            <w:tcW w:w="432" w:type="pct"/>
            <w:vAlign w:val="center"/>
          </w:tcPr>
          <w:p w14:paraId="72155019" w14:textId="3FFB5723"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24</w:t>
            </w:r>
            <w:r w:rsidR="009B7B3E" w:rsidRPr="00EA0C6E">
              <w:rPr>
                <w:rFonts w:cs="Times New Roman"/>
                <w:color w:val="000000"/>
                <w:szCs w:val="24"/>
              </w:rPr>
              <w:t>.</w:t>
            </w:r>
            <w:r w:rsidRPr="00EA0C6E">
              <w:rPr>
                <w:rFonts w:cs="Times New Roman"/>
                <w:color w:val="000000"/>
                <w:szCs w:val="24"/>
              </w:rPr>
              <w:t>17</w:t>
            </w:r>
          </w:p>
        </w:tc>
        <w:tc>
          <w:tcPr>
            <w:tcW w:w="523" w:type="pct"/>
            <w:vAlign w:val="center"/>
          </w:tcPr>
          <w:p w14:paraId="36AEC253" w14:textId="5458A5F2"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37</w:t>
            </w:r>
            <w:r w:rsidR="009B7B3E" w:rsidRPr="00EA0C6E">
              <w:rPr>
                <w:rFonts w:cs="Times New Roman"/>
                <w:color w:val="000000"/>
                <w:szCs w:val="24"/>
              </w:rPr>
              <w:t>.</w:t>
            </w:r>
            <w:r w:rsidRPr="00EA0C6E">
              <w:rPr>
                <w:rFonts w:cs="Times New Roman"/>
                <w:color w:val="000000"/>
                <w:szCs w:val="24"/>
              </w:rPr>
              <w:t>50</w:t>
            </w:r>
          </w:p>
        </w:tc>
        <w:tc>
          <w:tcPr>
            <w:tcW w:w="432" w:type="pct"/>
            <w:vAlign w:val="center"/>
          </w:tcPr>
          <w:p w14:paraId="6961ABB6" w14:textId="10D5E474"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51</w:t>
            </w:r>
            <w:r w:rsidR="009B7B3E" w:rsidRPr="00EA0C6E">
              <w:rPr>
                <w:rFonts w:cs="Times New Roman"/>
                <w:color w:val="000000"/>
                <w:szCs w:val="24"/>
              </w:rPr>
              <w:t>.</w:t>
            </w:r>
            <w:r w:rsidRPr="00EA0C6E">
              <w:rPr>
                <w:rFonts w:cs="Times New Roman"/>
                <w:color w:val="000000"/>
                <w:szCs w:val="24"/>
              </w:rPr>
              <w:t>54</w:t>
            </w:r>
          </w:p>
        </w:tc>
      </w:tr>
      <w:tr w:rsidR="009B3E6E" w:rsidRPr="00EA0C6E" w14:paraId="77560DA4"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pct"/>
          </w:tcPr>
          <w:p w14:paraId="62D3D307" w14:textId="77777777" w:rsidR="00532AB3" w:rsidRPr="00EA0C6E" w:rsidRDefault="00532AB3" w:rsidP="00532AB3">
            <w:pPr>
              <w:rPr>
                <w:rFonts w:cs="Times New Roman"/>
                <w:szCs w:val="24"/>
              </w:rPr>
            </w:pPr>
            <w:r w:rsidRPr="00EA0C6E">
              <w:rPr>
                <w:rFonts w:cs="Times New Roman"/>
                <w:szCs w:val="24"/>
              </w:rPr>
              <w:t>Μέσος χρόνος προσομοίωσης (</w:t>
            </w:r>
            <w:r w:rsidRPr="00EA0C6E">
              <w:rPr>
                <w:rFonts w:cs="Times New Roman"/>
                <w:szCs w:val="24"/>
                <w:lang w:val="en-US"/>
              </w:rPr>
              <w:t>sec</w:t>
            </w:r>
            <w:r w:rsidRPr="00EA0C6E">
              <w:rPr>
                <w:rFonts w:cs="Times New Roman"/>
                <w:szCs w:val="24"/>
              </w:rPr>
              <w:t>)</w:t>
            </w:r>
          </w:p>
        </w:tc>
        <w:tc>
          <w:tcPr>
            <w:tcW w:w="361" w:type="pct"/>
            <w:vAlign w:val="center"/>
          </w:tcPr>
          <w:p w14:paraId="73539ADE" w14:textId="2D50F795"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05</w:t>
            </w:r>
          </w:p>
        </w:tc>
        <w:tc>
          <w:tcPr>
            <w:tcW w:w="361" w:type="pct"/>
            <w:vAlign w:val="center"/>
          </w:tcPr>
          <w:p w14:paraId="696922FE" w14:textId="53CDC12E"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07</w:t>
            </w:r>
          </w:p>
        </w:tc>
        <w:tc>
          <w:tcPr>
            <w:tcW w:w="432" w:type="pct"/>
            <w:vAlign w:val="center"/>
          </w:tcPr>
          <w:p w14:paraId="01705D4B" w14:textId="119FCC81"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38</w:t>
            </w:r>
          </w:p>
        </w:tc>
        <w:tc>
          <w:tcPr>
            <w:tcW w:w="432" w:type="pct"/>
            <w:vAlign w:val="center"/>
          </w:tcPr>
          <w:p w14:paraId="4EB7B2C1" w14:textId="39D4FCBA"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95</w:t>
            </w:r>
          </w:p>
        </w:tc>
        <w:tc>
          <w:tcPr>
            <w:tcW w:w="523" w:type="pct"/>
            <w:vAlign w:val="center"/>
          </w:tcPr>
          <w:p w14:paraId="78516BE7" w14:textId="2F8F5437"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2</w:t>
            </w:r>
            <w:r w:rsidR="009B7B3E" w:rsidRPr="00EA0C6E">
              <w:rPr>
                <w:rFonts w:cs="Times New Roman"/>
                <w:color w:val="000000"/>
                <w:szCs w:val="24"/>
              </w:rPr>
              <w:t>.</w:t>
            </w:r>
            <w:r w:rsidRPr="00EA0C6E">
              <w:rPr>
                <w:rFonts w:cs="Times New Roman"/>
                <w:color w:val="000000"/>
                <w:szCs w:val="24"/>
              </w:rPr>
              <w:t>03</w:t>
            </w:r>
          </w:p>
        </w:tc>
        <w:tc>
          <w:tcPr>
            <w:tcW w:w="432" w:type="pct"/>
            <w:vAlign w:val="center"/>
          </w:tcPr>
          <w:p w14:paraId="66A587C2" w14:textId="63154F47"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3</w:t>
            </w:r>
            <w:r w:rsidR="009B7B3E" w:rsidRPr="00EA0C6E">
              <w:rPr>
                <w:rFonts w:cs="Times New Roman"/>
                <w:color w:val="000000"/>
                <w:szCs w:val="24"/>
              </w:rPr>
              <w:t>.</w:t>
            </w:r>
            <w:r w:rsidRPr="00EA0C6E">
              <w:rPr>
                <w:rFonts w:cs="Times New Roman"/>
                <w:color w:val="000000"/>
                <w:szCs w:val="24"/>
              </w:rPr>
              <w:t>66</w:t>
            </w:r>
          </w:p>
        </w:tc>
      </w:tr>
      <w:tr w:rsidR="00C33BDE" w:rsidRPr="00EA0C6E" w14:paraId="3755D4DC" w14:textId="77777777" w:rsidTr="00C33BDE">
        <w:tc>
          <w:tcPr>
            <w:cnfStyle w:val="001000000000" w:firstRow="0" w:lastRow="0" w:firstColumn="1" w:lastColumn="0" w:oddVBand="0" w:evenVBand="0" w:oddHBand="0" w:evenHBand="0" w:firstRowFirstColumn="0" w:firstRowLastColumn="0" w:lastRowFirstColumn="0" w:lastRowLastColumn="0"/>
            <w:tcW w:w="2459" w:type="pct"/>
          </w:tcPr>
          <w:p w14:paraId="3B56498F" w14:textId="186375CB" w:rsidR="00C33BDE" w:rsidRPr="00EA0C6E" w:rsidRDefault="00C33BDE" w:rsidP="00C33BDE">
            <w:pPr>
              <w:rPr>
                <w:rFonts w:cs="Times New Roman"/>
                <w:szCs w:val="24"/>
              </w:rPr>
            </w:pPr>
            <w:r w:rsidRPr="00EA0C6E">
              <w:rPr>
                <w:rFonts w:cs="Times New Roman"/>
                <w:szCs w:val="24"/>
              </w:rPr>
              <w:t xml:space="preserve">Μέσο </w:t>
            </w:r>
            <w:r w:rsidRPr="00EA0C6E">
              <w:rPr>
                <w:rFonts w:cs="Times New Roman"/>
                <w:szCs w:val="24"/>
                <w:lang w:val="en-US"/>
              </w:rPr>
              <w:t>TL</w:t>
            </w:r>
            <w:r w:rsidRPr="00EA0C6E">
              <w:rPr>
                <w:rFonts w:cs="Times New Roman"/>
                <w:szCs w:val="24"/>
              </w:rPr>
              <w:t xml:space="preserve"> ανά «πράκτορα»</w:t>
            </w:r>
          </w:p>
        </w:tc>
        <w:tc>
          <w:tcPr>
            <w:tcW w:w="361" w:type="pct"/>
            <w:vAlign w:val="bottom"/>
          </w:tcPr>
          <w:p w14:paraId="7850CBE3" w14:textId="740EA8CE"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0.424</w:t>
            </w:r>
          </w:p>
        </w:tc>
        <w:tc>
          <w:tcPr>
            <w:tcW w:w="361" w:type="pct"/>
            <w:vAlign w:val="bottom"/>
          </w:tcPr>
          <w:p w14:paraId="4EAAB49B" w14:textId="46ADBBDD"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0.450</w:t>
            </w:r>
          </w:p>
        </w:tc>
        <w:tc>
          <w:tcPr>
            <w:tcW w:w="432" w:type="pct"/>
            <w:vAlign w:val="bottom"/>
          </w:tcPr>
          <w:p w14:paraId="05DF82F1" w14:textId="1290195F"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0.428</w:t>
            </w:r>
          </w:p>
        </w:tc>
        <w:tc>
          <w:tcPr>
            <w:tcW w:w="432" w:type="pct"/>
            <w:vAlign w:val="bottom"/>
          </w:tcPr>
          <w:p w14:paraId="6AAF08DA" w14:textId="11056477"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0.444</w:t>
            </w:r>
          </w:p>
        </w:tc>
        <w:tc>
          <w:tcPr>
            <w:tcW w:w="523" w:type="pct"/>
            <w:vAlign w:val="bottom"/>
          </w:tcPr>
          <w:p w14:paraId="57F380F7" w14:textId="700EEDFA"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0.432</w:t>
            </w:r>
          </w:p>
        </w:tc>
        <w:tc>
          <w:tcPr>
            <w:tcW w:w="432" w:type="pct"/>
            <w:vAlign w:val="bottom"/>
          </w:tcPr>
          <w:p w14:paraId="33A7618B" w14:textId="4C3CD941"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0.422</w:t>
            </w:r>
          </w:p>
        </w:tc>
      </w:tr>
    </w:tbl>
    <w:p w14:paraId="511FF730" w14:textId="77777777" w:rsidR="00AB2D5C" w:rsidRPr="00EA0C6E" w:rsidRDefault="00AB2D5C" w:rsidP="008353D7">
      <w:pPr>
        <w:rPr>
          <w:rFonts w:cs="Times New Roman"/>
          <w:lang w:val="en-US"/>
        </w:rPr>
      </w:pPr>
    </w:p>
    <w:p w14:paraId="52E03AED" w14:textId="18D837F2" w:rsidR="00CE2951" w:rsidRPr="00EA0C6E" w:rsidRDefault="00CE2951" w:rsidP="00CE2951">
      <w:pPr>
        <w:pStyle w:val="Caption"/>
        <w:keepNext/>
        <w:rPr>
          <w:rFonts w:cs="Times New Roman"/>
        </w:rPr>
      </w:pPr>
      <w:bookmarkStart w:id="189" w:name="_Ref227285013"/>
      <w:bookmarkStart w:id="190" w:name="_Toc227411809"/>
      <w:r w:rsidRPr="00EA0C6E">
        <w:rPr>
          <w:rFonts w:cs="Times New Roman"/>
        </w:rPr>
        <w:lastRenderedPageBreak/>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8</w:t>
      </w:r>
      <w:r w:rsidRPr="00EA0C6E">
        <w:rPr>
          <w:rFonts w:cs="Times New Roman"/>
        </w:rPr>
        <w:fldChar w:fldCharType="end"/>
      </w:r>
      <w:bookmarkEnd w:id="189"/>
      <w:r w:rsidRPr="00EA0C6E">
        <w:rPr>
          <w:rFonts w:cs="Times New Roman"/>
        </w:rPr>
        <w:t>. Αποτελέσματα προσομοίωσης για το Σενάριο 3</w:t>
      </w:r>
      <w:r w:rsidR="000A63A4" w:rsidRPr="00EA0C6E">
        <w:rPr>
          <w:rFonts w:cs="Times New Roman"/>
        </w:rPr>
        <w:t>.</w:t>
      </w:r>
      <w:bookmarkEnd w:id="190"/>
    </w:p>
    <w:tbl>
      <w:tblPr>
        <w:tblStyle w:val="GridTable5Dark-Accent1"/>
        <w:tblW w:w="5000" w:type="pct"/>
        <w:tblLook w:val="04A0" w:firstRow="1" w:lastRow="0" w:firstColumn="1" w:lastColumn="0" w:noHBand="0" w:noVBand="1"/>
      </w:tblPr>
      <w:tblGrid>
        <w:gridCol w:w="5046"/>
        <w:gridCol w:w="756"/>
        <w:gridCol w:w="756"/>
        <w:gridCol w:w="876"/>
        <w:gridCol w:w="876"/>
        <w:gridCol w:w="876"/>
        <w:gridCol w:w="884"/>
      </w:tblGrid>
      <w:tr w:rsidR="00AB2D5C" w:rsidRPr="00EA0C6E" w14:paraId="328F6527" w14:textId="77777777" w:rsidTr="00C33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pct"/>
          </w:tcPr>
          <w:p w14:paraId="1C210DD1" w14:textId="77777777" w:rsidR="00AB2D5C" w:rsidRPr="00EA0C6E" w:rsidRDefault="00AB2D5C" w:rsidP="00DE2F39">
            <w:pPr>
              <w:rPr>
                <w:rFonts w:cs="Times New Roman"/>
                <w:szCs w:val="24"/>
              </w:rPr>
            </w:pPr>
            <w:r w:rsidRPr="00EA0C6E">
              <w:rPr>
                <w:rFonts w:cs="Times New Roman"/>
                <w:szCs w:val="24"/>
              </w:rPr>
              <w:t>Σενάριο</w:t>
            </w:r>
          </w:p>
        </w:tc>
        <w:tc>
          <w:tcPr>
            <w:tcW w:w="2494" w:type="pct"/>
            <w:gridSpan w:val="6"/>
            <w:vAlign w:val="center"/>
          </w:tcPr>
          <w:p w14:paraId="3B1BBF87" w14:textId="1EF80F27" w:rsidR="00AB2D5C" w:rsidRPr="00EA0C6E" w:rsidRDefault="00AB2D5C" w:rsidP="00897B9D">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EA0C6E">
              <w:rPr>
                <w:rFonts w:cs="Times New Roman"/>
                <w:szCs w:val="24"/>
              </w:rPr>
              <w:t>3</w:t>
            </w:r>
          </w:p>
        </w:tc>
      </w:tr>
      <w:tr w:rsidR="00AB2D5C" w:rsidRPr="00EA0C6E" w14:paraId="0845701B"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pct"/>
          </w:tcPr>
          <w:p w14:paraId="42284B1B" w14:textId="77777777" w:rsidR="00AB2D5C" w:rsidRPr="00EA0C6E" w:rsidRDefault="00AB2D5C" w:rsidP="00DE2F39">
            <w:pPr>
              <w:rPr>
                <w:rFonts w:cs="Times New Roman"/>
                <w:szCs w:val="24"/>
              </w:rPr>
            </w:pPr>
            <w:r w:rsidRPr="00EA0C6E">
              <w:rPr>
                <w:rFonts w:cs="Times New Roman"/>
                <w:szCs w:val="24"/>
              </w:rPr>
              <w:t>Πλήθος «πρακτόρων»</w:t>
            </w:r>
          </w:p>
        </w:tc>
        <w:tc>
          <w:tcPr>
            <w:tcW w:w="375" w:type="pct"/>
            <w:vAlign w:val="center"/>
          </w:tcPr>
          <w:p w14:paraId="1ED61EA8"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5</w:t>
            </w:r>
          </w:p>
        </w:tc>
        <w:tc>
          <w:tcPr>
            <w:tcW w:w="375" w:type="pct"/>
            <w:vAlign w:val="center"/>
          </w:tcPr>
          <w:p w14:paraId="1762D053"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10</w:t>
            </w:r>
          </w:p>
        </w:tc>
        <w:tc>
          <w:tcPr>
            <w:tcW w:w="435" w:type="pct"/>
            <w:vAlign w:val="center"/>
          </w:tcPr>
          <w:p w14:paraId="44DEC9F5"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25</w:t>
            </w:r>
          </w:p>
        </w:tc>
        <w:tc>
          <w:tcPr>
            <w:tcW w:w="435" w:type="pct"/>
            <w:vAlign w:val="center"/>
          </w:tcPr>
          <w:p w14:paraId="31F6929F"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50</w:t>
            </w:r>
          </w:p>
        </w:tc>
        <w:tc>
          <w:tcPr>
            <w:tcW w:w="435" w:type="pct"/>
            <w:vAlign w:val="center"/>
          </w:tcPr>
          <w:p w14:paraId="5B63B6B3"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75</w:t>
            </w:r>
          </w:p>
        </w:tc>
        <w:tc>
          <w:tcPr>
            <w:tcW w:w="438" w:type="pct"/>
            <w:vAlign w:val="center"/>
          </w:tcPr>
          <w:p w14:paraId="1B64E22C"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100</w:t>
            </w:r>
          </w:p>
        </w:tc>
      </w:tr>
      <w:tr w:rsidR="00AB2D5C" w:rsidRPr="00EA0C6E" w14:paraId="79882797" w14:textId="77777777" w:rsidTr="00C33BDE">
        <w:tc>
          <w:tcPr>
            <w:cnfStyle w:val="001000000000" w:firstRow="0" w:lastRow="0" w:firstColumn="1" w:lastColumn="0" w:oddVBand="0" w:evenVBand="0" w:oddHBand="0" w:evenHBand="0" w:firstRowFirstColumn="0" w:firstRowLastColumn="0" w:lastRowFirstColumn="0" w:lastRowLastColumn="0"/>
            <w:tcW w:w="2506" w:type="pct"/>
          </w:tcPr>
          <w:p w14:paraId="6AEA5F2C" w14:textId="77777777" w:rsidR="00AB2D5C" w:rsidRPr="00EA0C6E" w:rsidRDefault="00AB2D5C" w:rsidP="00AB2D5C">
            <w:pPr>
              <w:rPr>
                <w:rFonts w:cs="Times New Roman"/>
                <w:szCs w:val="24"/>
              </w:rPr>
            </w:pPr>
            <w:r w:rsidRPr="00EA0C6E">
              <w:rPr>
                <w:rFonts w:cs="Times New Roman"/>
                <w:szCs w:val="24"/>
              </w:rPr>
              <w:t>Μέσος αρχικός χρόνος εύρεσης διαδρομής (</w:t>
            </w:r>
            <w:r w:rsidRPr="00EA0C6E">
              <w:rPr>
                <w:rFonts w:cs="Times New Roman"/>
                <w:szCs w:val="24"/>
                <w:lang w:val="en-US"/>
              </w:rPr>
              <w:t>sec</w:t>
            </w:r>
            <w:r w:rsidRPr="00EA0C6E">
              <w:rPr>
                <w:rFonts w:cs="Times New Roman"/>
                <w:szCs w:val="24"/>
              </w:rPr>
              <w:t>)</w:t>
            </w:r>
          </w:p>
        </w:tc>
        <w:tc>
          <w:tcPr>
            <w:tcW w:w="375" w:type="pct"/>
            <w:vAlign w:val="center"/>
          </w:tcPr>
          <w:p w14:paraId="3C5210FF" w14:textId="531F5CD3"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6</w:t>
            </w:r>
            <w:r w:rsidR="009B7B3E" w:rsidRPr="00EA0C6E">
              <w:rPr>
                <w:rFonts w:cs="Times New Roman"/>
                <w:color w:val="000000"/>
                <w:szCs w:val="24"/>
              </w:rPr>
              <w:t>.</w:t>
            </w:r>
            <w:r w:rsidRPr="00EA0C6E">
              <w:rPr>
                <w:rFonts w:cs="Times New Roman"/>
                <w:color w:val="000000"/>
                <w:szCs w:val="24"/>
              </w:rPr>
              <w:t>51</w:t>
            </w:r>
          </w:p>
        </w:tc>
        <w:tc>
          <w:tcPr>
            <w:tcW w:w="375" w:type="pct"/>
            <w:vAlign w:val="center"/>
          </w:tcPr>
          <w:p w14:paraId="3362E3C6" w14:textId="2603C085"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12</w:t>
            </w:r>
            <w:r w:rsidR="009B7B3E" w:rsidRPr="00EA0C6E">
              <w:rPr>
                <w:rFonts w:cs="Times New Roman"/>
                <w:color w:val="000000"/>
                <w:szCs w:val="24"/>
              </w:rPr>
              <w:t>.</w:t>
            </w:r>
            <w:r w:rsidRPr="00EA0C6E">
              <w:rPr>
                <w:rFonts w:cs="Times New Roman"/>
                <w:color w:val="000000"/>
                <w:szCs w:val="24"/>
              </w:rPr>
              <w:t>96</w:t>
            </w:r>
          </w:p>
        </w:tc>
        <w:tc>
          <w:tcPr>
            <w:tcW w:w="435" w:type="pct"/>
            <w:vAlign w:val="center"/>
          </w:tcPr>
          <w:p w14:paraId="73C8F44D" w14:textId="2F634EF7"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35</w:t>
            </w:r>
            <w:r w:rsidR="009B7B3E" w:rsidRPr="00EA0C6E">
              <w:rPr>
                <w:rFonts w:cs="Times New Roman"/>
                <w:color w:val="000000"/>
                <w:szCs w:val="24"/>
              </w:rPr>
              <w:t>.</w:t>
            </w:r>
            <w:r w:rsidRPr="00EA0C6E">
              <w:rPr>
                <w:rFonts w:cs="Times New Roman"/>
                <w:color w:val="000000"/>
                <w:szCs w:val="24"/>
              </w:rPr>
              <w:t>16</w:t>
            </w:r>
          </w:p>
        </w:tc>
        <w:tc>
          <w:tcPr>
            <w:tcW w:w="435" w:type="pct"/>
            <w:vAlign w:val="center"/>
          </w:tcPr>
          <w:p w14:paraId="7F5111D9" w14:textId="1A06C070"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68</w:t>
            </w:r>
            <w:r w:rsidR="009B7B3E" w:rsidRPr="00EA0C6E">
              <w:rPr>
                <w:rFonts w:cs="Times New Roman"/>
                <w:color w:val="000000"/>
                <w:szCs w:val="24"/>
              </w:rPr>
              <w:t>.</w:t>
            </w:r>
            <w:r w:rsidRPr="00EA0C6E">
              <w:rPr>
                <w:rFonts w:cs="Times New Roman"/>
                <w:color w:val="000000"/>
                <w:szCs w:val="24"/>
              </w:rPr>
              <w:t>01</w:t>
            </w:r>
          </w:p>
        </w:tc>
        <w:tc>
          <w:tcPr>
            <w:tcW w:w="435" w:type="pct"/>
            <w:vAlign w:val="center"/>
          </w:tcPr>
          <w:p w14:paraId="6426B6FA" w14:textId="038B02E9"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101</w:t>
            </w:r>
            <w:r w:rsidR="009B7B3E" w:rsidRPr="00EA0C6E">
              <w:rPr>
                <w:rFonts w:cs="Times New Roman"/>
                <w:color w:val="000000"/>
                <w:szCs w:val="24"/>
              </w:rPr>
              <w:t>.</w:t>
            </w:r>
            <w:r w:rsidRPr="00EA0C6E">
              <w:rPr>
                <w:rFonts w:cs="Times New Roman"/>
                <w:color w:val="000000"/>
                <w:szCs w:val="24"/>
              </w:rPr>
              <w:t>18</w:t>
            </w:r>
          </w:p>
        </w:tc>
        <w:tc>
          <w:tcPr>
            <w:tcW w:w="438" w:type="pct"/>
            <w:vAlign w:val="center"/>
          </w:tcPr>
          <w:p w14:paraId="3C468C7B" w14:textId="75C65408"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131</w:t>
            </w:r>
            <w:r w:rsidR="009B7B3E" w:rsidRPr="00EA0C6E">
              <w:rPr>
                <w:rFonts w:cs="Times New Roman"/>
                <w:color w:val="000000"/>
                <w:szCs w:val="24"/>
              </w:rPr>
              <w:t>.</w:t>
            </w:r>
            <w:r w:rsidRPr="00EA0C6E">
              <w:rPr>
                <w:rFonts w:cs="Times New Roman"/>
                <w:color w:val="000000"/>
                <w:szCs w:val="24"/>
              </w:rPr>
              <w:t>25</w:t>
            </w:r>
          </w:p>
        </w:tc>
      </w:tr>
      <w:tr w:rsidR="00AB2D5C" w:rsidRPr="00EA0C6E" w14:paraId="5ABD0A16"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pct"/>
          </w:tcPr>
          <w:p w14:paraId="7763D50C" w14:textId="77777777" w:rsidR="00AB2D5C" w:rsidRPr="00EA0C6E" w:rsidRDefault="00AB2D5C" w:rsidP="00AB2D5C">
            <w:pPr>
              <w:rPr>
                <w:rFonts w:cs="Times New Roman"/>
                <w:szCs w:val="24"/>
              </w:rPr>
            </w:pPr>
            <w:r w:rsidRPr="00EA0C6E">
              <w:rPr>
                <w:rFonts w:cs="Times New Roman"/>
                <w:szCs w:val="24"/>
              </w:rPr>
              <w:t>Μέσος χρόνος επαναδρομολόγησης (</w:t>
            </w:r>
            <w:r w:rsidRPr="00EA0C6E">
              <w:rPr>
                <w:rFonts w:cs="Times New Roman"/>
                <w:szCs w:val="24"/>
                <w:lang w:val="en-US"/>
              </w:rPr>
              <w:t>sec</w:t>
            </w:r>
            <w:r w:rsidRPr="00EA0C6E">
              <w:rPr>
                <w:rFonts w:cs="Times New Roman"/>
                <w:szCs w:val="24"/>
              </w:rPr>
              <w:t>)</w:t>
            </w:r>
          </w:p>
        </w:tc>
        <w:tc>
          <w:tcPr>
            <w:tcW w:w="375" w:type="pct"/>
            <w:vAlign w:val="center"/>
          </w:tcPr>
          <w:p w14:paraId="4BF11DAD" w14:textId="197C5675"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29</w:t>
            </w:r>
            <w:r w:rsidR="009B7B3E" w:rsidRPr="00EA0C6E">
              <w:rPr>
                <w:rFonts w:cs="Times New Roman"/>
                <w:color w:val="000000"/>
                <w:szCs w:val="24"/>
              </w:rPr>
              <w:t>.</w:t>
            </w:r>
            <w:r w:rsidRPr="00EA0C6E">
              <w:rPr>
                <w:rFonts w:cs="Times New Roman"/>
                <w:color w:val="000000"/>
                <w:szCs w:val="24"/>
              </w:rPr>
              <w:t>23</w:t>
            </w:r>
          </w:p>
        </w:tc>
        <w:tc>
          <w:tcPr>
            <w:tcW w:w="375" w:type="pct"/>
            <w:vAlign w:val="center"/>
          </w:tcPr>
          <w:p w14:paraId="7C0C5A79" w14:textId="6E321422"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60</w:t>
            </w:r>
            <w:r w:rsidR="009B7B3E" w:rsidRPr="00EA0C6E">
              <w:rPr>
                <w:rFonts w:cs="Times New Roman"/>
                <w:color w:val="000000"/>
                <w:szCs w:val="24"/>
              </w:rPr>
              <w:t>.</w:t>
            </w:r>
            <w:r w:rsidRPr="00EA0C6E">
              <w:rPr>
                <w:rFonts w:cs="Times New Roman"/>
                <w:color w:val="000000"/>
                <w:szCs w:val="24"/>
              </w:rPr>
              <w:t>03</w:t>
            </w:r>
          </w:p>
        </w:tc>
        <w:tc>
          <w:tcPr>
            <w:tcW w:w="435" w:type="pct"/>
            <w:vAlign w:val="center"/>
          </w:tcPr>
          <w:p w14:paraId="00F7D1FE" w14:textId="069D507A"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157</w:t>
            </w:r>
            <w:r w:rsidR="009B7B3E" w:rsidRPr="00EA0C6E">
              <w:rPr>
                <w:rFonts w:cs="Times New Roman"/>
                <w:color w:val="000000"/>
                <w:szCs w:val="24"/>
              </w:rPr>
              <w:t>.</w:t>
            </w:r>
            <w:r w:rsidRPr="00EA0C6E">
              <w:rPr>
                <w:rFonts w:cs="Times New Roman"/>
                <w:color w:val="000000"/>
                <w:szCs w:val="24"/>
              </w:rPr>
              <w:t>79</w:t>
            </w:r>
          </w:p>
        </w:tc>
        <w:tc>
          <w:tcPr>
            <w:tcW w:w="435" w:type="pct"/>
            <w:vAlign w:val="center"/>
          </w:tcPr>
          <w:p w14:paraId="3E3F9E78" w14:textId="14F77AA3"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309</w:t>
            </w:r>
            <w:r w:rsidR="009B7B3E" w:rsidRPr="00EA0C6E">
              <w:rPr>
                <w:rFonts w:cs="Times New Roman"/>
                <w:color w:val="000000"/>
                <w:szCs w:val="24"/>
              </w:rPr>
              <w:t>.</w:t>
            </w:r>
            <w:r w:rsidRPr="00EA0C6E">
              <w:rPr>
                <w:rFonts w:cs="Times New Roman"/>
                <w:color w:val="000000"/>
                <w:szCs w:val="24"/>
              </w:rPr>
              <w:t>93</w:t>
            </w:r>
          </w:p>
        </w:tc>
        <w:tc>
          <w:tcPr>
            <w:tcW w:w="435" w:type="pct"/>
            <w:vAlign w:val="center"/>
          </w:tcPr>
          <w:p w14:paraId="29AF26FB" w14:textId="2D09935C"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460</w:t>
            </w:r>
            <w:r w:rsidR="009B7B3E" w:rsidRPr="00EA0C6E">
              <w:rPr>
                <w:rFonts w:cs="Times New Roman"/>
                <w:color w:val="000000"/>
                <w:szCs w:val="24"/>
              </w:rPr>
              <w:t>.</w:t>
            </w:r>
            <w:r w:rsidRPr="00EA0C6E">
              <w:rPr>
                <w:rFonts w:cs="Times New Roman"/>
                <w:color w:val="000000"/>
                <w:szCs w:val="24"/>
              </w:rPr>
              <w:t>30</w:t>
            </w:r>
          </w:p>
        </w:tc>
        <w:tc>
          <w:tcPr>
            <w:tcW w:w="438" w:type="pct"/>
            <w:vAlign w:val="center"/>
          </w:tcPr>
          <w:p w14:paraId="3F7731C4" w14:textId="022707D8"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602</w:t>
            </w:r>
            <w:r w:rsidR="009B7B3E" w:rsidRPr="00EA0C6E">
              <w:rPr>
                <w:rFonts w:cs="Times New Roman"/>
                <w:color w:val="000000"/>
                <w:szCs w:val="24"/>
              </w:rPr>
              <w:t>.</w:t>
            </w:r>
            <w:r w:rsidRPr="00EA0C6E">
              <w:rPr>
                <w:rFonts w:cs="Times New Roman"/>
                <w:color w:val="000000"/>
                <w:szCs w:val="24"/>
              </w:rPr>
              <w:t>74</w:t>
            </w:r>
          </w:p>
        </w:tc>
      </w:tr>
      <w:tr w:rsidR="00AB2D5C" w:rsidRPr="00EA0C6E" w14:paraId="00030C86" w14:textId="77777777" w:rsidTr="00C33BDE">
        <w:tc>
          <w:tcPr>
            <w:cnfStyle w:val="001000000000" w:firstRow="0" w:lastRow="0" w:firstColumn="1" w:lastColumn="0" w:oddVBand="0" w:evenVBand="0" w:oddHBand="0" w:evenHBand="0" w:firstRowFirstColumn="0" w:firstRowLastColumn="0" w:lastRowFirstColumn="0" w:lastRowLastColumn="0"/>
            <w:tcW w:w="2506" w:type="pct"/>
          </w:tcPr>
          <w:p w14:paraId="2138DEB0" w14:textId="77777777" w:rsidR="00AB2D5C" w:rsidRPr="00EA0C6E" w:rsidRDefault="00AB2D5C" w:rsidP="00AB2D5C">
            <w:pPr>
              <w:rPr>
                <w:rFonts w:cs="Times New Roman"/>
                <w:szCs w:val="24"/>
              </w:rPr>
            </w:pPr>
            <w:r w:rsidRPr="00EA0C6E">
              <w:rPr>
                <w:rFonts w:cs="Times New Roman"/>
                <w:szCs w:val="24"/>
              </w:rPr>
              <w:t>Μέσος συνολικός χρόνος εύρεσης διαδρομής (s</w:t>
            </w:r>
            <w:r w:rsidRPr="00EA0C6E">
              <w:rPr>
                <w:rFonts w:cs="Times New Roman"/>
                <w:szCs w:val="24"/>
                <w:lang w:val="en-US"/>
              </w:rPr>
              <w:t>ec</w:t>
            </w:r>
            <w:r w:rsidRPr="00EA0C6E">
              <w:rPr>
                <w:rFonts w:cs="Times New Roman"/>
                <w:szCs w:val="24"/>
              </w:rPr>
              <w:t>)</w:t>
            </w:r>
          </w:p>
        </w:tc>
        <w:tc>
          <w:tcPr>
            <w:tcW w:w="375" w:type="pct"/>
            <w:vAlign w:val="center"/>
          </w:tcPr>
          <w:p w14:paraId="1DC3C09C" w14:textId="65C5F780"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35</w:t>
            </w:r>
            <w:r w:rsidR="009B7B3E" w:rsidRPr="00EA0C6E">
              <w:rPr>
                <w:rFonts w:cs="Times New Roman"/>
                <w:color w:val="000000"/>
                <w:szCs w:val="24"/>
              </w:rPr>
              <w:t>.</w:t>
            </w:r>
            <w:r w:rsidRPr="00EA0C6E">
              <w:rPr>
                <w:rFonts w:cs="Times New Roman"/>
                <w:color w:val="000000"/>
                <w:szCs w:val="24"/>
              </w:rPr>
              <w:t>75</w:t>
            </w:r>
          </w:p>
        </w:tc>
        <w:tc>
          <w:tcPr>
            <w:tcW w:w="375" w:type="pct"/>
            <w:vAlign w:val="center"/>
          </w:tcPr>
          <w:p w14:paraId="79C0DCC3" w14:textId="10EA4471"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72</w:t>
            </w:r>
            <w:r w:rsidR="009B7B3E" w:rsidRPr="00EA0C6E">
              <w:rPr>
                <w:rFonts w:cs="Times New Roman"/>
                <w:color w:val="000000"/>
                <w:szCs w:val="24"/>
              </w:rPr>
              <w:t>.</w:t>
            </w:r>
            <w:r w:rsidRPr="00EA0C6E">
              <w:rPr>
                <w:rFonts w:cs="Times New Roman"/>
                <w:color w:val="000000"/>
                <w:szCs w:val="24"/>
              </w:rPr>
              <w:t>98</w:t>
            </w:r>
          </w:p>
        </w:tc>
        <w:tc>
          <w:tcPr>
            <w:tcW w:w="435" w:type="pct"/>
            <w:vAlign w:val="center"/>
          </w:tcPr>
          <w:p w14:paraId="76E2189A" w14:textId="55EE69DD"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192</w:t>
            </w:r>
            <w:r w:rsidR="009B7B3E" w:rsidRPr="00EA0C6E">
              <w:rPr>
                <w:rFonts w:cs="Times New Roman"/>
                <w:color w:val="000000"/>
                <w:szCs w:val="24"/>
              </w:rPr>
              <w:t>.</w:t>
            </w:r>
            <w:r w:rsidRPr="00EA0C6E">
              <w:rPr>
                <w:rFonts w:cs="Times New Roman"/>
                <w:color w:val="000000"/>
                <w:szCs w:val="24"/>
              </w:rPr>
              <w:t>96</w:t>
            </w:r>
          </w:p>
        </w:tc>
        <w:tc>
          <w:tcPr>
            <w:tcW w:w="435" w:type="pct"/>
            <w:vAlign w:val="center"/>
          </w:tcPr>
          <w:p w14:paraId="5AD6BE36" w14:textId="2454F7BE"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377</w:t>
            </w:r>
            <w:r w:rsidR="009B7B3E" w:rsidRPr="00EA0C6E">
              <w:rPr>
                <w:rFonts w:cs="Times New Roman"/>
                <w:color w:val="000000"/>
                <w:szCs w:val="24"/>
              </w:rPr>
              <w:t>.</w:t>
            </w:r>
            <w:r w:rsidRPr="00EA0C6E">
              <w:rPr>
                <w:rFonts w:cs="Times New Roman"/>
                <w:color w:val="000000"/>
                <w:szCs w:val="24"/>
              </w:rPr>
              <w:t>94</w:t>
            </w:r>
          </w:p>
        </w:tc>
        <w:tc>
          <w:tcPr>
            <w:tcW w:w="435" w:type="pct"/>
            <w:vAlign w:val="center"/>
          </w:tcPr>
          <w:p w14:paraId="7B4BF79A" w14:textId="217F9639"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561</w:t>
            </w:r>
            <w:r w:rsidR="009B7B3E" w:rsidRPr="00EA0C6E">
              <w:rPr>
                <w:rFonts w:cs="Times New Roman"/>
                <w:color w:val="000000"/>
                <w:szCs w:val="24"/>
              </w:rPr>
              <w:t>.</w:t>
            </w:r>
            <w:r w:rsidRPr="00EA0C6E">
              <w:rPr>
                <w:rFonts w:cs="Times New Roman"/>
                <w:color w:val="000000"/>
                <w:szCs w:val="24"/>
              </w:rPr>
              <w:t>49</w:t>
            </w:r>
          </w:p>
        </w:tc>
        <w:tc>
          <w:tcPr>
            <w:tcW w:w="438" w:type="pct"/>
            <w:vAlign w:val="center"/>
          </w:tcPr>
          <w:p w14:paraId="2C66D4EB" w14:textId="054881F4" w:rsidR="00AB2D5C" w:rsidRPr="00EA0C6E" w:rsidRDefault="00AB2D5C"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734</w:t>
            </w:r>
            <w:r w:rsidR="009B7B3E" w:rsidRPr="00EA0C6E">
              <w:rPr>
                <w:rFonts w:cs="Times New Roman"/>
                <w:color w:val="000000"/>
                <w:szCs w:val="24"/>
              </w:rPr>
              <w:t>.</w:t>
            </w:r>
            <w:r w:rsidRPr="00EA0C6E">
              <w:rPr>
                <w:rFonts w:cs="Times New Roman"/>
                <w:color w:val="000000"/>
                <w:szCs w:val="24"/>
              </w:rPr>
              <w:t>00</w:t>
            </w:r>
          </w:p>
        </w:tc>
      </w:tr>
      <w:tr w:rsidR="00AB2D5C" w:rsidRPr="00EA0C6E" w14:paraId="559E7AD8"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pct"/>
          </w:tcPr>
          <w:p w14:paraId="1004194B" w14:textId="77777777" w:rsidR="00AB2D5C" w:rsidRPr="00EA0C6E" w:rsidRDefault="00AB2D5C" w:rsidP="00AB2D5C">
            <w:pPr>
              <w:rPr>
                <w:rFonts w:cs="Times New Roman"/>
                <w:szCs w:val="24"/>
              </w:rPr>
            </w:pPr>
            <w:r w:rsidRPr="00EA0C6E">
              <w:rPr>
                <w:rFonts w:cs="Times New Roman"/>
                <w:szCs w:val="24"/>
              </w:rPr>
              <w:t>Μέσος χρόνος προσομοίωσης (</w:t>
            </w:r>
            <w:r w:rsidRPr="00EA0C6E">
              <w:rPr>
                <w:rFonts w:cs="Times New Roman"/>
                <w:szCs w:val="24"/>
                <w:lang w:val="en-US"/>
              </w:rPr>
              <w:t>sec</w:t>
            </w:r>
            <w:r w:rsidRPr="00EA0C6E">
              <w:rPr>
                <w:rFonts w:cs="Times New Roman"/>
                <w:szCs w:val="24"/>
              </w:rPr>
              <w:t>)</w:t>
            </w:r>
          </w:p>
        </w:tc>
        <w:tc>
          <w:tcPr>
            <w:tcW w:w="375" w:type="pct"/>
            <w:vAlign w:val="center"/>
          </w:tcPr>
          <w:p w14:paraId="084B16F6" w14:textId="36DA9D59"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03</w:t>
            </w:r>
          </w:p>
        </w:tc>
        <w:tc>
          <w:tcPr>
            <w:tcW w:w="375" w:type="pct"/>
            <w:vAlign w:val="center"/>
          </w:tcPr>
          <w:p w14:paraId="43BC8BF5" w14:textId="71CF1872"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08</w:t>
            </w:r>
          </w:p>
        </w:tc>
        <w:tc>
          <w:tcPr>
            <w:tcW w:w="435" w:type="pct"/>
            <w:vAlign w:val="center"/>
          </w:tcPr>
          <w:p w14:paraId="33521B1F" w14:textId="13908303"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48</w:t>
            </w:r>
          </w:p>
        </w:tc>
        <w:tc>
          <w:tcPr>
            <w:tcW w:w="435" w:type="pct"/>
            <w:vAlign w:val="center"/>
          </w:tcPr>
          <w:p w14:paraId="6FE73FA3" w14:textId="2DD7C88C"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1</w:t>
            </w:r>
            <w:r w:rsidR="009B7B3E" w:rsidRPr="00EA0C6E">
              <w:rPr>
                <w:rFonts w:cs="Times New Roman"/>
                <w:color w:val="000000"/>
                <w:szCs w:val="24"/>
              </w:rPr>
              <w:t>.</w:t>
            </w:r>
            <w:r w:rsidRPr="00EA0C6E">
              <w:rPr>
                <w:rFonts w:cs="Times New Roman"/>
                <w:color w:val="000000"/>
                <w:szCs w:val="24"/>
              </w:rPr>
              <w:t>50</w:t>
            </w:r>
          </w:p>
        </w:tc>
        <w:tc>
          <w:tcPr>
            <w:tcW w:w="435" w:type="pct"/>
            <w:vAlign w:val="center"/>
          </w:tcPr>
          <w:p w14:paraId="15814614" w14:textId="7D463B81"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2</w:t>
            </w:r>
            <w:r w:rsidR="009B7B3E" w:rsidRPr="00EA0C6E">
              <w:rPr>
                <w:rFonts w:cs="Times New Roman"/>
                <w:color w:val="000000"/>
                <w:szCs w:val="24"/>
              </w:rPr>
              <w:t>.</w:t>
            </w:r>
            <w:r w:rsidRPr="00EA0C6E">
              <w:rPr>
                <w:rFonts w:cs="Times New Roman"/>
                <w:color w:val="000000"/>
                <w:szCs w:val="24"/>
              </w:rPr>
              <w:t>98</w:t>
            </w:r>
          </w:p>
        </w:tc>
        <w:tc>
          <w:tcPr>
            <w:tcW w:w="438" w:type="pct"/>
            <w:vAlign w:val="center"/>
          </w:tcPr>
          <w:p w14:paraId="1B6A3C78" w14:textId="7A81D021"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4</w:t>
            </w:r>
            <w:r w:rsidR="009B7B3E" w:rsidRPr="00EA0C6E">
              <w:rPr>
                <w:rFonts w:cs="Times New Roman"/>
                <w:color w:val="000000"/>
                <w:szCs w:val="24"/>
              </w:rPr>
              <w:t>.</w:t>
            </w:r>
            <w:r w:rsidRPr="00EA0C6E">
              <w:rPr>
                <w:rFonts w:cs="Times New Roman"/>
                <w:color w:val="000000"/>
                <w:szCs w:val="24"/>
              </w:rPr>
              <w:t>97</w:t>
            </w:r>
          </w:p>
        </w:tc>
      </w:tr>
      <w:tr w:rsidR="00C33BDE" w:rsidRPr="00EA0C6E" w14:paraId="335980B9" w14:textId="77777777" w:rsidTr="00C33BDE">
        <w:tc>
          <w:tcPr>
            <w:cnfStyle w:val="001000000000" w:firstRow="0" w:lastRow="0" w:firstColumn="1" w:lastColumn="0" w:oddVBand="0" w:evenVBand="0" w:oddHBand="0" w:evenHBand="0" w:firstRowFirstColumn="0" w:firstRowLastColumn="0" w:lastRowFirstColumn="0" w:lastRowLastColumn="0"/>
            <w:tcW w:w="2506" w:type="pct"/>
          </w:tcPr>
          <w:p w14:paraId="3BDB9399" w14:textId="7A5FA005" w:rsidR="00C33BDE" w:rsidRPr="00EA0C6E" w:rsidRDefault="00C33BDE" w:rsidP="00C33BDE">
            <w:pPr>
              <w:rPr>
                <w:rFonts w:cs="Times New Roman"/>
                <w:szCs w:val="24"/>
              </w:rPr>
            </w:pPr>
            <w:r w:rsidRPr="00EA0C6E">
              <w:rPr>
                <w:rFonts w:cs="Times New Roman"/>
                <w:szCs w:val="24"/>
              </w:rPr>
              <w:t xml:space="preserve">Μέσο </w:t>
            </w:r>
            <w:r w:rsidRPr="00EA0C6E">
              <w:rPr>
                <w:rFonts w:cs="Times New Roman"/>
                <w:szCs w:val="24"/>
                <w:lang w:val="en-US"/>
              </w:rPr>
              <w:t>TL</w:t>
            </w:r>
            <w:r w:rsidRPr="00EA0C6E">
              <w:rPr>
                <w:rFonts w:cs="Times New Roman"/>
                <w:szCs w:val="24"/>
              </w:rPr>
              <w:t xml:space="preserve"> ανά «πράκτορα»</w:t>
            </w:r>
          </w:p>
        </w:tc>
        <w:tc>
          <w:tcPr>
            <w:tcW w:w="375" w:type="pct"/>
            <w:vAlign w:val="bottom"/>
          </w:tcPr>
          <w:p w14:paraId="71BA3A55" w14:textId="7EF72A6F"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0.274</w:t>
            </w:r>
          </w:p>
        </w:tc>
        <w:tc>
          <w:tcPr>
            <w:tcW w:w="375" w:type="pct"/>
            <w:vAlign w:val="bottom"/>
          </w:tcPr>
          <w:p w14:paraId="105CC259" w14:textId="5AAF849D"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0.281</w:t>
            </w:r>
          </w:p>
        </w:tc>
        <w:tc>
          <w:tcPr>
            <w:tcW w:w="435" w:type="pct"/>
            <w:vAlign w:val="bottom"/>
          </w:tcPr>
          <w:p w14:paraId="5198805C" w14:textId="2499C803"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0.292</w:t>
            </w:r>
          </w:p>
        </w:tc>
        <w:tc>
          <w:tcPr>
            <w:tcW w:w="435" w:type="pct"/>
            <w:vAlign w:val="bottom"/>
          </w:tcPr>
          <w:p w14:paraId="628133D1" w14:textId="612414A3"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0.295</w:t>
            </w:r>
          </w:p>
        </w:tc>
        <w:tc>
          <w:tcPr>
            <w:tcW w:w="435" w:type="pct"/>
            <w:vAlign w:val="bottom"/>
          </w:tcPr>
          <w:p w14:paraId="11ADD66F" w14:textId="57B0C1ED"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0.281</w:t>
            </w:r>
          </w:p>
        </w:tc>
        <w:tc>
          <w:tcPr>
            <w:tcW w:w="438" w:type="pct"/>
            <w:vAlign w:val="bottom"/>
          </w:tcPr>
          <w:p w14:paraId="55081D51" w14:textId="00456154"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0.294</w:t>
            </w:r>
          </w:p>
        </w:tc>
      </w:tr>
    </w:tbl>
    <w:p w14:paraId="6A5D660E" w14:textId="77777777" w:rsidR="00AB2D5C" w:rsidRPr="00EA0C6E" w:rsidRDefault="00AB2D5C" w:rsidP="008353D7">
      <w:pPr>
        <w:rPr>
          <w:rFonts w:cs="Times New Roman"/>
        </w:rPr>
      </w:pPr>
    </w:p>
    <w:p w14:paraId="3344A82D" w14:textId="1404C1C6" w:rsidR="00CE2951" w:rsidRPr="00EA0C6E" w:rsidRDefault="00CE2951" w:rsidP="00CE2951">
      <w:pPr>
        <w:pStyle w:val="Caption"/>
        <w:keepNext/>
        <w:rPr>
          <w:rFonts w:cs="Times New Roman"/>
        </w:rPr>
      </w:pPr>
      <w:bookmarkStart w:id="191" w:name="_Ref227285018"/>
      <w:bookmarkStart w:id="192" w:name="_Toc227411810"/>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9</w:t>
      </w:r>
      <w:r w:rsidRPr="00EA0C6E">
        <w:rPr>
          <w:rFonts w:cs="Times New Roman"/>
        </w:rPr>
        <w:fldChar w:fldCharType="end"/>
      </w:r>
      <w:bookmarkEnd w:id="191"/>
      <w:r w:rsidRPr="00EA0C6E">
        <w:rPr>
          <w:rFonts w:cs="Times New Roman"/>
        </w:rPr>
        <w:t>. Αποτελέσματα προσομοίωσης για το Σενάριο 4</w:t>
      </w:r>
      <w:r w:rsidR="000A63A4" w:rsidRPr="00EA0C6E">
        <w:rPr>
          <w:rFonts w:cs="Times New Roman"/>
        </w:rPr>
        <w:t>.</w:t>
      </w:r>
      <w:bookmarkEnd w:id="192"/>
    </w:p>
    <w:tbl>
      <w:tblPr>
        <w:tblStyle w:val="GridTable5Dark-Accent2"/>
        <w:tblW w:w="5000" w:type="pct"/>
        <w:tblLook w:val="04A0" w:firstRow="1" w:lastRow="0" w:firstColumn="1" w:lastColumn="0" w:noHBand="0" w:noVBand="1"/>
      </w:tblPr>
      <w:tblGrid>
        <w:gridCol w:w="4637"/>
        <w:gridCol w:w="876"/>
        <w:gridCol w:w="876"/>
        <w:gridCol w:w="876"/>
        <w:gridCol w:w="876"/>
        <w:gridCol w:w="1053"/>
        <w:gridCol w:w="876"/>
      </w:tblGrid>
      <w:tr w:rsidR="00AB2D5C" w:rsidRPr="00EA0C6E" w14:paraId="6E4A7BB1" w14:textId="77777777" w:rsidTr="00C33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pct"/>
            <w:vAlign w:val="center"/>
          </w:tcPr>
          <w:p w14:paraId="7E674695" w14:textId="77777777" w:rsidR="00AB2D5C" w:rsidRPr="00EA0C6E" w:rsidRDefault="00AB2D5C" w:rsidP="00897B9D">
            <w:pPr>
              <w:jc w:val="left"/>
              <w:rPr>
                <w:rFonts w:cs="Times New Roman"/>
                <w:szCs w:val="24"/>
              </w:rPr>
            </w:pPr>
            <w:r w:rsidRPr="00EA0C6E">
              <w:rPr>
                <w:rFonts w:cs="Times New Roman"/>
                <w:szCs w:val="24"/>
              </w:rPr>
              <w:t>Σενάριο</w:t>
            </w:r>
          </w:p>
        </w:tc>
        <w:tc>
          <w:tcPr>
            <w:tcW w:w="2698" w:type="pct"/>
            <w:gridSpan w:val="6"/>
            <w:vAlign w:val="center"/>
          </w:tcPr>
          <w:p w14:paraId="5B0BC9D3" w14:textId="565AD19D" w:rsidR="00AB2D5C" w:rsidRPr="00EA0C6E" w:rsidRDefault="00AB2D5C" w:rsidP="00897B9D">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EA0C6E">
              <w:rPr>
                <w:rFonts w:cs="Times New Roman"/>
                <w:szCs w:val="24"/>
              </w:rPr>
              <w:t>4</w:t>
            </w:r>
          </w:p>
        </w:tc>
      </w:tr>
      <w:tr w:rsidR="00AB2D5C" w:rsidRPr="00EA0C6E" w14:paraId="3507F5D4"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pct"/>
            <w:vAlign w:val="center"/>
          </w:tcPr>
          <w:p w14:paraId="3A781F8D" w14:textId="77777777" w:rsidR="00AB2D5C" w:rsidRPr="00EA0C6E" w:rsidRDefault="00AB2D5C" w:rsidP="00897B9D">
            <w:pPr>
              <w:jc w:val="left"/>
              <w:rPr>
                <w:rFonts w:cs="Times New Roman"/>
                <w:szCs w:val="24"/>
              </w:rPr>
            </w:pPr>
            <w:r w:rsidRPr="00EA0C6E">
              <w:rPr>
                <w:rFonts w:cs="Times New Roman"/>
                <w:szCs w:val="24"/>
              </w:rPr>
              <w:t>Πλήθος «πρακτόρων»</w:t>
            </w:r>
          </w:p>
        </w:tc>
        <w:tc>
          <w:tcPr>
            <w:tcW w:w="435" w:type="pct"/>
            <w:vAlign w:val="center"/>
          </w:tcPr>
          <w:p w14:paraId="2D5F2D94"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5</w:t>
            </w:r>
          </w:p>
        </w:tc>
        <w:tc>
          <w:tcPr>
            <w:tcW w:w="435" w:type="pct"/>
            <w:vAlign w:val="center"/>
          </w:tcPr>
          <w:p w14:paraId="376459F0"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10</w:t>
            </w:r>
          </w:p>
        </w:tc>
        <w:tc>
          <w:tcPr>
            <w:tcW w:w="435" w:type="pct"/>
            <w:vAlign w:val="center"/>
          </w:tcPr>
          <w:p w14:paraId="1FDB177E"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25</w:t>
            </w:r>
          </w:p>
        </w:tc>
        <w:tc>
          <w:tcPr>
            <w:tcW w:w="435" w:type="pct"/>
            <w:vAlign w:val="center"/>
          </w:tcPr>
          <w:p w14:paraId="3321054E"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50</w:t>
            </w:r>
          </w:p>
        </w:tc>
        <w:tc>
          <w:tcPr>
            <w:tcW w:w="523" w:type="pct"/>
            <w:vAlign w:val="center"/>
          </w:tcPr>
          <w:p w14:paraId="14D55496"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75</w:t>
            </w:r>
          </w:p>
        </w:tc>
        <w:tc>
          <w:tcPr>
            <w:tcW w:w="435" w:type="pct"/>
            <w:vAlign w:val="center"/>
          </w:tcPr>
          <w:p w14:paraId="571AAA66" w14:textId="77777777" w:rsidR="00AB2D5C" w:rsidRPr="00EA0C6E" w:rsidRDefault="00AB2D5C"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szCs w:val="24"/>
              </w:rPr>
              <w:t>100</w:t>
            </w:r>
          </w:p>
        </w:tc>
      </w:tr>
      <w:tr w:rsidR="00532AB3" w:rsidRPr="00EA0C6E" w14:paraId="41C2CEC1" w14:textId="77777777" w:rsidTr="00C33BDE">
        <w:tc>
          <w:tcPr>
            <w:cnfStyle w:val="001000000000" w:firstRow="0" w:lastRow="0" w:firstColumn="1" w:lastColumn="0" w:oddVBand="0" w:evenVBand="0" w:oddHBand="0" w:evenHBand="0" w:firstRowFirstColumn="0" w:firstRowLastColumn="0" w:lastRowFirstColumn="0" w:lastRowLastColumn="0"/>
            <w:tcW w:w="2302" w:type="pct"/>
            <w:vAlign w:val="center"/>
          </w:tcPr>
          <w:p w14:paraId="0D6E99A4" w14:textId="77777777" w:rsidR="00532AB3" w:rsidRPr="00EA0C6E" w:rsidRDefault="00532AB3" w:rsidP="00897B9D">
            <w:pPr>
              <w:jc w:val="left"/>
              <w:rPr>
                <w:rFonts w:cs="Times New Roman"/>
                <w:szCs w:val="24"/>
              </w:rPr>
            </w:pPr>
            <w:r w:rsidRPr="00EA0C6E">
              <w:rPr>
                <w:rFonts w:cs="Times New Roman"/>
                <w:szCs w:val="24"/>
              </w:rPr>
              <w:t>Μέσος αρχικός χρόνος εύρεσης διαδρομής (</w:t>
            </w:r>
            <w:r w:rsidRPr="00EA0C6E">
              <w:rPr>
                <w:rFonts w:cs="Times New Roman"/>
                <w:szCs w:val="24"/>
                <w:lang w:val="en-US"/>
              </w:rPr>
              <w:t>sec</w:t>
            </w:r>
            <w:r w:rsidRPr="00EA0C6E">
              <w:rPr>
                <w:rFonts w:cs="Times New Roman"/>
                <w:szCs w:val="24"/>
              </w:rPr>
              <w:t>)</w:t>
            </w:r>
          </w:p>
        </w:tc>
        <w:tc>
          <w:tcPr>
            <w:tcW w:w="435" w:type="pct"/>
            <w:vAlign w:val="center"/>
          </w:tcPr>
          <w:p w14:paraId="6708D0F6" w14:textId="3E0D49C0"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42</w:t>
            </w:r>
            <w:r w:rsidR="009B7B3E" w:rsidRPr="00EA0C6E">
              <w:rPr>
                <w:rFonts w:cs="Times New Roman"/>
                <w:color w:val="000000"/>
                <w:szCs w:val="24"/>
              </w:rPr>
              <w:t>.</w:t>
            </w:r>
            <w:r w:rsidRPr="00EA0C6E">
              <w:rPr>
                <w:rFonts w:cs="Times New Roman"/>
                <w:color w:val="000000"/>
                <w:szCs w:val="24"/>
              </w:rPr>
              <w:t>47</w:t>
            </w:r>
          </w:p>
        </w:tc>
        <w:tc>
          <w:tcPr>
            <w:tcW w:w="435" w:type="pct"/>
            <w:vAlign w:val="center"/>
          </w:tcPr>
          <w:p w14:paraId="584569E6" w14:textId="23F634A0"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43</w:t>
            </w:r>
            <w:r w:rsidR="009B7B3E" w:rsidRPr="00EA0C6E">
              <w:rPr>
                <w:rFonts w:cs="Times New Roman"/>
                <w:color w:val="000000"/>
                <w:szCs w:val="24"/>
              </w:rPr>
              <w:t>.</w:t>
            </w:r>
            <w:r w:rsidRPr="00EA0C6E">
              <w:rPr>
                <w:rFonts w:cs="Times New Roman"/>
                <w:color w:val="000000"/>
                <w:szCs w:val="24"/>
              </w:rPr>
              <w:t>53</w:t>
            </w:r>
          </w:p>
        </w:tc>
        <w:tc>
          <w:tcPr>
            <w:tcW w:w="435" w:type="pct"/>
            <w:vAlign w:val="center"/>
          </w:tcPr>
          <w:p w14:paraId="79FC720B" w14:textId="39D9C473"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44</w:t>
            </w:r>
            <w:r w:rsidR="009B7B3E" w:rsidRPr="00EA0C6E">
              <w:rPr>
                <w:rFonts w:cs="Times New Roman"/>
                <w:color w:val="000000"/>
                <w:szCs w:val="24"/>
              </w:rPr>
              <w:t>.</w:t>
            </w:r>
            <w:r w:rsidRPr="00EA0C6E">
              <w:rPr>
                <w:rFonts w:cs="Times New Roman"/>
                <w:color w:val="000000"/>
                <w:szCs w:val="24"/>
              </w:rPr>
              <w:t>47</w:t>
            </w:r>
          </w:p>
        </w:tc>
        <w:tc>
          <w:tcPr>
            <w:tcW w:w="435" w:type="pct"/>
            <w:vAlign w:val="center"/>
          </w:tcPr>
          <w:p w14:paraId="64B019DD" w14:textId="57CB3BFF"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44</w:t>
            </w:r>
            <w:r w:rsidR="009B7B3E" w:rsidRPr="00EA0C6E">
              <w:rPr>
                <w:rFonts w:cs="Times New Roman"/>
                <w:color w:val="000000"/>
                <w:szCs w:val="24"/>
              </w:rPr>
              <w:t>.</w:t>
            </w:r>
            <w:r w:rsidRPr="00EA0C6E">
              <w:rPr>
                <w:rFonts w:cs="Times New Roman"/>
                <w:color w:val="000000"/>
                <w:szCs w:val="24"/>
              </w:rPr>
              <w:t>98</w:t>
            </w:r>
          </w:p>
        </w:tc>
        <w:tc>
          <w:tcPr>
            <w:tcW w:w="523" w:type="pct"/>
            <w:vAlign w:val="center"/>
          </w:tcPr>
          <w:p w14:paraId="52DD1584" w14:textId="0E63060C"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45</w:t>
            </w:r>
            <w:r w:rsidR="009B7B3E" w:rsidRPr="00EA0C6E">
              <w:rPr>
                <w:rFonts w:cs="Times New Roman"/>
                <w:color w:val="000000"/>
                <w:szCs w:val="24"/>
              </w:rPr>
              <w:t>.</w:t>
            </w:r>
            <w:r w:rsidRPr="00EA0C6E">
              <w:rPr>
                <w:rFonts w:cs="Times New Roman"/>
                <w:color w:val="000000"/>
                <w:szCs w:val="24"/>
              </w:rPr>
              <w:t>74</w:t>
            </w:r>
          </w:p>
        </w:tc>
        <w:tc>
          <w:tcPr>
            <w:tcW w:w="435" w:type="pct"/>
            <w:vAlign w:val="center"/>
          </w:tcPr>
          <w:p w14:paraId="068F47D1" w14:textId="7A641AC9"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47</w:t>
            </w:r>
            <w:r w:rsidR="009B7B3E" w:rsidRPr="00EA0C6E">
              <w:rPr>
                <w:rFonts w:cs="Times New Roman"/>
                <w:color w:val="000000"/>
                <w:szCs w:val="24"/>
              </w:rPr>
              <w:t>.</w:t>
            </w:r>
            <w:r w:rsidRPr="00EA0C6E">
              <w:rPr>
                <w:rFonts w:cs="Times New Roman"/>
                <w:color w:val="000000"/>
                <w:szCs w:val="24"/>
              </w:rPr>
              <w:t>35</w:t>
            </w:r>
          </w:p>
        </w:tc>
      </w:tr>
      <w:tr w:rsidR="00532AB3" w:rsidRPr="00EA0C6E" w14:paraId="7E39FDA5"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pct"/>
            <w:vAlign w:val="center"/>
          </w:tcPr>
          <w:p w14:paraId="698293EF" w14:textId="77777777" w:rsidR="00532AB3" w:rsidRPr="00EA0C6E" w:rsidRDefault="00532AB3" w:rsidP="00897B9D">
            <w:pPr>
              <w:jc w:val="left"/>
              <w:rPr>
                <w:rFonts w:cs="Times New Roman"/>
                <w:szCs w:val="24"/>
              </w:rPr>
            </w:pPr>
            <w:r w:rsidRPr="00EA0C6E">
              <w:rPr>
                <w:rFonts w:cs="Times New Roman"/>
                <w:szCs w:val="24"/>
              </w:rPr>
              <w:t>Μέσος χρόνος επαναδρομολόγησης (</w:t>
            </w:r>
            <w:r w:rsidRPr="00EA0C6E">
              <w:rPr>
                <w:rFonts w:cs="Times New Roman"/>
                <w:szCs w:val="24"/>
                <w:lang w:val="en-US"/>
              </w:rPr>
              <w:t>sec</w:t>
            </w:r>
            <w:r w:rsidRPr="00EA0C6E">
              <w:rPr>
                <w:rFonts w:cs="Times New Roman"/>
                <w:szCs w:val="24"/>
              </w:rPr>
              <w:t>)</w:t>
            </w:r>
          </w:p>
        </w:tc>
        <w:tc>
          <w:tcPr>
            <w:tcW w:w="435" w:type="pct"/>
            <w:vAlign w:val="center"/>
          </w:tcPr>
          <w:p w14:paraId="51721F26" w14:textId="467A4593"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409</w:t>
            </w:r>
            <w:r w:rsidR="009B7B3E" w:rsidRPr="00EA0C6E">
              <w:rPr>
                <w:rFonts w:cs="Times New Roman"/>
                <w:color w:val="000000"/>
                <w:szCs w:val="24"/>
              </w:rPr>
              <w:t>.</w:t>
            </w:r>
            <w:r w:rsidRPr="00EA0C6E">
              <w:rPr>
                <w:rFonts w:cs="Times New Roman"/>
                <w:color w:val="000000"/>
                <w:szCs w:val="24"/>
              </w:rPr>
              <w:t>78</w:t>
            </w:r>
          </w:p>
        </w:tc>
        <w:tc>
          <w:tcPr>
            <w:tcW w:w="435" w:type="pct"/>
            <w:vAlign w:val="center"/>
          </w:tcPr>
          <w:p w14:paraId="2221E127" w14:textId="39CE498F"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413</w:t>
            </w:r>
            <w:r w:rsidR="009B7B3E" w:rsidRPr="00EA0C6E">
              <w:rPr>
                <w:rFonts w:cs="Times New Roman"/>
                <w:color w:val="000000"/>
                <w:szCs w:val="24"/>
              </w:rPr>
              <w:t>.</w:t>
            </w:r>
            <w:r w:rsidRPr="00EA0C6E">
              <w:rPr>
                <w:rFonts w:cs="Times New Roman"/>
                <w:color w:val="000000"/>
                <w:szCs w:val="24"/>
              </w:rPr>
              <w:t>36</w:t>
            </w:r>
          </w:p>
        </w:tc>
        <w:tc>
          <w:tcPr>
            <w:tcW w:w="435" w:type="pct"/>
            <w:vAlign w:val="center"/>
          </w:tcPr>
          <w:p w14:paraId="08C761AC" w14:textId="31C3418A"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428</w:t>
            </w:r>
            <w:r w:rsidR="009B7B3E" w:rsidRPr="00EA0C6E">
              <w:rPr>
                <w:rFonts w:cs="Times New Roman"/>
                <w:color w:val="000000"/>
                <w:szCs w:val="24"/>
              </w:rPr>
              <w:t>.</w:t>
            </w:r>
            <w:r w:rsidRPr="00EA0C6E">
              <w:rPr>
                <w:rFonts w:cs="Times New Roman"/>
                <w:color w:val="000000"/>
                <w:szCs w:val="24"/>
              </w:rPr>
              <w:t>56</w:t>
            </w:r>
          </w:p>
        </w:tc>
        <w:tc>
          <w:tcPr>
            <w:tcW w:w="435" w:type="pct"/>
            <w:vAlign w:val="center"/>
          </w:tcPr>
          <w:p w14:paraId="63FAC86B" w14:textId="28D1F4D6"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436</w:t>
            </w:r>
            <w:r w:rsidR="009B7B3E" w:rsidRPr="00EA0C6E">
              <w:rPr>
                <w:rFonts w:cs="Times New Roman"/>
                <w:color w:val="000000"/>
                <w:szCs w:val="24"/>
              </w:rPr>
              <w:t>.</w:t>
            </w:r>
            <w:r w:rsidRPr="00EA0C6E">
              <w:rPr>
                <w:rFonts w:cs="Times New Roman"/>
                <w:color w:val="000000"/>
                <w:szCs w:val="24"/>
              </w:rPr>
              <w:t>33</w:t>
            </w:r>
          </w:p>
        </w:tc>
        <w:tc>
          <w:tcPr>
            <w:tcW w:w="523" w:type="pct"/>
            <w:vAlign w:val="center"/>
          </w:tcPr>
          <w:p w14:paraId="26E78EE8" w14:textId="3ED49E7E"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441</w:t>
            </w:r>
            <w:r w:rsidR="009B7B3E" w:rsidRPr="00EA0C6E">
              <w:rPr>
                <w:rFonts w:cs="Times New Roman"/>
                <w:color w:val="000000"/>
                <w:szCs w:val="24"/>
              </w:rPr>
              <w:t>.</w:t>
            </w:r>
            <w:r w:rsidRPr="00EA0C6E">
              <w:rPr>
                <w:rFonts w:cs="Times New Roman"/>
                <w:color w:val="000000"/>
                <w:szCs w:val="24"/>
              </w:rPr>
              <w:t>80</w:t>
            </w:r>
          </w:p>
        </w:tc>
        <w:tc>
          <w:tcPr>
            <w:tcW w:w="435" w:type="pct"/>
            <w:vAlign w:val="center"/>
          </w:tcPr>
          <w:p w14:paraId="1C62328D" w14:textId="595FA896"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450</w:t>
            </w:r>
            <w:r w:rsidR="009B7B3E" w:rsidRPr="00EA0C6E">
              <w:rPr>
                <w:rFonts w:cs="Times New Roman"/>
                <w:color w:val="000000"/>
                <w:szCs w:val="24"/>
              </w:rPr>
              <w:t>.</w:t>
            </w:r>
            <w:r w:rsidRPr="00EA0C6E">
              <w:rPr>
                <w:rFonts w:cs="Times New Roman"/>
                <w:color w:val="000000"/>
                <w:szCs w:val="24"/>
              </w:rPr>
              <w:t>76</w:t>
            </w:r>
          </w:p>
        </w:tc>
      </w:tr>
      <w:tr w:rsidR="00532AB3" w:rsidRPr="00EA0C6E" w14:paraId="239449B4" w14:textId="77777777" w:rsidTr="00C33BDE">
        <w:tc>
          <w:tcPr>
            <w:cnfStyle w:val="001000000000" w:firstRow="0" w:lastRow="0" w:firstColumn="1" w:lastColumn="0" w:oddVBand="0" w:evenVBand="0" w:oddHBand="0" w:evenHBand="0" w:firstRowFirstColumn="0" w:firstRowLastColumn="0" w:lastRowFirstColumn="0" w:lastRowLastColumn="0"/>
            <w:tcW w:w="2302" w:type="pct"/>
            <w:vAlign w:val="center"/>
          </w:tcPr>
          <w:p w14:paraId="11C4AC83" w14:textId="77777777" w:rsidR="00532AB3" w:rsidRPr="00EA0C6E" w:rsidRDefault="00532AB3" w:rsidP="00897B9D">
            <w:pPr>
              <w:jc w:val="left"/>
              <w:rPr>
                <w:rFonts w:cs="Times New Roman"/>
                <w:szCs w:val="24"/>
              </w:rPr>
            </w:pPr>
            <w:r w:rsidRPr="00EA0C6E">
              <w:rPr>
                <w:rFonts w:cs="Times New Roman"/>
                <w:szCs w:val="24"/>
              </w:rPr>
              <w:t>Μέσος συνολικός χρόνος εύρεσης διαδρομής (s</w:t>
            </w:r>
            <w:r w:rsidRPr="00EA0C6E">
              <w:rPr>
                <w:rFonts w:cs="Times New Roman"/>
                <w:szCs w:val="24"/>
                <w:lang w:val="en-US"/>
              </w:rPr>
              <w:t>ec</w:t>
            </w:r>
            <w:r w:rsidRPr="00EA0C6E">
              <w:rPr>
                <w:rFonts w:cs="Times New Roman"/>
                <w:szCs w:val="24"/>
              </w:rPr>
              <w:t>)</w:t>
            </w:r>
          </w:p>
        </w:tc>
        <w:tc>
          <w:tcPr>
            <w:tcW w:w="435" w:type="pct"/>
            <w:vAlign w:val="center"/>
          </w:tcPr>
          <w:p w14:paraId="411AE3F3" w14:textId="5C66CE10"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452</w:t>
            </w:r>
            <w:r w:rsidR="009B7B3E" w:rsidRPr="00EA0C6E">
              <w:rPr>
                <w:rFonts w:cs="Times New Roman"/>
                <w:color w:val="000000"/>
                <w:szCs w:val="24"/>
              </w:rPr>
              <w:t>.</w:t>
            </w:r>
            <w:r w:rsidRPr="00EA0C6E">
              <w:rPr>
                <w:rFonts w:cs="Times New Roman"/>
                <w:color w:val="000000"/>
                <w:szCs w:val="24"/>
              </w:rPr>
              <w:t>25</w:t>
            </w:r>
          </w:p>
        </w:tc>
        <w:tc>
          <w:tcPr>
            <w:tcW w:w="435" w:type="pct"/>
            <w:vAlign w:val="center"/>
          </w:tcPr>
          <w:p w14:paraId="3FA7AA42" w14:textId="580B3703"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456</w:t>
            </w:r>
            <w:r w:rsidR="009B7B3E" w:rsidRPr="00EA0C6E">
              <w:rPr>
                <w:rFonts w:cs="Times New Roman"/>
                <w:color w:val="000000"/>
                <w:szCs w:val="24"/>
              </w:rPr>
              <w:t>.</w:t>
            </w:r>
            <w:r w:rsidRPr="00EA0C6E">
              <w:rPr>
                <w:rFonts w:cs="Times New Roman"/>
                <w:color w:val="000000"/>
                <w:szCs w:val="24"/>
              </w:rPr>
              <w:t>89</w:t>
            </w:r>
          </w:p>
        </w:tc>
        <w:tc>
          <w:tcPr>
            <w:tcW w:w="435" w:type="pct"/>
            <w:vAlign w:val="center"/>
          </w:tcPr>
          <w:p w14:paraId="1E3B7CAC" w14:textId="5A06C383"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473</w:t>
            </w:r>
            <w:r w:rsidR="009B7B3E" w:rsidRPr="00EA0C6E">
              <w:rPr>
                <w:rFonts w:cs="Times New Roman"/>
                <w:color w:val="000000"/>
                <w:szCs w:val="24"/>
              </w:rPr>
              <w:t>.</w:t>
            </w:r>
            <w:r w:rsidRPr="00EA0C6E">
              <w:rPr>
                <w:rFonts w:cs="Times New Roman"/>
                <w:color w:val="000000"/>
                <w:szCs w:val="24"/>
              </w:rPr>
              <w:t>03</w:t>
            </w:r>
          </w:p>
        </w:tc>
        <w:tc>
          <w:tcPr>
            <w:tcW w:w="435" w:type="pct"/>
            <w:vAlign w:val="center"/>
          </w:tcPr>
          <w:p w14:paraId="6B2A8C07" w14:textId="725558EC"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481</w:t>
            </w:r>
            <w:r w:rsidR="009B7B3E" w:rsidRPr="00EA0C6E">
              <w:rPr>
                <w:rFonts w:cs="Times New Roman"/>
                <w:color w:val="000000"/>
                <w:szCs w:val="24"/>
              </w:rPr>
              <w:t>.</w:t>
            </w:r>
            <w:r w:rsidRPr="00EA0C6E">
              <w:rPr>
                <w:rFonts w:cs="Times New Roman"/>
                <w:color w:val="000000"/>
                <w:szCs w:val="24"/>
              </w:rPr>
              <w:t>32</w:t>
            </w:r>
          </w:p>
        </w:tc>
        <w:tc>
          <w:tcPr>
            <w:tcW w:w="523" w:type="pct"/>
            <w:vAlign w:val="center"/>
          </w:tcPr>
          <w:p w14:paraId="5A4AD590" w14:textId="18E6A5CC"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487</w:t>
            </w:r>
            <w:r w:rsidR="009B7B3E" w:rsidRPr="00EA0C6E">
              <w:rPr>
                <w:rFonts w:cs="Times New Roman"/>
                <w:color w:val="000000"/>
                <w:szCs w:val="24"/>
              </w:rPr>
              <w:t>.</w:t>
            </w:r>
            <w:r w:rsidRPr="00EA0C6E">
              <w:rPr>
                <w:rFonts w:cs="Times New Roman"/>
                <w:color w:val="000000"/>
                <w:szCs w:val="24"/>
              </w:rPr>
              <w:t>54</w:t>
            </w:r>
          </w:p>
        </w:tc>
        <w:tc>
          <w:tcPr>
            <w:tcW w:w="435" w:type="pct"/>
            <w:vAlign w:val="center"/>
          </w:tcPr>
          <w:p w14:paraId="03EFDA3F" w14:textId="5A37D9AA" w:rsidR="00532AB3" w:rsidRPr="00EA0C6E" w:rsidRDefault="00532AB3" w:rsidP="00897B9D">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498</w:t>
            </w:r>
            <w:r w:rsidR="009B7B3E" w:rsidRPr="00EA0C6E">
              <w:rPr>
                <w:rFonts w:cs="Times New Roman"/>
                <w:color w:val="000000"/>
                <w:szCs w:val="24"/>
              </w:rPr>
              <w:t>.</w:t>
            </w:r>
            <w:r w:rsidRPr="00EA0C6E">
              <w:rPr>
                <w:rFonts w:cs="Times New Roman"/>
                <w:color w:val="000000"/>
                <w:szCs w:val="24"/>
              </w:rPr>
              <w:t>11</w:t>
            </w:r>
          </w:p>
        </w:tc>
      </w:tr>
      <w:tr w:rsidR="00532AB3" w:rsidRPr="00EA0C6E" w14:paraId="2B34D915" w14:textId="77777777" w:rsidTr="00C33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pct"/>
            <w:vAlign w:val="center"/>
          </w:tcPr>
          <w:p w14:paraId="0ADC3551" w14:textId="77777777" w:rsidR="00532AB3" w:rsidRPr="00EA0C6E" w:rsidRDefault="00532AB3" w:rsidP="00897B9D">
            <w:pPr>
              <w:jc w:val="left"/>
              <w:rPr>
                <w:rFonts w:cs="Times New Roman"/>
                <w:szCs w:val="24"/>
              </w:rPr>
            </w:pPr>
            <w:r w:rsidRPr="00EA0C6E">
              <w:rPr>
                <w:rFonts w:cs="Times New Roman"/>
                <w:szCs w:val="24"/>
              </w:rPr>
              <w:t>Μέσος χρόνος προσομοίωσης (</w:t>
            </w:r>
            <w:r w:rsidRPr="00EA0C6E">
              <w:rPr>
                <w:rFonts w:cs="Times New Roman"/>
                <w:szCs w:val="24"/>
                <w:lang w:val="en-US"/>
              </w:rPr>
              <w:t>sec</w:t>
            </w:r>
            <w:r w:rsidRPr="00EA0C6E">
              <w:rPr>
                <w:rFonts w:cs="Times New Roman"/>
                <w:szCs w:val="24"/>
              </w:rPr>
              <w:t>)</w:t>
            </w:r>
          </w:p>
        </w:tc>
        <w:tc>
          <w:tcPr>
            <w:tcW w:w="435" w:type="pct"/>
            <w:vAlign w:val="center"/>
          </w:tcPr>
          <w:p w14:paraId="3CF61D5F" w14:textId="247DF892"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03</w:t>
            </w:r>
          </w:p>
        </w:tc>
        <w:tc>
          <w:tcPr>
            <w:tcW w:w="435" w:type="pct"/>
            <w:vAlign w:val="center"/>
          </w:tcPr>
          <w:p w14:paraId="48D1A126" w14:textId="48DBA7C9"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05</w:t>
            </w:r>
          </w:p>
        </w:tc>
        <w:tc>
          <w:tcPr>
            <w:tcW w:w="435" w:type="pct"/>
            <w:vAlign w:val="center"/>
          </w:tcPr>
          <w:p w14:paraId="2D200E44" w14:textId="55323FE0"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11</w:t>
            </w:r>
          </w:p>
        </w:tc>
        <w:tc>
          <w:tcPr>
            <w:tcW w:w="435" w:type="pct"/>
            <w:vAlign w:val="center"/>
          </w:tcPr>
          <w:p w14:paraId="41D009EA" w14:textId="5BB39232"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19</w:t>
            </w:r>
          </w:p>
        </w:tc>
        <w:tc>
          <w:tcPr>
            <w:tcW w:w="523" w:type="pct"/>
            <w:vAlign w:val="center"/>
          </w:tcPr>
          <w:p w14:paraId="65192D39" w14:textId="79A15701"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31</w:t>
            </w:r>
          </w:p>
        </w:tc>
        <w:tc>
          <w:tcPr>
            <w:tcW w:w="435" w:type="pct"/>
            <w:vAlign w:val="center"/>
          </w:tcPr>
          <w:p w14:paraId="11E8CE09" w14:textId="65CC6825" w:rsidR="00532AB3" w:rsidRPr="00EA0C6E" w:rsidRDefault="00532AB3" w:rsidP="00897B9D">
            <w:pPr>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EA0C6E">
              <w:rPr>
                <w:rFonts w:cs="Times New Roman"/>
                <w:color w:val="000000"/>
                <w:szCs w:val="24"/>
              </w:rPr>
              <w:t>0</w:t>
            </w:r>
            <w:r w:rsidR="009B7B3E" w:rsidRPr="00EA0C6E">
              <w:rPr>
                <w:rFonts w:cs="Times New Roman"/>
                <w:color w:val="000000"/>
                <w:szCs w:val="24"/>
              </w:rPr>
              <w:t>.</w:t>
            </w:r>
            <w:r w:rsidRPr="00EA0C6E">
              <w:rPr>
                <w:rFonts w:cs="Times New Roman"/>
                <w:color w:val="000000"/>
                <w:szCs w:val="24"/>
              </w:rPr>
              <w:t>43</w:t>
            </w:r>
          </w:p>
        </w:tc>
      </w:tr>
      <w:tr w:rsidR="00C33BDE" w:rsidRPr="00EA0C6E" w14:paraId="567C2484" w14:textId="77777777" w:rsidTr="00C33BDE">
        <w:tc>
          <w:tcPr>
            <w:cnfStyle w:val="001000000000" w:firstRow="0" w:lastRow="0" w:firstColumn="1" w:lastColumn="0" w:oddVBand="0" w:evenVBand="0" w:oddHBand="0" w:evenHBand="0" w:firstRowFirstColumn="0" w:firstRowLastColumn="0" w:lastRowFirstColumn="0" w:lastRowLastColumn="0"/>
            <w:tcW w:w="2302" w:type="pct"/>
            <w:vAlign w:val="center"/>
          </w:tcPr>
          <w:p w14:paraId="2578BBBE" w14:textId="615FE534" w:rsidR="00C33BDE" w:rsidRPr="00EA0C6E" w:rsidRDefault="00C33BDE" w:rsidP="00C33BDE">
            <w:pPr>
              <w:jc w:val="left"/>
              <w:rPr>
                <w:rFonts w:cs="Times New Roman"/>
                <w:szCs w:val="24"/>
              </w:rPr>
            </w:pPr>
            <w:r w:rsidRPr="00EA0C6E">
              <w:rPr>
                <w:rFonts w:cs="Times New Roman"/>
                <w:szCs w:val="24"/>
              </w:rPr>
              <w:t xml:space="preserve">Μέσο </w:t>
            </w:r>
            <w:r w:rsidRPr="00EA0C6E">
              <w:rPr>
                <w:rFonts w:cs="Times New Roman"/>
                <w:szCs w:val="24"/>
                <w:lang w:val="en-US"/>
              </w:rPr>
              <w:t>TL</w:t>
            </w:r>
            <w:r w:rsidRPr="00EA0C6E">
              <w:rPr>
                <w:rFonts w:cs="Times New Roman"/>
                <w:szCs w:val="24"/>
              </w:rPr>
              <w:t xml:space="preserve"> ανά «πράκτορα»</w:t>
            </w:r>
          </w:p>
        </w:tc>
        <w:tc>
          <w:tcPr>
            <w:tcW w:w="435" w:type="pct"/>
            <w:vAlign w:val="bottom"/>
          </w:tcPr>
          <w:p w14:paraId="23C73BF2" w14:textId="3725F521"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0.484</w:t>
            </w:r>
          </w:p>
        </w:tc>
        <w:tc>
          <w:tcPr>
            <w:tcW w:w="435" w:type="pct"/>
            <w:vAlign w:val="bottom"/>
          </w:tcPr>
          <w:p w14:paraId="2D53772D" w14:textId="2E5D61C3"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0.561</w:t>
            </w:r>
          </w:p>
        </w:tc>
        <w:tc>
          <w:tcPr>
            <w:tcW w:w="435" w:type="pct"/>
            <w:vAlign w:val="bottom"/>
          </w:tcPr>
          <w:p w14:paraId="760FBF07" w14:textId="6F8DD1EE"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0.484</w:t>
            </w:r>
          </w:p>
        </w:tc>
        <w:tc>
          <w:tcPr>
            <w:tcW w:w="435" w:type="pct"/>
            <w:vAlign w:val="bottom"/>
          </w:tcPr>
          <w:p w14:paraId="55206CE6" w14:textId="6DFB2366"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0.535</w:t>
            </w:r>
          </w:p>
        </w:tc>
        <w:tc>
          <w:tcPr>
            <w:tcW w:w="523" w:type="pct"/>
            <w:vAlign w:val="bottom"/>
          </w:tcPr>
          <w:p w14:paraId="57FE890C" w14:textId="04DFF0D5"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0.554</w:t>
            </w:r>
          </w:p>
        </w:tc>
        <w:tc>
          <w:tcPr>
            <w:tcW w:w="435" w:type="pct"/>
            <w:vAlign w:val="bottom"/>
          </w:tcPr>
          <w:p w14:paraId="5ADC74DD" w14:textId="50B8264B" w:rsidR="00C33BDE" w:rsidRPr="00EA0C6E" w:rsidRDefault="00C33BDE" w:rsidP="00C33BDE">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EA0C6E">
              <w:rPr>
                <w:rFonts w:cs="Times New Roman"/>
                <w:color w:val="000000"/>
                <w:szCs w:val="24"/>
              </w:rPr>
              <w:t>0.539</w:t>
            </w:r>
          </w:p>
        </w:tc>
      </w:tr>
    </w:tbl>
    <w:p w14:paraId="73E39CF6" w14:textId="77777777" w:rsidR="009B3E6E" w:rsidRPr="00EA0C6E" w:rsidRDefault="009B3E6E" w:rsidP="008353D7">
      <w:pPr>
        <w:rPr>
          <w:rFonts w:cs="Times New Roman"/>
        </w:rPr>
      </w:pPr>
    </w:p>
    <w:p w14:paraId="0C24EC0A" w14:textId="1A0BE7FA" w:rsidR="00175761" w:rsidRPr="00EA0C6E" w:rsidRDefault="004A4C72" w:rsidP="00175761">
      <w:pPr>
        <w:keepNext/>
        <w:rPr>
          <w:rFonts w:cs="Times New Roman"/>
        </w:rPr>
      </w:pPr>
      <w:r w:rsidRPr="00EA0C6E">
        <w:rPr>
          <w:rFonts w:cs="Times New Roman"/>
          <w:noProof/>
        </w:rPr>
        <w:drawing>
          <wp:inline distT="0" distB="0" distL="0" distR="0" wp14:anchorId="55CF2EEC" wp14:editId="60BC6310">
            <wp:extent cx="6300000" cy="3060000"/>
            <wp:effectExtent l="0" t="0" r="5715" b="7620"/>
            <wp:docPr id="537955354" name="Chart 1">
              <a:extLst xmlns:a="http://schemas.openxmlformats.org/drawingml/2006/main">
                <a:ext uri="{FF2B5EF4-FFF2-40B4-BE49-F238E27FC236}">
                  <a16:creationId xmlns:a16="http://schemas.microsoft.com/office/drawing/2014/main" id="{6519E018-2231-A008-2947-86EBA01E4B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5B199A9" w14:textId="69525305" w:rsidR="0084628D" w:rsidRPr="00EA0C6E" w:rsidRDefault="00175761" w:rsidP="00175761">
      <w:pPr>
        <w:pStyle w:val="Caption"/>
        <w:rPr>
          <w:rFonts w:cs="Times New Roman"/>
        </w:rPr>
      </w:pPr>
      <w:bookmarkStart w:id="193" w:name="_Ref227291415"/>
      <w:bookmarkStart w:id="194" w:name="_Ref227291328"/>
      <w:bookmarkStart w:id="195" w:name="_Toc227411826"/>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13</w:t>
      </w:r>
      <w:r w:rsidRPr="00EA0C6E">
        <w:rPr>
          <w:rFonts w:cs="Times New Roman"/>
        </w:rPr>
        <w:fldChar w:fldCharType="end"/>
      </w:r>
      <w:bookmarkEnd w:id="193"/>
      <w:r w:rsidRPr="00EA0C6E">
        <w:rPr>
          <w:rFonts w:cs="Times New Roman"/>
        </w:rPr>
        <w:t>. Μέσος χρόνος εύρεσης της αρχικής διαδρομής των τεσσάρων Σεναρίων.</w:t>
      </w:r>
      <w:bookmarkEnd w:id="194"/>
      <w:bookmarkEnd w:id="195"/>
    </w:p>
    <w:p w14:paraId="5C8E9966" w14:textId="635B3DD6" w:rsidR="000A63A4" w:rsidRPr="00EA0C6E" w:rsidRDefault="004A4C72" w:rsidP="000A63A4">
      <w:pPr>
        <w:keepNext/>
        <w:rPr>
          <w:rFonts w:cs="Times New Roman"/>
        </w:rPr>
      </w:pPr>
      <w:r w:rsidRPr="00EA0C6E">
        <w:rPr>
          <w:rFonts w:cs="Times New Roman"/>
          <w:noProof/>
        </w:rPr>
        <w:lastRenderedPageBreak/>
        <w:drawing>
          <wp:inline distT="0" distB="0" distL="0" distR="0" wp14:anchorId="3E603819" wp14:editId="0812DF39">
            <wp:extent cx="6300000" cy="3060000"/>
            <wp:effectExtent l="0" t="0" r="5715" b="7620"/>
            <wp:docPr id="1206988904" name="Chart 1">
              <a:extLst xmlns:a="http://schemas.openxmlformats.org/drawingml/2006/main">
                <a:ext uri="{FF2B5EF4-FFF2-40B4-BE49-F238E27FC236}">
                  <a16:creationId xmlns:a16="http://schemas.microsoft.com/office/drawing/2014/main" id="{6A5F9251-E39F-404D-102E-E4A549FB46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836C518" w14:textId="41010BC5" w:rsidR="006F6911" w:rsidRPr="00EA0C6E" w:rsidRDefault="000A63A4" w:rsidP="000F3107">
      <w:pPr>
        <w:pStyle w:val="Caption"/>
        <w:rPr>
          <w:rFonts w:cs="Times New Roman"/>
        </w:rPr>
      </w:pPr>
      <w:bookmarkStart w:id="196" w:name="_Ref227284445"/>
      <w:bookmarkStart w:id="197" w:name="_Ref227285458"/>
      <w:bookmarkStart w:id="198" w:name="_Toc227411827"/>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14</w:t>
      </w:r>
      <w:r w:rsidRPr="00EA0C6E">
        <w:rPr>
          <w:rFonts w:cs="Times New Roman"/>
        </w:rPr>
        <w:fldChar w:fldCharType="end"/>
      </w:r>
      <w:bookmarkEnd w:id="196"/>
      <w:r w:rsidRPr="00EA0C6E">
        <w:rPr>
          <w:rFonts w:cs="Times New Roman"/>
        </w:rPr>
        <w:t xml:space="preserve">. Μέσος συνολικός χρόνος εύρεσης </w:t>
      </w:r>
      <w:r w:rsidR="00175761" w:rsidRPr="00EA0C6E">
        <w:rPr>
          <w:rFonts w:cs="Times New Roman"/>
        </w:rPr>
        <w:t xml:space="preserve">της </w:t>
      </w:r>
      <w:r w:rsidRPr="00EA0C6E">
        <w:rPr>
          <w:rFonts w:cs="Times New Roman"/>
        </w:rPr>
        <w:t>διαδρομής των τεσσάρων Σεναρίων.</w:t>
      </w:r>
      <w:bookmarkEnd w:id="197"/>
      <w:bookmarkEnd w:id="198"/>
    </w:p>
    <w:p w14:paraId="2690BBA1" w14:textId="5ACFB781" w:rsidR="008C6FEA" w:rsidRPr="00EA0C6E" w:rsidRDefault="008C6FEA" w:rsidP="000A63A4">
      <w:pPr>
        <w:rPr>
          <w:rFonts w:cs="Times New Roman"/>
        </w:rPr>
      </w:pPr>
      <w:r w:rsidRPr="00EA0C6E">
        <w:rPr>
          <w:rFonts w:cs="Times New Roman"/>
        </w:rPr>
        <w:t xml:space="preserve">Από </w:t>
      </w:r>
      <w:r w:rsidR="00E16647" w:rsidRPr="00EA0C6E">
        <w:rPr>
          <w:rFonts w:cs="Times New Roman"/>
        </w:rPr>
        <w:t xml:space="preserve">τα </w:t>
      </w:r>
      <w:r w:rsidR="00E16647" w:rsidRPr="00EA0C6E">
        <w:rPr>
          <w:rFonts w:cs="Times New Roman"/>
        </w:rPr>
        <w:fldChar w:fldCharType="begin"/>
      </w:r>
      <w:r w:rsidR="00E16647" w:rsidRPr="00EA0C6E">
        <w:rPr>
          <w:rFonts w:cs="Times New Roman"/>
        </w:rPr>
        <w:instrText xml:space="preserve"> REF _Ref227291328 \p \h </w:instrText>
      </w:r>
      <w:r w:rsidR="006B1188" w:rsidRPr="00EA0C6E">
        <w:rPr>
          <w:rFonts w:cs="Times New Roman"/>
        </w:rPr>
        <w:instrText xml:space="preserve"> \* MERGEFORMAT </w:instrText>
      </w:r>
      <w:r w:rsidR="00E16647" w:rsidRPr="00EA0C6E">
        <w:rPr>
          <w:rFonts w:cs="Times New Roman"/>
        </w:rPr>
      </w:r>
      <w:r w:rsidR="00E16647" w:rsidRPr="00EA0C6E">
        <w:rPr>
          <w:rFonts w:cs="Times New Roman"/>
        </w:rPr>
        <w:fldChar w:fldCharType="separate"/>
      </w:r>
      <w:r w:rsidR="00EA0C6E" w:rsidRPr="00EA0C6E">
        <w:rPr>
          <w:rFonts w:cs="Times New Roman"/>
        </w:rPr>
        <w:t>παραπάνω</w:t>
      </w:r>
      <w:r w:rsidR="00E16647" w:rsidRPr="00EA0C6E">
        <w:rPr>
          <w:rFonts w:cs="Times New Roman"/>
        </w:rPr>
        <w:fldChar w:fldCharType="end"/>
      </w:r>
      <w:r w:rsidR="00E16647" w:rsidRPr="00EA0C6E">
        <w:rPr>
          <w:rFonts w:cs="Times New Roman"/>
        </w:rPr>
        <w:t xml:space="preserve"> Σχήματα</w:t>
      </w:r>
      <w:r w:rsidRPr="00EA0C6E">
        <w:rPr>
          <w:rFonts w:cs="Times New Roman"/>
        </w:rPr>
        <w:t xml:space="preserve"> μπορούν να εξαχθούν πολλά συμπεράσματα για την απόδοση των Σεναρίων.</w:t>
      </w:r>
      <w:r w:rsidR="00E16647" w:rsidRPr="00EA0C6E">
        <w:rPr>
          <w:rFonts w:cs="Times New Roman"/>
        </w:rPr>
        <w:t xml:space="preserve"> Ειδικότερα, από το </w:t>
      </w:r>
      <w:r w:rsidR="00E16647" w:rsidRPr="00EA0C6E">
        <w:rPr>
          <w:rFonts w:cs="Times New Roman"/>
        </w:rPr>
        <w:fldChar w:fldCharType="begin"/>
      </w:r>
      <w:r w:rsidR="00E16647" w:rsidRPr="00EA0C6E">
        <w:rPr>
          <w:rFonts w:cs="Times New Roman"/>
        </w:rPr>
        <w:instrText xml:space="preserve"> REF _Ref227291415 \h </w:instrText>
      </w:r>
      <w:r w:rsidR="006B1188" w:rsidRPr="00EA0C6E">
        <w:rPr>
          <w:rFonts w:cs="Times New Roman"/>
        </w:rPr>
        <w:instrText xml:space="preserve"> \* MERGEFORMAT </w:instrText>
      </w:r>
      <w:r w:rsidR="00E16647" w:rsidRPr="00EA0C6E">
        <w:rPr>
          <w:rFonts w:cs="Times New Roman"/>
        </w:rPr>
      </w:r>
      <w:r w:rsidR="00E16647"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13</w:t>
      </w:r>
      <w:r w:rsidR="00E16647" w:rsidRPr="00EA0C6E">
        <w:rPr>
          <w:rFonts w:cs="Times New Roman"/>
        </w:rPr>
        <w:fldChar w:fldCharType="end"/>
      </w:r>
      <w:r w:rsidR="00E16647" w:rsidRPr="00EA0C6E">
        <w:rPr>
          <w:rFonts w:cs="Times New Roman"/>
        </w:rPr>
        <w:t xml:space="preserve"> είναι φανερό πως τα Σενάρια 1 και 2 </w:t>
      </w:r>
      <w:r w:rsidR="00EC5A24" w:rsidRPr="00EA0C6E">
        <w:rPr>
          <w:rFonts w:cs="Times New Roman"/>
        </w:rPr>
        <w:t xml:space="preserve">έχουν πολύ παρόμοιους χρόνους δρομολόγησης, παρά το γεγονός ότι </w:t>
      </w:r>
      <w:r w:rsidR="008B6474" w:rsidRPr="00EA0C6E">
        <w:rPr>
          <w:rFonts w:cs="Times New Roman"/>
        </w:rPr>
        <w:t xml:space="preserve">στο Σενάριο 2 λαμβάνεται υπόψιν και το </w:t>
      </w:r>
      <w:r w:rsidR="008B6474" w:rsidRPr="00EA0C6E">
        <w:rPr>
          <w:rFonts w:cs="Times New Roman"/>
          <w:lang w:val="en-US"/>
        </w:rPr>
        <w:t>CM</w:t>
      </w:r>
      <w:r w:rsidR="008B6474" w:rsidRPr="00EA0C6E">
        <w:rPr>
          <w:rFonts w:cs="Times New Roman"/>
        </w:rPr>
        <w:t xml:space="preserve"> υπ’ αριθμό 4 (</w:t>
      </w:r>
      <w:r w:rsidR="008B6474" w:rsidRPr="00EA0C6E">
        <w:rPr>
          <w:rFonts w:cs="Times New Roman"/>
        </w:rPr>
        <w:fldChar w:fldCharType="begin"/>
      </w:r>
      <w:r w:rsidR="008B6474" w:rsidRPr="00EA0C6E">
        <w:rPr>
          <w:rFonts w:cs="Times New Roman"/>
        </w:rPr>
        <w:instrText xml:space="preserve"> REF _Ref226812485 \h </w:instrText>
      </w:r>
      <w:r w:rsidR="006B1188" w:rsidRPr="00EA0C6E">
        <w:rPr>
          <w:rFonts w:cs="Times New Roman"/>
        </w:rPr>
        <w:instrText xml:space="preserve"> \* MERGEFORMAT </w:instrText>
      </w:r>
      <w:r w:rsidR="008B6474" w:rsidRPr="00EA0C6E">
        <w:rPr>
          <w:rFonts w:cs="Times New Roman"/>
        </w:rPr>
      </w:r>
      <w:r w:rsidR="008B6474"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11</w:t>
      </w:r>
      <w:r w:rsidR="008B6474" w:rsidRPr="00EA0C6E">
        <w:rPr>
          <w:rFonts w:cs="Times New Roman"/>
        </w:rPr>
        <w:fldChar w:fldCharType="end"/>
      </w:r>
      <w:r w:rsidR="008B6474" w:rsidRPr="00EA0C6E">
        <w:rPr>
          <w:rFonts w:cs="Times New Roman"/>
        </w:rPr>
        <w:t>) για τον προσδιορισμό της βέλτιστης διαδρομής.</w:t>
      </w:r>
      <w:r w:rsidR="000671CD" w:rsidRPr="00EA0C6E">
        <w:rPr>
          <w:rFonts w:cs="Times New Roman"/>
        </w:rPr>
        <w:t xml:space="preserve"> </w:t>
      </w:r>
      <w:r w:rsidR="00553CBC" w:rsidRPr="00EA0C6E">
        <w:rPr>
          <w:rFonts w:cs="Times New Roman"/>
        </w:rPr>
        <w:t xml:space="preserve">Αυτό επιβεβαιώνεται και από τον παραπλήσιο συντελεστή τους </w:t>
      </w:r>
      <m:oMath>
        <m:r>
          <w:rPr>
            <w:rFonts w:ascii="Cambria Math" w:hAnsi="Cambria Math" w:cs="Times New Roman"/>
          </w:rPr>
          <m:t>0.5085≅0.5009</m:t>
        </m:r>
      </m:oMath>
      <w:r w:rsidR="00553CBC" w:rsidRPr="00EA0C6E">
        <w:rPr>
          <w:rFonts w:cs="Times New Roman"/>
        </w:rPr>
        <w:t>.</w:t>
      </w:r>
      <w:r w:rsidR="000671CD" w:rsidRPr="00EA0C6E">
        <w:rPr>
          <w:rFonts w:cs="Times New Roman"/>
        </w:rPr>
        <w:t>Καθώς το Σενάριο 3 έχει ως μοναδική διαφορά με τα Σενάρια 1 και 2 (για τον αρχικό υπολογισμό της διαδρομής) την τροποποιημένη μέθοδο με την οποία αξιολογεί το κόστος του κάθε κόμβου (</w:t>
      </w:r>
      <w:r w:rsidR="000671CD" w:rsidRPr="00EA0C6E">
        <w:rPr>
          <w:rFonts w:cs="Times New Roman"/>
        </w:rPr>
        <w:fldChar w:fldCharType="begin"/>
      </w:r>
      <w:r w:rsidR="000671CD" w:rsidRPr="00EA0C6E">
        <w:rPr>
          <w:rFonts w:cs="Times New Roman"/>
        </w:rPr>
        <w:instrText xml:space="preserve"> REF _Ref227294470 \w \h </w:instrText>
      </w:r>
      <w:r w:rsidR="006B1188" w:rsidRPr="00EA0C6E">
        <w:rPr>
          <w:rFonts w:cs="Times New Roman"/>
        </w:rPr>
        <w:instrText xml:space="preserve"> \* MERGEFORMAT </w:instrText>
      </w:r>
      <w:r w:rsidR="000671CD" w:rsidRPr="00EA0C6E">
        <w:rPr>
          <w:rFonts w:cs="Times New Roman"/>
        </w:rPr>
      </w:r>
      <w:r w:rsidR="000671CD" w:rsidRPr="00EA0C6E">
        <w:rPr>
          <w:rFonts w:cs="Times New Roman"/>
        </w:rPr>
        <w:fldChar w:fldCharType="separate"/>
      </w:r>
      <w:r w:rsidR="00EA0C6E" w:rsidRPr="00EA0C6E">
        <w:rPr>
          <w:rFonts w:cs="Times New Roman"/>
        </w:rPr>
        <w:t>2.7.3</w:t>
      </w:r>
      <w:r w:rsidR="000671CD" w:rsidRPr="00EA0C6E">
        <w:rPr>
          <w:rFonts w:cs="Times New Roman"/>
        </w:rPr>
        <w:fldChar w:fldCharType="end"/>
      </w:r>
      <w:r w:rsidR="000671CD" w:rsidRPr="00EA0C6E">
        <w:rPr>
          <w:rFonts w:cs="Times New Roman"/>
        </w:rPr>
        <w:t>), μέσω της κλίσης της ευθείας που χαράζουν τα σημεία του Σεναρίου 3 στο γράφημα είναι προφανές ότι η τροποποίηση επιβαρύνει σημαντικά την προσομοίωση. Αξιοσημείωτο είναι το γεγονός ότι ενώ το Σενάριο 4 έχει με διαφορά τον μεγαλύτερο χρόνο της αρχικής εύρεσης διαδρομής για μικρό πλήθος «πρακτόρων», καθώς αυτό αυξάνει δεν παρουσιάζεται σημαντική μεταβολή στον απαιτούμενο χρόνο υπολογισμού της διαδρομής</w:t>
      </w:r>
      <w:r w:rsidR="000F3107" w:rsidRPr="00EA0C6E">
        <w:rPr>
          <w:rFonts w:cs="Times New Roman"/>
        </w:rPr>
        <w:t xml:space="preserve">. Αυτό οφείλεται στο γεγονός ότι </w:t>
      </w:r>
      <w:r w:rsidR="007D3082" w:rsidRPr="00EA0C6E">
        <w:rPr>
          <w:rFonts w:cs="Times New Roman"/>
        </w:rPr>
        <w:t>ο συντελεστής κλίσης της ευθείας που το</w:t>
      </w:r>
      <w:r w:rsidR="000F3107" w:rsidRPr="00EA0C6E">
        <w:rPr>
          <w:rFonts w:cs="Times New Roman"/>
        </w:rPr>
        <w:t xml:space="preserve"> περιγράφει έχει </w:t>
      </w:r>
      <w:r w:rsidR="007D3082" w:rsidRPr="00EA0C6E">
        <w:rPr>
          <w:rFonts w:cs="Times New Roman"/>
        </w:rPr>
        <w:t>τιμή μία τάξη μικρότερη από τα Σενάρια 1 και 2, και δύο τάξεις μικρότερη από το Σενάριο 3</w:t>
      </w:r>
      <w:r w:rsidR="000671CD" w:rsidRPr="00EA0C6E">
        <w:rPr>
          <w:rFonts w:cs="Times New Roman"/>
        </w:rPr>
        <w:t>.</w:t>
      </w:r>
      <w:r w:rsidR="00897B9D" w:rsidRPr="00EA0C6E">
        <w:rPr>
          <w:rFonts w:cs="Times New Roman"/>
        </w:rPr>
        <w:t xml:space="preserve"> Οπότε για μεγάλο αριθμό «πρακτόρων», ο ΑΕΔ </w:t>
      </w:r>
      <w:r w:rsidR="00897B9D" w:rsidRPr="00EA0C6E">
        <w:rPr>
          <w:rFonts w:cs="Times New Roman"/>
          <w:lang w:val="en-US"/>
        </w:rPr>
        <w:t>D</w:t>
      </w:r>
      <w:r w:rsidR="00897B9D" w:rsidRPr="00EA0C6E">
        <w:rPr>
          <w:rFonts w:cs="Times New Roman"/>
        </w:rPr>
        <w:t>*</w:t>
      </w:r>
      <w:r w:rsidR="00897B9D" w:rsidRPr="00EA0C6E">
        <w:rPr>
          <w:rFonts w:cs="Times New Roman"/>
          <w:lang w:val="en-US"/>
        </w:rPr>
        <w:t>lite</w:t>
      </w:r>
      <w:r w:rsidR="00897B9D" w:rsidRPr="00EA0C6E">
        <w:rPr>
          <w:rFonts w:cs="Times New Roman"/>
        </w:rPr>
        <w:t xml:space="preserve"> θα είναι πιο αποδοτικός ως προς τον χρόνο, απ’ ότι ο </w:t>
      </w:r>
      <w:r w:rsidR="00897B9D" w:rsidRPr="00EA0C6E">
        <w:rPr>
          <w:rFonts w:cs="Times New Roman"/>
          <w:lang w:val="en-US"/>
        </w:rPr>
        <w:t>A</w:t>
      </w:r>
      <w:r w:rsidR="00897B9D" w:rsidRPr="00EA0C6E">
        <w:rPr>
          <w:rFonts w:cs="Times New Roman"/>
        </w:rPr>
        <w:t>*.</w:t>
      </w:r>
      <w:r w:rsidR="00CB206F" w:rsidRPr="00EA0C6E">
        <w:rPr>
          <w:rFonts w:cs="Times New Roman"/>
        </w:rPr>
        <w:t xml:space="preserve"> Ο ΑΕΔ </w:t>
      </w:r>
      <w:r w:rsidR="00CB206F" w:rsidRPr="00EA0C6E">
        <w:rPr>
          <w:rFonts w:cs="Times New Roman"/>
          <w:lang w:val="en-US"/>
        </w:rPr>
        <w:t>A</w:t>
      </w:r>
      <w:r w:rsidR="00CB206F" w:rsidRPr="00EA0C6E">
        <w:rPr>
          <w:rFonts w:cs="Times New Roman"/>
        </w:rPr>
        <w:t xml:space="preserve">* στο Σενάριο </w:t>
      </w:r>
      <w:r w:rsidR="007D3082" w:rsidRPr="00EA0C6E">
        <w:rPr>
          <w:rFonts w:cs="Times New Roman"/>
        </w:rPr>
        <w:t>3</w:t>
      </w:r>
      <w:r w:rsidR="00CB206F" w:rsidRPr="00EA0C6E">
        <w:rPr>
          <w:rFonts w:cs="Times New Roman"/>
        </w:rPr>
        <w:t xml:space="preserve"> λαμβάνει τη μεγαλύτερη ποινή ως προς το χρόνο</w:t>
      </w:r>
      <w:r w:rsidR="00B50145" w:rsidRPr="00EA0C6E">
        <w:rPr>
          <w:rFonts w:cs="Times New Roman"/>
        </w:rPr>
        <w:t>. Άρα, ενώ με την αύξηση των «πρακτόρων»  τα Σενάρια 1, 2 και 3 λαμβάνουν γραμμική αύξηση</w:t>
      </w:r>
      <w:r w:rsidR="007D3082" w:rsidRPr="00EA0C6E">
        <w:rPr>
          <w:rFonts w:cs="Times New Roman"/>
        </w:rPr>
        <w:t>, διαφοράς μίας τάξης,</w:t>
      </w:r>
      <w:r w:rsidR="00B50145" w:rsidRPr="00EA0C6E">
        <w:rPr>
          <w:rFonts w:cs="Times New Roman"/>
        </w:rPr>
        <w:t xml:space="preserve"> του συνολικού χρόνου της εύρεσης διαδρομής τους, το Σενάριο 4 βλέπει πολύ μικρότερη</w:t>
      </w:r>
      <w:r w:rsidR="00EB6197" w:rsidRPr="00EA0C6E">
        <w:rPr>
          <w:rFonts w:cs="Times New Roman"/>
        </w:rPr>
        <w:t xml:space="preserve"> αναλογικά</w:t>
      </w:r>
      <w:r w:rsidR="00B50145" w:rsidRPr="00EA0C6E">
        <w:rPr>
          <w:rFonts w:cs="Times New Roman"/>
        </w:rPr>
        <w:t xml:space="preserve"> αύξηση</w:t>
      </w:r>
      <w:r w:rsidR="00EB6197" w:rsidRPr="00EA0C6E">
        <w:rPr>
          <w:rFonts w:cs="Times New Roman"/>
        </w:rPr>
        <w:t>.</w:t>
      </w:r>
    </w:p>
    <w:p w14:paraId="44101845" w14:textId="7CE8F7DB" w:rsidR="00CF1FF0" w:rsidRPr="00EA0C6E" w:rsidRDefault="008B6025" w:rsidP="00BC4917">
      <w:pPr>
        <w:rPr>
          <w:rFonts w:cs="Times New Roman"/>
        </w:rPr>
      </w:pPr>
      <w:r w:rsidRPr="00EA0C6E">
        <w:rPr>
          <w:rFonts w:cs="Times New Roman"/>
        </w:rPr>
        <w:t xml:space="preserve">Από το </w:t>
      </w:r>
      <w:r w:rsidRPr="00EA0C6E">
        <w:rPr>
          <w:rFonts w:cs="Times New Roman"/>
        </w:rPr>
        <w:fldChar w:fldCharType="begin"/>
      </w:r>
      <w:r w:rsidRPr="00EA0C6E">
        <w:rPr>
          <w:rFonts w:cs="Times New Roman"/>
        </w:rPr>
        <w:instrText xml:space="preserve"> REF _Ref227284445 \h </w:instrText>
      </w:r>
      <w:r w:rsidR="006B1188" w:rsidRPr="00EA0C6E">
        <w:rPr>
          <w:rFonts w:cs="Times New Roman"/>
        </w:rPr>
        <w:instrText xml:space="preserve"> \* MERGEFORMAT </w:instrText>
      </w:r>
      <w:r w:rsidRPr="00EA0C6E">
        <w:rPr>
          <w:rFonts w:cs="Times New Roman"/>
        </w:rPr>
      </w:r>
      <w:r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14</w:t>
      </w:r>
      <w:r w:rsidRPr="00EA0C6E">
        <w:rPr>
          <w:rFonts w:cs="Times New Roman"/>
        </w:rPr>
        <w:fldChar w:fldCharType="end"/>
      </w:r>
      <w:r w:rsidRPr="00EA0C6E">
        <w:rPr>
          <w:rFonts w:cs="Times New Roman"/>
        </w:rPr>
        <w:t xml:space="preserve"> μπορούν να εξαχθούν πορίσματα που αφορούν κυρίως τους δυναμικούς ΑΕΔ στα Σενάρια 3 και 4. </w:t>
      </w:r>
      <w:r w:rsidR="009C17DF" w:rsidRPr="00EA0C6E">
        <w:rPr>
          <w:rFonts w:cs="Times New Roman"/>
        </w:rPr>
        <w:t>Καθώς τα Σενάρια 1 και 2 δεν περιέχουν</w:t>
      </w:r>
      <w:r w:rsidR="00103A45" w:rsidRPr="00EA0C6E">
        <w:rPr>
          <w:rFonts w:cs="Times New Roman"/>
        </w:rPr>
        <w:t xml:space="preserve"> κάποιον</w:t>
      </w:r>
      <w:r w:rsidR="009C17DF" w:rsidRPr="00EA0C6E">
        <w:rPr>
          <w:rFonts w:cs="Times New Roman"/>
        </w:rPr>
        <w:t xml:space="preserve"> επαυξητικό (</w:t>
      </w:r>
      <w:r w:rsidR="009C17DF" w:rsidRPr="00EA0C6E">
        <w:rPr>
          <w:rFonts w:cs="Times New Roman"/>
          <w:lang w:val="en-US"/>
        </w:rPr>
        <w:t>incremental</w:t>
      </w:r>
      <w:r w:rsidR="009C17DF" w:rsidRPr="00EA0C6E">
        <w:rPr>
          <w:rFonts w:cs="Times New Roman"/>
        </w:rPr>
        <w:t xml:space="preserve">) </w:t>
      </w:r>
      <w:r w:rsidR="00103A45" w:rsidRPr="00EA0C6E">
        <w:rPr>
          <w:rFonts w:cs="Times New Roman"/>
        </w:rPr>
        <w:t>όρο</w:t>
      </w:r>
      <w:r w:rsidR="009C17DF" w:rsidRPr="00EA0C6E">
        <w:rPr>
          <w:rFonts w:cs="Times New Roman"/>
        </w:rPr>
        <w:t xml:space="preserve"> στον ΑΕΔ τους, είναι άσκοπο να σχολιαστούν με βάσει την παρουσία τους στο </w:t>
      </w:r>
      <w:r w:rsidR="009C17DF" w:rsidRPr="00EA0C6E">
        <w:rPr>
          <w:rFonts w:cs="Times New Roman"/>
        </w:rPr>
        <w:fldChar w:fldCharType="begin"/>
      </w:r>
      <w:r w:rsidR="009C17DF" w:rsidRPr="00EA0C6E">
        <w:rPr>
          <w:rFonts w:cs="Times New Roman"/>
        </w:rPr>
        <w:instrText xml:space="preserve"> REF _Ref227284445 \h </w:instrText>
      </w:r>
      <w:r w:rsidR="006B1188" w:rsidRPr="00EA0C6E">
        <w:rPr>
          <w:rFonts w:cs="Times New Roman"/>
        </w:rPr>
        <w:instrText xml:space="preserve"> \* MERGEFORMAT </w:instrText>
      </w:r>
      <w:r w:rsidR="009C17DF" w:rsidRPr="00EA0C6E">
        <w:rPr>
          <w:rFonts w:cs="Times New Roman"/>
        </w:rPr>
      </w:r>
      <w:r w:rsidR="009C17DF"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14</w:t>
      </w:r>
      <w:r w:rsidR="009C17DF" w:rsidRPr="00EA0C6E">
        <w:rPr>
          <w:rFonts w:cs="Times New Roman"/>
        </w:rPr>
        <w:fldChar w:fldCharType="end"/>
      </w:r>
      <w:r w:rsidR="009C17DF" w:rsidRPr="00EA0C6E">
        <w:rPr>
          <w:rFonts w:cs="Times New Roman"/>
        </w:rPr>
        <w:t xml:space="preserve">. </w:t>
      </w:r>
      <w:r w:rsidRPr="00EA0C6E">
        <w:rPr>
          <w:rFonts w:cs="Times New Roman"/>
        </w:rPr>
        <w:t>Είναι</w:t>
      </w:r>
      <w:r w:rsidR="00BC4917" w:rsidRPr="00EA0C6E">
        <w:rPr>
          <w:rFonts w:cs="Times New Roman"/>
        </w:rPr>
        <w:t xml:space="preserve"> </w:t>
      </w:r>
      <w:r w:rsidRPr="00EA0C6E">
        <w:rPr>
          <w:rFonts w:cs="Times New Roman"/>
        </w:rPr>
        <w:t>προφανές</w:t>
      </w:r>
      <w:r w:rsidR="007D3082" w:rsidRPr="00EA0C6E">
        <w:rPr>
          <w:rFonts w:cs="Times New Roman"/>
        </w:rPr>
        <w:t xml:space="preserve"> </w:t>
      </w:r>
      <w:r w:rsidRPr="00EA0C6E">
        <w:rPr>
          <w:rFonts w:cs="Times New Roman"/>
        </w:rPr>
        <w:t xml:space="preserve">πως </w:t>
      </w:r>
      <w:r w:rsidR="00BC4917" w:rsidRPr="00EA0C6E">
        <w:rPr>
          <w:rFonts w:cs="Times New Roman"/>
        </w:rPr>
        <w:t>ο χρόνος</w:t>
      </w:r>
      <w:r w:rsidRPr="00EA0C6E">
        <w:rPr>
          <w:rFonts w:cs="Times New Roman"/>
        </w:rPr>
        <w:t xml:space="preserve"> επαναπροσδιορισμού της βέλτιστης σε κάθε Σενάριο διαδρομή</w:t>
      </w:r>
      <w:r w:rsidR="00103A45" w:rsidRPr="00EA0C6E">
        <w:rPr>
          <w:rFonts w:cs="Times New Roman"/>
        </w:rPr>
        <w:t>ς</w:t>
      </w:r>
      <w:r w:rsidR="00BC4917" w:rsidRPr="00EA0C6E">
        <w:rPr>
          <w:rFonts w:cs="Times New Roman"/>
        </w:rPr>
        <w:t xml:space="preserve"> αποτελεί το </w:t>
      </w:r>
      <w:r w:rsidR="000F1ACB" w:rsidRPr="00EA0C6E">
        <w:rPr>
          <w:rFonts w:cs="Times New Roman"/>
        </w:rPr>
        <w:t>μεγαλύτερο</w:t>
      </w:r>
      <w:r w:rsidR="00BC4917" w:rsidRPr="00EA0C6E">
        <w:rPr>
          <w:rFonts w:cs="Times New Roman"/>
        </w:rPr>
        <w:t xml:space="preserve"> του συνολικού χρόνου.</w:t>
      </w:r>
      <w:r w:rsidRPr="00EA0C6E">
        <w:rPr>
          <w:rFonts w:cs="Times New Roman"/>
        </w:rPr>
        <w:t xml:space="preserve"> </w:t>
      </w:r>
      <w:r w:rsidR="00BC4917" w:rsidRPr="00EA0C6E">
        <w:rPr>
          <w:rFonts w:cs="Times New Roman"/>
        </w:rPr>
        <w:t xml:space="preserve">Στο Σενάριο 3 </w:t>
      </w:r>
      <w:r w:rsidR="007D3082" w:rsidRPr="00EA0C6E">
        <w:rPr>
          <w:rFonts w:cs="Times New Roman"/>
        </w:rPr>
        <w:t>η ευθεία που συνδέει το πλήθος των «πρακτόρων» με τον χρόνο εύρεσης διαδρομής είναι γραμμική, με συντελεστή κλίσης μίας τάξης μεγέθους πάνω από τα Σενάρια 1 και 2</w:t>
      </w:r>
      <w:r w:rsidR="00BC4917" w:rsidRPr="00EA0C6E">
        <w:rPr>
          <w:rFonts w:cs="Times New Roman"/>
        </w:rPr>
        <w:t>.</w:t>
      </w:r>
      <w:r w:rsidRPr="00EA0C6E">
        <w:rPr>
          <w:rFonts w:cs="Times New Roman"/>
        </w:rPr>
        <w:t xml:space="preserve"> Εν αντιθέσει, σ</w:t>
      </w:r>
      <w:r w:rsidR="00BC4917" w:rsidRPr="00EA0C6E">
        <w:rPr>
          <w:rFonts w:cs="Times New Roman"/>
        </w:rPr>
        <w:t xml:space="preserve">το Σενάριο 4 </w:t>
      </w:r>
      <w:r w:rsidR="007D3082" w:rsidRPr="00EA0C6E">
        <w:rPr>
          <w:rFonts w:cs="Times New Roman"/>
        </w:rPr>
        <w:t xml:space="preserve">η συνάρτηση που </w:t>
      </w:r>
      <w:r w:rsidR="00E139AB" w:rsidRPr="00EA0C6E">
        <w:rPr>
          <w:rFonts w:cs="Times New Roman"/>
        </w:rPr>
        <w:t xml:space="preserve">το </w:t>
      </w:r>
      <w:r w:rsidR="007D3082" w:rsidRPr="00EA0C6E">
        <w:rPr>
          <w:rFonts w:cs="Times New Roman"/>
        </w:rPr>
        <w:t>περιγράφει</w:t>
      </w:r>
      <w:r w:rsidR="00E139AB" w:rsidRPr="00EA0C6E">
        <w:rPr>
          <w:rFonts w:cs="Times New Roman"/>
        </w:rPr>
        <w:t>,</w:t>
      </w:r>
      <w:r w:rsidR="007D3082" w:rsidRPr="00EA0C6E">
        <w:rPr>
          <w:rFonts w:cs="Times New Roman"/>
        </w:rPr>
        <w:t xml:space="preserve"> καθώς αυξάνει το πλήθος των πρακτόρων, αυτή τείνει να μηδενίσει </w:t>
      </w:r>
      <w:r w:rsidR="00E139AB" w:rsidRPr="00EA0C6E">
        <w:rPr>
          <w:rFonts w:cs="Times New Roman"/>
        </w:rPr>
        <w:t>τ</w:t>
      </w:r>
      <w:r w:rsidR="007D3082" w:rsidRPr="00EA0C6E">
        <w:rPr>
          <w:rFonts w:cs="Times New Roman"/>
        </w:rPr>
        <w:t>η</w:t>
      </w:r>
      <w:r w:rsidR="00E139AB" w:rsidRPr="00EA0C6E">
        <w:rPr>
          <w:rFonts w:cs="Times New Roman"/>
        </w:rPr>
        <w:t>ν</w:t>
      </w:r>
      <w:r w:rsidR="007D3082" w:rsidRPr="00EA0C6E">
        <w:rPr>
          <w:rFonts w:cs="Times New Roman"/>
        </w:rPr>
        <w:t xml:space="preserve"> κλίση της</w:t>
      </w:r>
      <w:r w:rsidR="00BC4917" w:rsidRPr="00EA0C6E">
        <w:rPr>
          <w:rFonts w:cs="Times New Roman"/>
        </w:rPr>
        <w:t>.</w:t>
      </w:r>
      <w:r w:rsidR="00B4523E" w:rsidRPr="00EA0C6E">
        <w:rPr>
          <w:rFonts w:cs="Times New Roman"/>
        </w:rPr>
        <w:t xml:space="preserve"> </w:t>
      </w:r>
      <w:r w:rsidR="00BC4917" w:rsidRPr="00EA0C6E">
        <w:rPr>
          <w:rFonts w:cs="Times New Roman"/>
        </w:rPr>
        <w:t xml:space="preserve">Το Σενάριο 4, παρόλο που φαίνεται πιο "βαρύ" στην αρχή για λίγους </w:t>
      </w:r>
      <w:r w:rsidR="000319E3" w:rsidRPr="00EA0C6E">
        <w:rPr>
          <w:rFonts w:cs="Times New Roman"/>
        </w:rPr>
        <w:t>«</w:t>
      </w:r>
      <w:r w:rsidR="00BC4917" w:rsidRPr="00EA0C6E">
        <w:rPr>
          <w:rFonts w:cs="Times New Roman"/>
        </w:rPr>
        <w:t>πράκτορες</w:t>
      </w:r>
      <w:r w:rsidR="000319E3" w:rsidRPr="00EA0C6E">
        <w:rPr>
          <w:rFonts w:cs="Times New Roman"/>
        </w:rPr>
        <w:t>»</w:t>
      </w:r>
      <w:r w:rsidR="00BC4917" w:rsidRPr="00EA0C6E">
        <w:rPr>
          <w:rFonts w:cs="Times New Roman"/>
        </w:rPr>
        <w:t>, είναι πολύ πιο αποδοτικό στην κλιμάκωση (scaling) για π</w:t>
      </w:r>
      <w:r w:rsidR="000319E3" w:rsidRPr="00EA0C6E">
        <w:rPr>
          <w:rFonts w:cs="Times New Roman"/>
        </w:rPr>
        <w:t>ερισσότερους</w:t>
      </w:r>
      <w:r w:rsidR="00E139AB" w:rsidRPr="00EA0C6E">
        <w:rPr>
          <w:rFonts w:cs="Times New Roman"/>
        </w:rPr>
        <w:t xml:space="preserve">, </w:t>
      </w:r>
      <w:r w:rsidR="00BC4917" w:rsidRPr="00EA0C6E">
        <w:rPr>
          <w:rFonts w:cs="Times New Roman"/>
        </w:rPr>
        <w:t xml:space="preserve">σε σχέση με το Σενάριο 3, καθώς </w:t>
      </w:r>
      <w:r w:rsidR="00E139AB" w:rsidRPr="00EA0C6E">
        <w:rPr>
          <w:rFonts w:cs="Times New Roman"/>
        </w:rPr>
        <w:t>όσο αυξάνει το πλήθος των «πρακτόρων», η ευθεία του Σεναρίου 3 θα τείνει προς το άπειρο, ενώ το Σενάριο 4 θα φτάσει σε μια θεωρητική ισορροπία</w:t>
      </w:r>
      <w:r w:rsidR="00BC4917" w:rsidRPr="00EA0C6E">
        <w:rPr>
          <w:rFonts w:cs="Times New Roman"/>
        </w:rPr>
        <w:t>.</w:t>
      </w:r>
    </w:p>
    <w:p w14:paraId="35127FE6" w14:textId="7FD1AC82" w:rsidR="00BC4917" w:rsidRPr="00EA0C6E" w:rsidRDefault="000319E3" w:rsidP="0036446E">
      <w:pPr>
        <w:rPr>
          <w:rFonts w:cs="Times New Roman"/>
        </w:rPr>
      </w:pPr>
      <w:r w:rsidRPr="00EA0C6E">
        <w:rPr>
          <w:rFonts w:cs="Times New Roman"/>
        </w:rPr>
        <w:t xml:space="preserve">Από τα παραπάνω δεδομένα, το </w:t>
      </w:r>
      <w:r w:rsidR="00BC4917" w:rsidRPr="00EA0C6E">
        <w:rPr>
          <w:rFonts w:cs="Times New Roman"/>
        </w:rPr>
        <w:t>Σενάριο 4</w:t>
      </w:r>
      <w:r w:rsidRPr="00EA0C6E">
        <w:rPr>
          <w:rFonts w:cs="Times New Roman"/>
        </w:rPr>
        <w:t xml:space="preserve"> έ</w:t>
      </w:r>
      <w:r w:rsidR="00BC4917" w:rsidRPr="00EA0C6E">
        <w:rPr>
          <w:rFonts w:cs="Times New Roman"/>
        </w:rPr>
        <w:t xml:space="preserve">χει τον </w:t>
      </w:r>
      <w:r w:rsidR="00FD2A0B" w:rsidRPr="00EA0C6E">
        <w:rPr>
          <w:rFonts w:cs="Times New Roman"/>
        </w:rPr>
        <w:t>πιο αργό</w:t>
      </w:r>
      <w:r w:rsidR="00BC4917" w:rsidRPr="00EA0C6E">
        <w:rPr>
          <w:rFonts w:cs="Times New Roman"/>
        </w:rPr>
        <w:t xml:space="preserve"> χρόνο εύρεσης διαδρομής αλλά τον καλύτερο χρόνο εκτέλεσης της προσομοίωσης</w:t>
      </w:r>
      <w:r w:rsidR="0036446E" w:rsidRPr="00EA0C6E">
        <w:rPr>
          <w:rFonts w:cs="Times New Roman"/>
        </w:rPr>
        <w:t xml:space="preserve"> με</w:t>
      </w:r>
      <w:r w:rsidR="00BC4917" w:rsidRPr="00EA0C6E">
        <w:rPr>
          <w:rFonts w:cs="Times New Roman"/>
        </w:rPr>
        <w:t xml:space="preserve"> 3</w:t>
      </w:r>
      <w:r w:rsidR="0036446E" w:rsidRPr="00EA0C6E">
        <w:rPr>
          <w:rFonts w:cs="Times New Roman"/>
        </w:rPr>
        <w:t xml:space="preserve"> </w:t>
      </w:r>
      <w:r w:rsidR="00FD2A0B" w:rsidRPr="00EA0C6E">
        <w:rPr>
          <w:rFonts w:cs="Times New Roman"/>
        </w:rPr>
        <w:t>εκατοστά του δευτερολέπτου</w:t>
      </w:r>
      <w:r w:rsidR="00BC4917" w:rsidRPr="00EA0C6E">
        <w:rPr>
          <w:rFonts w:cs="Times New Roman"/>
        </w:rPr>
        <w:t xml:space="preserve"> για 5 </w:t>
      </w:r>
      <w:r w:rsidR="0036446E" w:rsidRPr="00EA0C6E">
        <w:rPr>
          <w:rFonts w:cs="Times New Roman"/>
        </w:rPr>
        <w:t>«</w:t>
      </w:r>
      <w:r w:rsidR="00BC4917" w:rsidRPr="00EA0C6E">
        <w:rPr>
          <w:rFonts w:cs="Times New Roman"/>
        </w:rPr>
        <w:t>πράκτορες</w:t>
      </w:r>
      <w:r w:rsidR="0036446E" w:rsidRPr="00EA0C6E">
        <w:rPr>
          <w:rFonts w:cs="Times New Roman"/>
        </w:rPr>
        <w:t>»</w:t>
      </w:r>
      <w:r w:rsidR="00BC4917" w:rsidRPr="00EA0C6E">
        <w:rPr>
          <w:rFonts w:cs="Times New Roman"/>
        </w:rPr>
        <w:t xml:space="preserve"> και 43</w:t>
      </w:r>
      <w:r w:rsidR="0036446E" w:rsidRPr="00EA0C6E">
        <w:rPr>
          <w:rFonts w:cs="Times New Roman"/>
        </w:rPr>
        <w:t xml:space="preserve"> </w:t>
      </w:r>
      <w:r w:rsidR="00FD2A0B" w:rsidRPr="00EA0C6E">
        <w:rPr>
          <w:rFonts w:cs="Times New Roman"/>
        </w:rPr>
        <w:t>εκατοστά</w:t>
      </w:r>
      <w:r w:rsidR="00BC4917" w:rsidRPr="00EA0C6E">
        <w:rPr>
          <w:rFonts w:cs="Times New Roman"/>
        </w:rPr>
        <w:t xml:space="preserve"> για 100.</w:t>
      </w:r>
      <w:r w:rsidR="0036446E" w:rsidRPr="00EA0C6E">
        <w:rPr>
          <w:rFonts w:cs="Times New Roman"/>
        </w:rPr>
        <w:t xml:space="preserve"> Σε αντίθεση, το </w:t>
      </w:r>
      <w:r w:rsidR="00BC4917" w:rsidRPr="00EA0C6E">
        <w:rPr>
          <w:rFonts w:cs="Times New Roman"/>
        </w:rPr>
        <w:t>Σενάριο 3</w:t>
      </w:r>
      <w:r w:rsidR="0036446E" w:rsidRPr="00EA0C6E">
        <w:rPr>
          <w:rFonts w:cs="Times New Roman"/>
        </w:rPr>
        <w:t xml:space="preserve"> έ</w:t>
      </w:r>
      <w:r w:rsidR="00BC4917" w:rsidRPr="00EA0C6E">
        <w:rPr>
          <w:rFonts w:cs="Times New Roman"/>
        </w:rPr>
        <w:t>χει</w:t>
      </w:r>
      <w:r w:rsidR="0036446E" w:rsidRPr="00EA0C6E">
        <w:rPr>
          <w:rFonts w:cs="Times New Roman"/>
        </w:rPr>
        <w:t xml:space="preserve"> τον</w:t>
      </w:r>
      <w:r w:rsidR="00BC4917" w:rsidRPr="00EA0C6E">
        <w:rPr>
          <w:rFonts w:cs="Times New Roman"/>
        </w:rPr>
        <w:t xml:space="preserve"> υψηλότερο χρόνο προσομοίωσης</w:t>
      </w:r>
      <w:r w:rsidR="0036446E" w:rsidRPr="00EA0C6E">
        <w:rPr>
          <w:rFonts w:cs="Times New Roman"/>
        </w:rPr>
        <w:t xml:space="preserve"> με </w:t>
      </w:r>
      <w:r w:rsidR="00BC4917" w:rsidRPr="00EA0C6E">
        <w:rPr>
          <w:rFonts w:cs="Times New Roman"/>
        </w:rPr>
        <w:t>4.97</w:t>
      </w:r>
      <w:r w:rsidR="0036446E" w:rsidRPr="00EA0C6E">
        <w:rPr>
          <w:rFonts w:cs="Times New Roman"/>
        </w:rPr>
        <w:t xml:space="preserve"> </w:t>
      </w:r>
      <w:r w:rsidR="00AC7C81" w:rsidRPr="00EA0C6E">
        <w:rPr>
          <w:rFonts w:cs="Times New Roman"/>
        </w:rPr>
        <w:lastRenderedPageBreak/>
        <w:t>δευτερόλεπτα</w:t>
      </w:r>
      <w:r w:rsidR="00BC4917" w:rsidRPr="00EA0C6E">
        <w:rPr>
          <w:rFonts w:cs="Times New Roman"/>
        </w:rPr>
        <w:t xml:space="preserve"> για 100 </w:t>
      </w:r>
      <w:r w:rsidR="0036446E" w:rsidRPr="00EA0C6E">
        <w:rPr>
          <w:rFonts w:cs="Times New Roman"/>
        </w:rPr>
        <w:t>«</w:t>
      </w:r>
      <w:r w:rsidR="00BC4917" w:rsidRPr="00EA0C6E">
        <w:rPr>
          <w:rFonts w:cs="Times New Roman"/>
        </w:rPr>
        <w:t>πράκτορες</w:t>
      </w:r>
      <w:r w:rsidR="0036446E" w:rsidRPr="00EA0C6E">
        <w:rPr>
          <w:rFonts w:cs="Times New Roman"/>
        </w:rPr>
        <w:t>»</w:t>
      </w:r>
      <w:r w:rsidR="00BC4917" w:rsidRPr="00EA0C6E">
        <w:rPr>
          <w:rFonts w:cs="Times New Roman"/>
        </w:rPr>
        <w:t>.</w:t>
      </w:r>
    </w:p>
    <w:p w14:paraId="36AB7E9C" w14:textId="77777777" w:rsidR="00BC4917" w:rsidRPr="00EA0C6E" w:rsidRDefault="00BC4917" w:rsidP="00BC4917">
      <w:pPr>
        <w:rPr>
          <w:rFonts w:cs="Times New Roman"/>
        </w:rPr>
      </w:pPr>
    </w:p>
    <w:p w14:paraId="1E945FF6" w14:textId="3FBC8683" w:rsidR="00692537" w:rsidRPr="00EA0C6E" w:rsidRDefault="004A4C72" w:rsidP="00692537">
      <w:pPr>
        <w:keepNext/>
        <w:rPr>
          <w:rFonts w:cs="Times New Roman"/>
        </w:rPr>
      </w:pPr>
      <w:r w:rsidRPr="00EA0C6E">
        <w:rPr>
          <w:rFonts w:cs="Times New Roman"/>
          <w:noProof/>
        </w:rPr>
        <w:drawing>
          <wp:inline distT="0" distB="0" distL="0" distR="0" wp14:anchorId="2FE2AECB" wp14:editId="5BE51FD2">
            <wp:extent cx="6300000" cy="3060000"/>
            <wp:effectExtent l="0" t="0" r="5715" b="7620"/>
            <wp:docPr id="572953437" name="Chart 1">
              <a:extLst xmlns:a="http://schemas.openxmlformats.org/drawingml/2006/main">
                <a:ext uri="{FF2B5EF4-FFF2-40B4-BE49-F238E27FC236}">
                  <a16:creationId xmlns:a16="http://schemas.microsoft.com/office/drawing/2014/main" id="{5A69FFC7-47F5-2351-7A49-C60E52E0A2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D93940C" w14:textId="4AE9EA61" w:rsidR="006F6911" w:rsidRPr="00EA0C6E" w:rsidRDefault="00692537" w:rsidP="00692537">
      <w:pPr>
        <w:pStyle w:val="Caption"/>
        <w:rPr>
          <w:rFonts w:cs="Times New Roman"/>
        </w:rPr>
      </w:pPr>
      <w:bookmarkStart w:id="199" w:name="_Ref227297065"/>
      <w:bookmarkStart w:id="200" w:name="_Toc227411828"/>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15</w:t>
      </w:r>
      <w:r w:rsidRPr="00EA0C6E">
        <w:rPr>
          <w:rFonts w:cs="Times New Roman"/>
        </w:rPr>
        <w:fldChar w:fldCharType="end"/>
      </w:r>
      <w:bookmarkEnd w:id="199"/>
      <w:r w:rsidRPr="00EA0C6E">
        <w:rPr>
          <w:rFonts w:cs="Times New Roman"/>
        </w:rPr>
        <w:t>. Μέσο αθροιστικό τοξικό φορτίο</w:t>
      </w:r>
      <w:r w:rsidR="00B81B4F" w:rsidRPr="00EA0C6E">
        <w:rPr>
          <w:rFonts w:cs="Times New Roman"/>
        </w:rPr>
        <w:t xml:space="preserve"> ανά «πράκτορα»</w:t>
      </w:r>
      <w:r w:rsidRPr="00EA0C6E">
        <w:rPr>
          <w:rFonts w:cs="Times New Roman"/>
        </w:rPr>
        <w:t xml:space="preserve"> στο τέλος της προσομοίωσης.</w:t>
      </w:r>
      <w:bookmarkEnd w:id="200"/>
    </w:p>
    <w:p w14:paraId="7276E7E4" w14:textId="2AA71E6C" w:rsidR="004F3BC4" w:rsidRPr="00EA0C6E" w:rsidRDefault="00692537" w:rsidP="00AF5ADE">
      <w:pPr>
        <w:rPr>
          <w:rFonts w:cs="Times New Roman"/>
        </w:rPr>
      </w:pPr>
      <w:r w:rsidRPr="00EA0C6E">
        <w:rPr>
          <w:rFonts w:cs="Times New Roman"/>
        </w:rPr>
        <w:t xml:space="preserve">Το </w:t>
      </w:r>
      <w:r w:rsidRPr="00EA0C6E">
        <w:rPr>
          <w:rFonts w:cs="Times New Roman"/>
        </w:rPr>
        <w:fldChar w:fldCharType="begin"/>
      </w:r>
      <w:r w:rsidRPr="00EA0C6E">
        <w:rPr>
          <w:rFonts w:cs="Times New Roman"/>
        </w:rPr>
        <w:instrText xml:space="preserve"> REF _Ref227297065 \h </w:instrText>
      </w:r>
      <w:r w:rsidR="006B1188" w:rsidRPr="00EA0C6E">
        <w:rPr>
          <w:rFonts w:cs="Times New Roman"/>
        </w:rPr>
        <w:instrText xml:space="preserve"> \* MERGEFORMAT </w:instrText>
      </w:r>
      <w:r w:rsidRPr="00EA0C6E">
        <w:rPr>
          <w:rFonts w:cs="Times New Roman"/>
        </w:rPr>
      </w:r>
      <w:r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15</w:t>
      </w:r>
      <w:r w:rsidRPr="00EA0C6E">
        <w:rPr>
          <w:rFonts w:cs="Times New Roman"/>
        </w:rPr>
        <w:fldChar w:fldCharType="end"/>
      </w:r>
      <w:r w:rsidRPr="00EA0C6E">
        <w:rPr>
          <w:rFonts w:cs="Times New Roman"/>
        </w:rPr>
        <w:t xml:space="preserve"> δίνει</w:t>
      </w:r>
      <w:r w:rsidR="00BC4917" w:rsidRPr="00EA0C6E">
        <w:rPr>
          <w:rFonts w:cs="Times New Roman"/>
        </w:rPr>
        <w:t xml:space="preserve"> μια </w:t>
      </w:r>
      <w:r w:rsidR="0036446E" w:rsidRPr="00EA0C6E">
        <w:rPr>
          <w:rFonts w:cs="Times New Roman"/>
        </w:rPr>
        <w:t xml:space="preserve">πληροφορία για την </w:t>
      </w:r>
      <w:r w:rsidR="00BC4917" w:rsidRPr="00EA0C6E">
        <w:rPr>
          <w:rFonts w:cs="Times New Roman"/>
        </w:rPr>
        <w:t>ποιότητα</w:t>
      </w:r>
      <w:r w:rsidR="0036446E" w:rsidRPr="00EA0C6E">
        <w:rPr>
          <w:rFonts w:cs="Times New Roman"/>
        </w:rPr>
        <w:t xml:space="preserve"> του μοντέλου που εφαρμόστηκε</w:t>
      </w:r>
      <w:r w:rsidR="002C657D" w:rsidRPr="00EA0C6E">
        <w:rPr>
          <w:rFonts w:cs="Times New Roman"/>
        </w:rPr>
        <w:t xml:space="preserve"> σε κάθε Σενάριο</w:t>
      </w:r>
      <w:r w:rsidR="0036446E" w:rsidRPr="00EA0C6E">
        <w:rPr>
          <w:rFonts w:cs="Times New Roman"/>
        </w:rPr>
        <w:t xml:space="preserve">. Το </w:t>
      </w:r>
      <w:r w:rsidR="00BC4917" w:rsidRPr="00EA0C6E">
        <w:rPr>
          <w:rFonts w:cs="Times New Roman"/>
        </w:rPr>
        <w:t>Σενάριο 3</w:t>
      </w:r>
      <w:r w:rsidR="0036446E" w:rsidRPr="00EA0C6E">
        <w:rPr>
          <w:rFonts w:cs="Times New Roman"/>
        </w:rPr>
        <w:t xml:space="preserve"> έ</w:t>
      </w:r>
      <w:r w:rsidR="00BC4917" w:rsidRPr="00EA0C6E">
        <w:rPr>
          <w:rFonts w:cs="Times New Roman"/>
        </w:rPr>
        <w:t>χει το χαμηλότερο μέσο TL</w:t>
      </w:r>
      <w:r w:rsidR="00CF1FF0" w:rsidRPr="00EA0C6E">
        <w:rPr>
          <w:rFonts w:cs="Times New Roman"/>
        </w:rPr>
        <w:t xml:space="preserve"> ανά «πράκτορα»</w:t>
      </w:r>
      <w:r w:rsidR="0036446E" w:rsidRPr="00EA0C6E">
        <w:rPr>
          <w:rFonts w:cs="Times New Roman"/>
        </w:rPr>
        <w:t>, το οποίο</w:t>
      </w:r>
      <w:r w:rsidR="00BC4917" w:rsidRPr="00EA0C6E">
        <w:rPr>
          <w:rFonts w:cs="Times New Roman"/>
        </w:rPr>
        <w:t xml:space="preserve"> σημαίνει ότι οι διαδρομές που βρίσκει είναι οι πιο σύντομες </w:t>
      </w:r>
      <w:r w:rsidR="0036446E" w:rsidRPr="00EA0C6E">
        <w:rPr>
          <w:rFonts w:cs="Times New Roman"/>
        </w:rPr>
        <w:t>και</w:t>
      </w:r>
      <w:r w:rsidR="00BC4917" w:rsidRPr="00EA0C6E">
        <w:rPr>
          <w:rFonts w:cs="Times New Roman"/>
        </w:rPr>
        <w:t xml:space="preserve"> αποδοτικές ως προς την κίνηση</w:t>
      </w:r>
      <w:r w:rsidR="0036446E" w:rsidRPr="00EA0C6E">
        <w:rPr>
          <w:rFonts w:cs="Times New Roman"/>
        </w:rPr>
        <w:t>,</w:t>
      </w:r>
      <w:r w:rsidR="00CF1FF0" w:rsidRPr="00EA0C6E">
        <w:rPr>
          <w:rFonts w:cs="Times New Roman"/>
        </w:rPr>
        <w:t xml:space="preserve"> και ταυτόχρονα υπάρχει μια σχετική ευστάθεια χωρίς απότομες μεταβολές.</w:t>
      </w:r>
      <w:r w:rsidR="0036446E" w:rsidRPr="00EA0C6E">
        <w:rPr>
          <w:rFonts w:cs="Times New Roman"/>
        </w:rPr>
        <w:t xml:space="preserve"> </w:t>
      </w:r>
      <w:r w:rsidR="00CF1FF0" w:rsidRPr="00EA0C6E">
        <w:rPr>
          <w:rFonts w:cs="Times New Roman"/>
        </w:rPr>
        <w:t>Τ</w:t>
      </w:r>
      <w:r w:rsidR="0036446E" w:rsidRPr="00EA0C6E">
        <w:rPr>
          <w:rFonts w:cs="Times New Roman"/>
        </w:rPr>
        <w:t xml:space="preserve">ο </w:t>
      </w:r>
      <w:r w:rsidR="00BC4917" w:rsidRPr="00EA0C6E">
        <w:rPr>
          <w:rFonts w:cs="Times New Roman"/>
        </w:rPr>
        <w:t>Σενάριο 4</w:t>
      </w:r>
      <w:r w:rsidR="0036446E" w:rsidRPr="00EA0C6E">
        <w:rPr>
          <w:rFonts w:cs="Times New Roman"/>
        </w:rPr>
        <w:t xml:space="preserve"> έ</w:t>
      </w:r>
      <w:r w:rsidR="00BC4917" w:rsidRPr="00EA0C6E">
        <w:rPr>
          <w:rFonts w:cs="Times New Roman"/>
        </w:rPr>
        <w:t>χει το υψηλότερο</w:t>
      </w:r>
      <w:r w:rsidR="00CF1FF0" w:rsidRPr="00EA0C6E">
        <w:rPr>
          <w:rFonts w:cs="Times New Roman"/>
        </w:rPr>
        <w:t xml:space="preserve"> μέσο </w:t>
      </w:r>
      <w:r w:rsidR="00CF1FF0" w:rsidRPr="00EA0C6E">
        <w:rPr>
          <w:rFonts w:cs="Times New Roman"/>
          <w:lang w:val="en-US"/>
        </w:rPr>
        <w:t>TL</w:t>
      </w:r>
      <w:r w:rsidR="00CF1FF0" w:rsidRPr="00EA0C6E">
        <w:rPr>
          <w:rFonts w:cs="Times New Roman"/>
        </w:rPr>
        <w:t xml:space="preserve"> ανά «πράκτορα», και παράλληλα παρουσιάζει τις πιο απότομες μεταβολές από τα 4 Σενάρια</w:t>
      </w:r>
      <w:r w:rsidR="00BC4917" w:rsidRPr="00EA0C6E">
        <w:rPr>
          <w:rFonts w:cs="Times New Roman"/>
        </w:rPr>
        <w:t>.</w:t>
      </w:r>
      <w:r w:rsidR="002C657D" w:rsidRPr="00EA0C6E">
        <w:rPr>
          <w:rFonts w:cs="Times New Roman"/>
        </w:rPr>
        <w:t xml:space="preserve"> </w:t>
      </w:r>
      <w:r w:rsidR="004F3BC4" w:rsidRPr="00EA0C6E">
        <w:rPr>
          <w:rFonts w:cs="Times New Roman"/>
        </w:rPr>
        <w:t xml:space="preserve">Τα Σενάρια 1 και 2 τόσο σε μέσο </w:t>
      </w:r>
      <w:r w:rsidR="004F3BC4" w:rsidRPr="00EA0C6E">
        <w:rPr>
          <w:rFonts w:cs="Times New Roman"/>
          <w:lang w:val="en-US"/>
        </w:rPr>
        <w:t>TL</w:t>
      </w:r>
      <w:r w:rsidR="004F3BC4" w:rsidRPr="00EA0C6E">
        <w:rPr>
          <w:rFonts w:cs="Times New Roman"/>
        </w:rPr>
        <w:t xml:space="preserve"> ανά «πράκτορα», όσο και σε ευστάθεια βρίσκονται ανάμεσα στα Σενάρια 3 και 4, γεγονός που τονίζει την σταθερότητα του ΑΕΔ </w:t>
      </w:r>
      <w:r w:rsidR="004F3BC4" w:rsidRPr="00EA0C6E">
        <w:rPr>
          <w:rFonts w:cs="Times New Roman"/>
          <w:lang w:val="en-US"/>
        </w:rPr>
        <w:t>A</w:t>
      </w:r>
      <w:r w:rsidR="004F3BC4" w:rsidRPr="00EA0C6E">
        <w:rPr>
          <w:rFonts w:cs="Times New Roman"/>
        </w:rPr>
        <w:t xml:space="preserve">*. </w:t>
      </w:r>
    </w:p>
    <w:p w14:paraId="5B35BDC9" w14:textId="10EB1CE9" w:rsidR="00692537" w:rsidRPr="00EA0C6E" w:rsidRDefault="002C657D" w:rsidP="00AF5ADE">
      <w:pPr>
        <w:rPr>
          <w:rFonts w:cs="Times New Roman"/>
        </w:rPr>
      </w:pPr>
      <w:r w:rsidRPr="00EA0C6E">
        <w:rPr>
          <w:rFonts w:cs="Times New Roman"/>
        </w:rPr>
        <w:t xml:space="preserve">Περισσότερες λεπτομέρειες πάνω στα τοξικά φορτία όπου εκτέθηκαν οι «πράκτορες» θα αναφερθούν στην ενότητα </w:t>
      </w:r>
      <w:r w:rsidRPr="00EA0C6E">
        <w:rPr>
          <w:rFonts w:cs="Times New Roman"/>
        </w:rPr>
        <w:fldChar w:fldCharType="begin"/>
      </w:r>
      <w:r w:rsidRPr="00EA0C6E">
        <w:rPr>
          <w:rFonts w:cs="Times New Roman"/>
        </w:rPr>
        <w:instrText xml:space="preserve"> REF _Ref227296360 \w \h </w:instrText>
      </w:r>
      <w:r w:rsidR="006B1188" w:rsidRPr="00EA0C6E">
        <w:rPr>
          <w:rFonts w:cs="Times New Roman"/>
        </w:rPr>
        <w:instrText xml:space="preserve"> \* MERGEFORMAT </w:instrText>
      </w:r>
      <w:r w:rsidRPr="00EA0C6E">
        <w:rPr>
          <w:rFonts w:cs="Times New Roman"/>
        </w:rPr>
      </w:r>
      <w:r w:rsidRPr="00EA0C6E">
        <w:rPr>
          <w:rFonts w:cs="Times New Roman"/>
        </w:rPr>
        <w:fldChar w:fldCharType="separate"/>
      </w:r>
      <w:r w:rsidR="00EA0C6E" w:rsidRPr="00EA0C6E">
        <w:rPr>
          <w:rFonts w:cs="Times New Roman"/>
        </w:rPr>
        <w:t>3.2</w:t>
      </w:r>
      <w:r w:rsidRPr="00EA0C6E">
        <w:rPr>
          <w:rFonts w:cs="Times New Roman"/>
        </w:rPr>
        <w:fldChar w:fldCharType="end"/>
      </w:r>
      <w:r w:rsidRPr="00EA0C6E">
        <w:rPr>
          <w:rFonts w:cs="Times New Roman"/>
        </w:rPr>
        <w:t>.</w:t>
      </w:r>
      <w:r w:rsidR="00692537" w:rsidRPr="00EA0C6E">
        <w:rPr>
          <w:rFonts w:cs="Times New Roman"/>
        </w:rPr>
        <w:t xml:space="preserve"> </w:t>
      </w:r>
      <w:r w:rsidR="0036446E" w:rsidRPr="00EA0C6E">
        <w:rPr>
          <w:rFonts w:cs="Times New Roman"/>
        </w:rPr>
        <w:t xml:space="preserve">Επιφανειακά φαίνεται πως την καλύτερη ταχύτητα σε σύγκριση με </w:t>
      </w:r>
      <w:r w:rsidR="00CE6B25" w:rsidRPr="00EA0C6E">
        <w:rPr>
          <w:rFonts w:cs="Times New Roman"/>
        </w:rPr>
        <w:t xml:space="preserve">την μέση τιμή του </w:t>
      </w:r>
      <w:r w:rsidR="00CE6B25" w:rsidRPr="00EA0C6E">
        <w:rPr>
          <w:rFonts w:cs="Times New Roman"/>
          <w:lang w:val="en-US"/>
        </w:rPr>
        <w:t>TL</w:t>
      </w:r>
      <w:r w:rsidR="00A40F21" w:rsidRPr="00EA0C6E">
        <w:rPr>
          <w:rFonts w:cs="Times New Roman"/>
        </w:rPr>
        <w:t xml:space="preserve"> ανά «πράκτορα»</w:t>
      </w:r>
      <w:r w:rsidR="00CE6B25" w:rsidRPr="00EA0C6E">
        <w:rPr>
          <w:rFonts w:cs="Times New Roman"/>
        </w:rPr>
        <w:t xml:space="preserve"> και ικανοποιητική ευστάθεια </w:t>
      </w:r>
      <w:r w:rsidR="0036446E" w:rsidRPr="00EA0C6E">
        <w:rPr>
          <w:rFonts w:cs="Times New Roman"/>
        </w:rPr>
        <w:t>την έχουν τα Σενάρια 1 και 2. Ωστόσο</w:t>
      </w:r>
      <w:r w:rsidR="009F14AD" w:rsidRPr="00EA0C6E">
        <w:rPr>
          <w:rFonts w:cs="Times New Roman"/>
        </w:rPr>
        <w:t xml:space="preserve"> αυτό στην πραγματικότητα δεν ισχύει</w:t>
      </w:r>
      <w:r w:rsidR="00CE6B25" w:rsidRPr="00EA0C6E">
        <w:rPr>
          <w:rFonts w:cs="Times New Roman"/>
        </w:rPr>
        <w:t>, κι ο</w:t>
      </w:r>
      <w:r w:rsidR="009F14AD" w:rsidRPr="00EA0C6E">
        <w:rPr>
          <w:rFonts w:cs="Times New Roman"/>
        </w:rPr>
        <w:t xml:space="preserve"> λόγος βρίσκεται στην τροποποίηση που πραγματοποιήθηκε ως μέρος της εργασίας στον τρόπο υπολογισμού του κόστους </w:t>
      </w:r>
      <w:r w:rsidR="00CF6752" w:rsidRPr="00EA0C6E">
        <w:rPr>
          <w:rFonts w:cs="Times New Roman"/>
        </w:rPr>
        <w:t xml:space="preserve">που φέρει ο κάθε κόμβος (βλέπε </w:t>
      </w:r>
      <w:r w:rsidR="00CF6752" w:rsidRPr="00EA0C6E">
        <w:rPr>
          <w:rFonts w:cs="Times New Roman"/>
        </w:rPr>
        <w:fldChar w:fldCharType="begin"/>
      </w:r>
      <w:r w:rsidR="00CF6752" w:rsidRPr="00EA0C6E">
        <w:rPr>
          <w:rFonts w:cs="Times New Roman"/>
        </w:rPr>
        <w:instrText xml:space="preserve"> REF _Ref227293089 \w \h </w:instrText>
      </w:r>
      <w:r w:rsidR="006B1188" w:rsidRPr="00EA0C6E">
        <w:rPr>
          <w:rFonts w:cs="Times New Roman"/>
        </w:rPr>
        <w:instrText xml:space="preserve"> \* MERGEFORMAT </w:instrText>
      </w:r>
      <w:r w:rsidR="00CF6752" w:rsidRPr="00EA0C6E">
        <w:rPr>
          <w:rFonts w:cs="Times New Roman"/>
        </w:rPr>
      </w:r>
      <w:r w:rsidR="00CF6752" w:rsidRPr="00EA0C6E">
        <w:rPr>
          <w:rFonts w:cs="Times New Roman"/>
        </w:rPr>
        <w:fldChar w:fldCharType="separate"/>
      </w:r>
      <w:r w:rsidR="00EA0C6E" w:rsidRPr="00EA0C6E">
        <w:rPr>
          <w:rFonts w:cs="Times New Roman"/>
        </w:rPr>
        <w:t>2.7.3</w:t>
      </w:r>
      <w:r w:rsidR="00CF6752" w:rsidRPr="00EA0C6E">
        <w:rPr>
          <w:rFonts w:cs="Times New Roman"/>
        </w:rPr>
        <w:fldChar w:fldCharType="end"/>
      </w:r>
      <w:r w:rsidR="00CF6752" w:rsidRPr="00EA0C6E">
        <w:rPr>
          <w:rFonts w:cs="Times New Roman"/>
        </w:rPr>
        <w:t xml:space="preserve">). </w:t>
      </w:r>
    </w:p>
    <w:p w14:paraId="0A5072A9" w14:textId="21D43E8E" w:rsidR="00BC4917" w:rsidRPr="00EA0C6E" w:rsidRDefault="00AF5ADE" w:rsidP="00AF5ADE">
      <w:pPr>
        <w:rPr>
          <w:rFonts w:cs="Times New Roman"/>
        </w:rPr>
      </w:pPr>
      <w:r w:rsidRPr="00EA0C6E">
        <w:rPr>
          <w:rFonts w:cs="Times New Roman"/>
        </w:rPr>
        <w:t>Συνεπώς, εάν στόχο αποτελούν οι</w:t>
      </w:r>
      <w:r w:rsidR="00BC4917" w:rsidRPr="00EA0C6E">
        <w:rPr>
          <w:rFonts w:cs="Times New Roman"/>
        </w:rPr>
        <w:t xml:space="preserve"> βέλτιστες διαδρομές </w:t>
      </w:r>
      <w:r w:rsidRPr="00EA0C6E">
        <w:rPr>
          <w:rFonts w:cs="Times New Roman"/>
        </w:rPr>
        <w:t xml:space="preserve">με το </w:t>
      </w:r>
      <w:r w:rsidR="00BC4917" w:rsidRPr="00EA0C6E">
        <w:rPr>
          <w:rFonts w:cs="Times New Roman"/>
        </w:rPr>
        <w:t>μικρό</w:t>
      </w:r>
      <w:r w:rsidRPr="00EA0C6E">
        <w:rPr>
          <w:rFonts w:cs="Times New Roman"/>
        </w:rPr>
        <w:t>τερο δυνατό</w:t>
      </w:r>
      <w:r w:rsidR="00BC4917" w:rsidRPr="00EA0C6E">
        <w:rPr>
          <w:rFonts w:cs="Times New Roman"/>
        </w:rPr>
        <w:t xml:space="preserve"> TL, </w:t>
      </w:r>
      <w:r w:rsidRPr="00EA0C6E">
        <w:rPr>
          <w:rFonts w:cs="Times New Roman"/>
        </w:rPr>
        <w:t>η καλύτερη επιλογή είναι το</w:t>
      </w:r>
      <w:r w:rsidR="00BC4917" w:rsidRPr="00EA0C6E">
        <w:rPr>
          <w:rFonts w:cs="Times New Roman"/>
        </w:rPr>
        <w:t xml:space="preserve"> Σενάριο 3,</w:t>
      </w:r>
      <w:r w:rsidRPr="00EA0C6E">
        <w:rPr>
          <w:rFonts w:cs="Times New Roman"/>
        </w:rPr>
        <w:t xml:space="preserve"> το οποίο</w:t>
      </w:r>
      <w:r w:rsidR="00BC4917" w:rsidRPr="00EA0C6E">
        <w:rPr>
          <w:rFonts w:cs="Times New Roman"/>
        </w:rPr>
        <w:t xml:space="preserve"> θυσιάζ</w:t>
      </w:r>
      <w:r w:rsidRPr="00EA0C6E">
        <w:rPr>
          <w:rFonts w:cs="Times New Roman"/>
        </w:rPr>
        <w:t>ει</w:t>
      </w:r>
      <w:r w:rsidR="00BC4917" w:rsidRPr="00EA0C6E">
        <w:rPr>
          <w:rFonts w:cs="Times New Roman"/>
        </w:rPr>
        <w:t xml:space="preserve"> </w:t>
      </w:r>
      <w:r w:rsidR="00D929D4" w:rsidRPr="00EA0C6E">
        <w:rPr>
          <w:rFonts w:cs="Times New Roman"/>
        </w:rPr>
        <w:t>σημαντικά περισσότερο χρόνο</w:t>
      </w:r>
      <w:r w:rsidRPr="00EA0C6E">
        <w:rPr>
          <w:rFonts w:cs="Times New Roman"/>
        </w:rPr>
        <w:t xml:space="preserve"> στους υπολογισμούς</w:t>
      </w:r>
      <w:r w:rsidR="00D929D4" w:rsidRPr="00EA0C6E">
        <w:rPr>
          <w:rFonts w:cs="Times New Roman"/>
        </w:rPr>
        <w:t xml:space="preserve"> καθώς αυξάνει ο αριθμός των «πρακτόρων»</w:t>
      </w:r>
      <w:r w:rsidR="00BC4917" w:rsidRPr="00EA0C6E">
        <w:rPr>
          <w:rFonts w:cs="Times New Roman"/>
        </w:rPr>
        <w:t>.</w:t>
      </w:r>
      <w:r w:rsidRPr="00EA0C6E">
        <w:rPr>
          <w:rFonts w:cs="Times New Roman"/>
        </w:rPr>
        <w:t xml:space="preserve"> </w:t>
      </w:r>
      <w:r w:rsidR="00BC4917" w:rsidRPr="00EA0C6E">
        <w:rPr>
          <w:rFonts w:cs="Times New Roman"/>
        </w:rPr>
        <w:t xml:space="preserve">Αν </w:t>
      </w:r>
      <w:r w:rsidRPr="00EA0C6E">
        <w:rPr>
          <w:rFonts w:cs="Times New Roman"/>
        </w:rPr>
        <w:t>στόχος είναι η</w:t>
      </w:r>
      <w:r w:rsidR="00BC4917" w:rsidRPr="00EA0C6E">
        <w:rPr>
          <w:rFonts w:cs="Times New Roman"/>
        </w:rPr>
        <w:t xml:space="preserve"> γρήγορη εκτέλεση προσομοίωσης σε περιβάλλον με πολλούς </w:t>
      </w:r>
      <w:r w:rsidR="0036446E" w:rsidRPr="00EA0C6E">
        <w:rPr>
          <w:rFonts w:cs="Times New Roman"/>
        </w:rPr>
        <w:t>«</w:t>
      </w:r>
      <w:r w:rsidR="00BC4917" w:rsidRPr="00EA0C6E">
        <w:rPr>
          <w:rFonts w:cs="Times New Roman"/>
        </w:rPr>
        <w:t>πράκτορες</w:t>
      </w:r>
      <w:r w:rsidR="0036446E" w:rsidRPr="00EA0C6E">
        <w:rPr>
          <w:rFonts w:cs="Times New Roman"/>
        </w:rPr>
        <w:t>»</w:t>
      </w:r>
      <w:r w:rsidR="00BC4917" w:rsidRPr="00EA0C6E">
        <w:rPr>
          <w:rFonts w:cs="Times New Roman"/>
        </w:rPr>
        <w:t xml:space="preserve">, </w:t>
      </w:r>
      <w:r w:rsidRPr="00EA0C6E">
        <w:rPr>
          <w:rFonts w:cs="Times New Roman"/>
        </w:rPr>
        <w:t xml:space="preserve">η πιο κατάλληλη επιλογή είναι ο ΑΕΔ του </w:t>
      </w:r>
      <w:r w:rsidR="00BC4917" w:rsidRPr="00EA0C6E">
        <w:rPr>
          <w:rFonts w:cs="Times New Roman"/>
        </w:rPr>
        <w:t>Σεν</w:t>
      </w:r>
      <w:r w:rsidRPr="00EA0C6E">
        <w:rPr>
          <w:rFonts w:cs="Times New Roman"/>
        </w:rPr>
        <w:t>α</w:t>
      </w:r>
      <w:r w:rsidR="00BC4917" w:rsidRPr="00EA0C6E">
        <w:rPr>
          <w:rFonts w:cs="Times New Roman"/>
        </w:rPr>
        <w:t>ρ</w:t>
      </w:r>
      <w:r w:rsidRPr="00EA0C6E">
        <w:rPr>
          <w:rFonts w:cs="Times New Roman"/>
        </w:rPr>
        <w:t>ί</w:t>
      </w:r>
      <w:r w:rsidR="00BC4917" w:rsidRPr="00EA0C6E">
        <w:rPr>
          <w:rFonts w:cs="Times New Roman"/>
        </w:rPr>
        <w:t>ο</w:t>
      </w:r>
      <w:r w:rsidRPr="00EA0C6E">
        <w:rPr>
          <w:rFonts w:cs="Times New Roman"/>
        </w:rPr>
        <w:t>υ</w:t>
      </w:r>
      <w:r w:rsidR="00BC4917" w:rsidRPr="00EA0C6E">
        <w:rPr>
          <w:rFonts w:cs="Times New Roman"/>
        </w:rPr>
        <w:t xml:space="preserve"> 4.</w:t>
      </w:r>
    </w:p>
    <w:p w14:paraId="55231142" w14:textId="2218E12D" w:rsidR="00C31F02" w:rsidRPr="00EA0C6E" w:rsidRDefault="00C31F02" w:rsidP="00AF5ADE">
      <w:pPr>
        <w:rPr>
          <w:rFonts w:cs="Times New Roman"/>
        </w:rPr>
      </w:pPr>
      <w:r w:rsidRPr="00EA0C6E">
        <w:rPr>
          <w:rFonts w:cs="Times New Roman"/>
        </w:rPr>
        <w:t xml:space="preserve">Καθώς το Σενάριο 1 αποτελεί την πιο απλή έκδοση της αξιολόγησης, θα θεωρηθεί ως σημείο αναφοράς για την ανακεφαλαίωση τον πορισμάτων </w:t>
      </w:r>
      <w:r w:rsidR="00BF0C60" w:rsidRPr="00EA0C6E">
        <w:rPr>
          <w:rFonts w:cs="Times New Roman"/>
        </w:rPr>
        <w:t xml:space="preserve">της ενότητας </w:t>
      </w:r>
      <w:r w:rsidR="00BF0C60" w:rsidRPr="00EA0C6E">
        <w:rPr>
          <w:rFonts w:cs="Times New Roman"/>
        </w:rPr>
        <w:fldChar w:fldCharType="begin"/>
      </w:r>
      <w:r w:rsidR="00BF0C60" w:rsidRPr="00EA0C6E">
        <w:rPr>
          <w:rFonts w:cs="Times New Roman"/>
        </w:rPr>
        <w:instrText xml:space="preserve"> REF _Ref227315919 \w \h </w:instrText>
      </w:r>
      <w:r w:rsidR="00C33BDE" w:rsidRPr="00EA0C6E">
        <w:rPr>
          <w:rFonts w:cs="Times New Roman"/>
        </w:rPr>
        <w:instrText xml:space="preserve"> \* MERGEFORMAT </w:instrText>
      </w:r>
      <w:r w:rsidR="00BF0C60" w:rsidRPr="00EA0C6E">
        <w:rPr>
          <w:rFonts w:cs="Times New Roman"/>
        </w:rPr>
      </w:r>
      <w:r w:rsidR="00BF0C60" w:rsidRPr="00EA0C6E">
        <w:rPr>
          <w:rFonts w:cs="Times New Roman"/>
        </w:rPr>
        <w:fldChar w:fldCharType="separate"/>
      </w:r>
      <w:r w:rsidR="00EA0C6E" w:rsidRPr="00EA0C6E">
        <w:rPr>
          <w:rFonts w:cs="Times New Roman"/>
        </w:rPr>
        <w:t>3.1</w:t>
      </w:r>
      <w:r w:rsidR="00BF0C60" w:rsidRPr="00EA0C6E">
        <w:rPr>
          <w:rFonts w:cs="Times New Roman"/>
        </w:rPr>
        <w:fldChar w:fldCharType="end"/>
      </w:r>
      <w:r w:rsidR="00BF0C60" w:rsidRPr="00EA0C6E">
        <w:rPr>
          <w:rFonts w:cs="Times New Roman"/>
        </w:rPr>
        <w:t xml:space="preserve">, όπως παρουσιάζει ο </w:t>
      </w:r>
      <w:r w:rsidR="00BF0C60" w:rsidRPr="00EA0C6E">
        <w:rPr>
          <w:rFonts w:cs="Times New Roman"/>
        </w:rPr>
        <w:fldChar w:fldCharType="begin"/>
      </w:r>
      <w:r w:rsidR="00BF0C60" w:rsidRPr="00EA0C6E">
        <w:rPr>
          <w:rFonts w:cs="Times New Roman"/>
        </w:rPr>
        <w:instrText xml:space="preserve"> REF _Ref227316009 \h </w:instrText>
      </w:r>
      <w:r w:rsidR="00C33BDE" w:rsidRPr="00EA0C6E">
        <w:rPr>
          <w:rFonts w:cs="Times New Roman"/>
        </w:rPr>
        <w:instrText xml:space="preserve"> \* MERGEFORMAT </w:instrText>
      </w:r>
      <w:r w:rsidR="00BF0C60" w:rsidRPr="00EA0C6E">
        <w:rPr>
          <w:rFonts w:cs="Times New Roman"/>
        </w:rPr>
      </w:r>
      <w:r w:rsidR="00BF0C60"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10</w:t>
      </w:r>
      <w:r w:rsidR="00BF0C60" w:rsidRPr="00EA0C6E">
        <w:rPr>
          <w:rFonts w:cs="Times New Roman"/>
        </w:rPr>
        <w:fldChar w:fldCharType="end"/>
      </w:r>
      <w:r w:rsidR="00BF0C60" w:rsidRPr="00EA0C6E">
        <w:rPr>
          <w:rFonts w:cs="Times New Roman"/>
        </w:rPr>
        <w:t>.</w:t>
      </w:r>
    </w:p>
    <w:p w14:paraId="248EE299" w14:textId="77777777" w:rsidR="00BF0C60" w:rsidRPr="00EA0C6E" w:rsidRDefault="00BF0C60" w:rsidP="00AF5ADE">
      <w:pPr>
        <w:rPr>
          <w:rFonts w:cs="Times New Roman"/>
        </w:rPr>
      </w:pPr>
    </w:p>
    <w:p w14:paraId="2C8AD9EC" w14:textId="188FA845" w:rsidR="00BF0C60" w:rsidRPr="00EA0C6E" w:rsidRDefault="00BF0C60" w:rsidP="00BF0C60">
      <w:pPr>
        <w:pStyle w:val="Caption"/>
        <w:keepNext/>
        <w:rPr>
          <w:rFonts w:cs="Times New Roman"/>
        </w:rPr>
      </w:pPr>
      <w:bookmarkStart w:id="201" w:name="_Ref227316009"/>
      <w:bookmarkStart w:id="202" w:name="_Toc227411811"/>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10</w:t>
      </w:r>
      <w:r w:rsidRPr="00EA0C6E">
        <w:rPr>
          <w:rFonts w:cs="Times New Roman"/>
        </w:rPr>
        <w:fldChar w:fldCharType="end"/>
      </w:r>
      <w:bookmarkEnd w:id="201"/>
      <w:r w:rsidRPr="00EA0C6E">
        <w:rPr>
          <w:rFonts w:cs="Times New Roman"/>
        </w:rPr>
        <w:t xml:space="preserve">. Σύνοψη πορισμάτων υπολογιστικού χρόνου και απόδοσης σε σύγκριση με </w:t>
      </w:r>
      <w:r w:rsidR="00D707E1" w:rsidRPr="00EA0C6E">
        <w:rPr>
          <w:rFonts w:cs="Times New Roman"/>
        </w:rPr>
        <w:t>τον ΑΕΔ του Σεναρίου 1.</w:t>
      </w:r>
      <w:bookmarkEnd w:id="202"/>
      <w:r w:rsidRPr="00EA0C6E">
        <w:rPr>
          <w:rFonts w:cs="Times New Roman"/>
        </w:rPr>
        <w:t xml:space="preserve"> </w:t>
      </w:r>
    </w:p>
    <w:tbl>
      <w:tblPr>
        <w:tblStyle w:val="GridTable5Dark-Accent1"/>
        <w:tblW w:w="5000" w:type="pct"/>
        <w:tblLook w:val="04A0" w:firstRow="1" w:lastRow="0" w:firstColumn="1" w:lastColumn="0" w:noHBand="0" w:noVBand="1"/>
      </w:tblPr>
      <w:tblGrid>
        <w:gridCol w:w="5932"/>
        <w:gridCol w:w="582"/>
        <w:gridCol w:w="1069"/>
        <w:gridCol w:w="2487"/>
      </w:tblGrid>
      <w:tr w:rsidR="007F1D48" w:rsidRPr="00EA0C6E" w14:paraId="7715D663" w14:textId="77777777" w:rsidTr="00E13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pct"/>
            <w:vAlign w:val="center"/>
          </w:tcPr>
          <w:p w14:paraId="49D53ACC" w14:textId="77777777" w:rsidR="00BF0C60" w:rsidRPr="00EA0C6E" w:rsidRDefault="00BF0C60" w:rsidP="00E13D4E">
            <w:pPr>
              <w:jc w:val="left"/>
              <w:rPr>
                <w:rFonts w:cs="Times New Roman"/>
              </w:rPr>
            </w:pPr>
            <w:r w:rsidRPr="00EA0C6E">
              <w:rPr>
                <w:rFonts w:cs="Times New Roman"/>
              </w:rPr>
              <w:t>Σενάριο</w:t>
            </w:r>
          </w:p>
        </w:tc>
        <w:tc>
          <w:tcPr>
            <w:tcW w:w="289" w:type="pct"/>
            <w:vAlign w:val="center"/>
          </w:tcPr>
          <w:p w14:paraId="14D0D391" w14:textId="77777777" w:rsidR="00BF0C60" w:rsidRPr="00EA0C6E" w:rsidRDefault="00BF0C60" w:rsidP="00E13D4E">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2</w:t>
            </w:r>
          </w:p>
        </w:tc>
        <w:tc>
          <w:tcPr>
            <w:tcW w:w="531" w:type="pct"/>
            <w:vAlign w:val="center"/>
          </w:tcPr>
          <w:p w14:paraId="2A511A06" w14:textId="77777777" w:rsidR="00BF0C60" w:rsidRPr="00EA0C6E" w:rsidRDefault="00BF0C60" w:rsidP="00E13D4E">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3</w:t>
            </w:r>
          </w:p>
        </w:tc>
        <w:tc>
          <w:tcPr>
            <w:tcW w:w="1236" w:type="pct"/>
            <w:vAlign w:val="center"/>
          </w:tcPr>
          <w:p w14:paraId="04602270" w14:textId="77777777" w:rsidR="00BF0C60" w:rsidRPr="00EA0C6E" w:rsidRDefault="00BF0C60" w:rsidP="00E13D4E">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4</w:t>
            </w:r>
          </w:p>
        </w:tc>
      </w:tr>
      <w:tr w:rsidR="007F1D48" w:rsidRPr="00EA0C6E" w14:paraId="3EA82A54" w14:textId="77777777" w:rsidTr="00E1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pct"/>
            <w:vAlign w:val="center"/>
          </w:tcPr>
          <w:p w14:paraId="1BCE7A8B" w14:textId="77777777" w:rsidR="00BF0C60" w:rsidRPr="00EA0C6E" w:rsidRDefault="00BF0C60" w:rsidP="00E13D4E">
            <w:pPr>
              <w:jc w:val="left"/>
              <w:rPr>
                <w:rFonts w:cs="Times New Roman"/>
              </w:rPr>
            </w:pPr>
            <w:r w:rsidRPr="00EA0C6E">
              <w:rPr>
                <w:rFonts w:cs="Times New Roman"/>
              </w:rPr>
              <w:t>Σχετικός χρόνος εύρεσης αρχικής διαδρομής (</w:t>
            </w:r>
            <w:r w:rsidRPr="00EA0C6E">
              <w:rPr>
                <w:rFonts w:cs="Times New Roman"/>
                <w:lang w:val="en-US"/>
              </w:rPr>
              <w:t>sec</w:t>
            </w:r>
            <w:r w:rsidRPr="00EA0C6E">
              <w:rPr>
                <w:rFonts w:cs="Times New Roman"/>
              </w:rPr>
              <w:t>)</w:t>
            </w:r>
          </w:p>
        </w:tc>
        <w:tc>
          <w:tcPr>
            <w:tcW w:w="289" w:type="pct"/>
            <w:vAlign w:val="center"/>
          </w:tcPr>
          <w:p w14:paraId="3F710AE6" w14:textId="2258C9F9" w:rsidR="00BF0C60" w:rsidRPr="00EA0C6E" w:rsidRDefault="000358E9" w:rsidP="00E13D4E">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m:oMathPara>
              <m:oMath>
                <m:r>
                  <m:rPr>
                    <m:sty m:val="p"/>
                  </m:rPr>
                  <w:rPr>
                    <w:rFonts w:ascii="Cambria Math" w:hAnsi="Cambria Math" w:cs="Times New Roman"/>
                    <w:lang w:val="en-US"/>
                  </w:rPr>
                  <m:t>*1</m:t>
                </m:r>
              </m:oMath>
            </m:oMathPara>
          </w:p>
        </w:tc>
        <w:tc>
          <w:tcPr>
            <w:tcW w:w="531" w:type="pct"/>
            <w:vAlign w:val="center"/>
          </w:tcPr>
          <w:p w14:paraId="6EBBFCFB" w14:textId="6AD9927F" w:rsidR="00BF0C60" w:rsidRPr="00EA0C6E" w:rsidRDefault="000358E9" w:rsidP="00E13D4E">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m:oMathPara>
              <m:oMath>
                <m:r>
                  <m:rPr>
                    <m:sty m:val="p"/>
                  </m:rPr>
                  <w:rPr>
                    <w:rFonts w:ascii="Cambria Math" w:hAnsi="Cambria Math" w:cs="Times New Roman"/>
                    <w:lang w:val="en-US"/>
                  </w:rPr>
                  <m:t>*2.66</m:t>
                </m:r>
              </m:oMath>
            </m:oMathPara>
          </w:p>
        </w:tc>
        <w:tc>
          <w:tcPr>
            <w:tcW w:w="1236" w:type="pct"/>
            <w:vAlign w:val="center"/>
          </w:tcPr>
          <w:p w14:paraId="40A96386" w14:textId="1EFD9339" w:rsidR="00BF0C60" w:rsidRPr="00EA0C6E" w:rsidRDefault="00000000" w:rsidP="00E13D4E">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m:oMathPara>
              <m:oMath>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1</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4</m:t>
                    </m:r>
                  </m:sub>
                </m:sSub>
                <m:r>
                  <m:rPr>
                    <m:sty m:val="p"/>
                  </m:rPr>
                  <w:rPr>
                    <w:rFonts w:ascii="Cambria Math" w:hAnsi="Cambria Math" w:cs="Times New Roman"/>
                    <w:lang w:val="en-US"/>
                  </w:rPr>
                  <m:t>, n∈</m:t>
                </m:r>
                <m:d>
                  <m:dPr>
                    <m:begChr m:val="["/>
                    <m:endChr m:val="]"/>
                    <m:ctrlPr>
                      <w:rPr>
                        <w:rFonts w:ascii="Cambria Math" w:hAnsi="Cambria Math" w:cs="Times New Roman"/>
                        <w:lang w:val="en-US"/>
                      </w:rPr>
                    </m:ctrlPr>
                  </m:dPr>
                  <m:e>
                    <m:r>
                      <m:rPr>
                        <m:sty m:val="p"/>
                      </m:rPr>
                      <w:rPr>
                        <w:rFonts w:ascii="Cambria Math" w:hAnsi="Cambria Math" w:cs="Times New Roman"/>
                        <w:lang w:val="en-US"/>
                      </w:rPr>
                      <m:t>1, 20</m:t>
                    </m:r>
                  </m:e>
                </m:d>
              </m:oMath>
            </m:oMathPara>
          </w:p>
          <w:p w14:paraId="144345B3" w14:textId="3D3D2953" w:rsidR="007F1D48" w:rsidRPr="00EA0C6E" w:rsidRDefault="00000000" w:rsidP="00E13D4E">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m:oMathPara>
              <m:oMath>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1</m:t>
                    </m:r>
                  </m:sub>
                </m:sSub>
                <m:r>
                  <m:rPr>
                    <m:sty m:val="p"/>
                  </m:rPr>
                  <w:rPr>
                    <w:rFonts w:ascii="Cambria Math" w:hAnsi="Cambria Math" w:cs="Times New Roman"/>
                    <w:lang w:val="en-US"/>
                  </w:rPr>
                  <m:t>&lt;</m:t>
                </m:r>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4</m:t>
                    </m:r>
                  </m:sub>
                </m:sSub>
                <m:r>
                  <m:rPr>
                    <m:sty m:val="p"/>
                  </m:rPr>
                  <w:rPr>
                    <w:rFonts w:ascii="Cambria Math" w:hAnsi="Cambria Math" w:cs="Times New Roman"/>
                    <w:lang w:val="en-US"/>
                  </w:rPr>
                  <m:t>, n∈</m:t>
                </m:r>
                <m:d>
                  <m:dPr>
                    <m:begChr m:val="["/>
                    <m:endChr m:val="]"/>
                    <m:ctrlPr>
                      <w:rPr>
                        <w:rFonts w:ascii="Cambria Math" w:hAnsi="Cambria Math" w:cs="Times New Roman"/>
                        <w:lang w:val="en-US"/>
                      </w:rPr>
                    </m:ctrlPr>
                  </m:dPr>
                  <m:e>
                    <m:r>
                      <m:rPr>
                        <m:sty m:val="p"/>
                      </m:rPr>
                      <w:rPr>
                        <w:rFonts w:ascii="Cambria Math" w:hAnsi="Cambria Math" w:cs="Times New Roman"/>
                        <w:lang w:val="en-US"/>
                      </w:rPr>
                      <m:t>20, 93</m:t>
                    </m:r>
                  </m:e>
                </m:d>
              </m:oMath>
            </m:oMathPara>
          </w:p>
          <w:p w14:paraId="569B0E15" w14:textId="764CFCAF" w:rsidR="00BF0C60" w:rsidRPr="00EA0C6E" w:rsidRDefault="00000000" w:rsidP="00E13D4E">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m:oMathPara>
              <m:oMath>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1</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4</m:t>
                    </m:r>
                  </m:sub>
                </m:sSub>
                <m:r>
                  <m:rPr>
                    <m:sty m:val="p"/>
                  </m:rPr>
                  <w:rPr>
                    <w:rFonts w:ascii="Cambria Math" w:hAnsi="Cambria Math" w:cs="Times New Roman"/>
                    <w:lang w:val="en-US"/>
                  </w:rPr>
                  <m:t>, n=93</m:t>
                </m:r>
              </m:oMath>
            </m:oMathPara>
          </w:p>
          <w:p w14:paraId="3CE52ACF" w14:textId="088AAD11" w:rsidR="007F1D48" w:rsidRPr="00EA0C6E" w:rsidRDefault="00000000" w:rsidP="00E13D4E">
            <w:pPr>
              <w:jc w:val="center"/>
              <w:cnfStyle w:val="000000100000" w:firstRow="0" w:lastRow="0" w:firstColumn="0" w:lastColumn="0" w:oddVBand="0" w:evenVBand="0" w:oddHBand="1" w:evenHBand="0" w:firstRowFirstColumn="0" w:firstRowLastColumn="0" w:lastRowFirstColumn="0" w:lastRowLastColumn="0"/>
              <w:rPr>
                <w:rFonts w:cs="Times New Roman"/>
                <w:lang w:val="en-US"/>
              </w:rPr>
            </w:pPr>
            <m:oMathPara>
              <m:oMath>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1</m:t>
                    </m:r>
                  </m:sub>
                </m:sSub>
                <m:r>
                  <m:rPr>
                    <m:sty m:val="p"/>
                  </m:rPr>
                  <w:rPr>
                    <w:rFonts w:ascii="Cambria Math" w:hAnsi="Cambria Math" w:cs="Times New Roman"/>
                    <w:lang w:val="en-US"/>
                  </w:rPr>
                  <m:t>&gt;</m:t>
                </m:r>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4</m:t>
                    </m:r>
                  </m:sub>
                </m:sSub>
                <m:r>
                  <m:rPr>
                    <m:sty m:val="p"/>
                  </m:rPr>
                  <w:rPr>
                    <w:rFonts w:ascii="Cambria Math" w:hAnsi="Cambria Math" w:cs="Times New Roman"/>
                    <w:lang w:val="en-US"/>
                  </w:rPr>
                  <m:t>, n&gt;93</m:t>
                </m:r>
              </m:oMath>
            </m:oMathPara>
          </w:p>
        </w:tc>
      </w:tr>
      <w:tr w:rsidR="007F1D48" w:rsidRPr="00EA0C6E" w14:paraId="25557560" w14:textId="77777777" w:rsidTr="00E13D4E">
        <w:tc>
          <w:tcPr>
            <w:cnfStyle w:val="001000000000" w:firstRow="0" w:lastRow="0" w:firstColumn="1" w:lastColumn="0" w:oddVBand="0" w:evenVBand="0" w:oddHBand="0" w:evenHBand="0" w:firstRowFirstColumn="0" w:firstRowLastColumn="0" w:lastRowFirstColumn="0" w:lastRowLastColumn="0"/>
            <w:tcW w:w="2945" w:type="pct"/>
            <w:vAlign w:val="center"/>
          </w:tcPr>
          <w:p w14:paraId="546CBE44" w14:textId="5D3467CD" w:rsidR="00BF0C60" w:rsidRPr="00EA0C6E" w:rsidRDefault="00BF0C60" w:rsidP="00E13D4E">
            <w:pPr>
              <w:jc w:val="left"/>
              <w:rPr>
                <w:rFonts w:cs="Times New Roman"/>
              </w:rPr>
            </w:pPr>
            <w:r w:rsidRPr="00EA0C6E">
              <w:rPr>
                <w:rFonts w:cs="Times New Roman"/>
              </w:rPr>
              <w:t>Σχετικός χρόνος εύρεσης</w:t>
            </w:r>
            <w:r w:rsidR="002D3C9D" w:rsidRPr="00EA0C6E">
              <w:rPr>
                <w:rFonts w:cs="Times New Roman"/>
              </w:rPr>
              <w:t xml:space="preserve"> συνολικής</w:t>
            </w:r>
            <w:r w:rsidRPr="00EA0C6E">
              <w:rPr>
                <w:rFonts w:cs="Times New Roman"/>
              </w:rPr>
              <w:t xml:space="preserve"> διαδρομής</w:t>
            </w:r>
          </w:p>
        </w:tc>
        <w:tc>
          <w:tcPr>
            <w:tcW w:w="289" w:type="pct"/>
            <w:vAlign w:val="center"/>
          </w:tcPr>
          <w:p w14:paraId="357A89F1" w14:textId="00BB5823" w:rsidR="00BF0C60" w:rsidRPr="00EA0C6E" w:rsidRDefault="000358E9" w:rsidP="00E13D4E">
            <w:pPr>
              <w:jc w:val="center"/>
              <w:cnfStyle w:val="000000000000" w:firstRow="0" w:lastRow="0" w:firstColumn="0" w:lastColumn="0" w:oddVBand="0" w:evenVBand="0" w:oddHBand="0" w:evenHBand="0" w:firstRowFirstColumn="0" w:firstRowLastColumn="0" w:lastRowFirstColumn="0" w:lastRowLastColumn="0"/>
              <w:rPr>
                <w:rFonts w:cs="Times New Roman"/>
              </w:rPr>
            </w:pPr>
            <m:oMathPara>
              <m:oMath>
                <m:r>
                  <m:rPr>
                    <m:sty m:val="p"/>
                  </m:rPr>
                  <w:rPr>
                    <w:rFonts w:ascii="Cambria Math" w:hAnsi="Cambria Math" w:cs="Times New Roman"/>
                  </w:rPr>
                  <m:t>*1</m:t>
                </m:r>
              </m:oMath>
            </m:oMathPara>
          </w:p>
        </w:tc>
        <w:tc>
          <w:tcPr>
            <w:tcW w:w="531" w:type="pct"/>
            <w:vAlign w:val="center"/>
          </w:tcPr>
          <w:p w14:paraId="390A9F9E" w14:textId="79C2B8C8" w:rsidR="00BF0C60" w:rsidRPr="00EA0C6E" w:rsidRDefault="00000000" w:rsidP="00E13D4E">
            <w:pPr>
              <w:jc w:val="center"/>
              <w:cnfStyle w:val="000000000000" w:firstRow="0" w:lastRow="0" w:firstColumn="0" w:lastColumn="0" w:oddVBand="0" w:evenVBand="0" w:oddHBand="0" w:evenHBand="0" w:firstRowFirstColumn="0" w:firstRowLastColumn="0" w:lastRowFirstColumn="0" w:lastRowLastColumn="0"/>
              <w:rPr>
                <w:rFonts w:cs="Times New Roman"/>
              </w:rPr>
            </w:pPr>
            <m:oMathPara>
              <m:oMath>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1</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3</m:t>
                    </m:r>
                  </m:sub>
                </m:sSub>
              </m:oMath>
            </m:oMathPara>
          </w:p>
        </w:tc>
        <w:tc>
          <w:tcPr>
            <w:tcW w:w="1236" w:type="pct"/>
            <w:vAlign w:val="center"/>
          </w:tcPr>
          <w:p w14:paraId="679A4BA9" w14:textId="2DCF7AB0" w:rsidR="00BF0C60" w:rsidRPr="00EA0C6E" w:rsidRDefault="00000000" w:rsidP="00E13D4E">
            <w:pPr>
              <w:jc w:val="center"/>
              <w:cnfStyle w:val="000000000000" w:firstRow="0" w:lastRow="0" w:firstColumn="0" w:lastColumn="0" w:oddVBand="0" w:evenVBand="0" w:oddHBand="0" w:evenHBand="0" w:firstRowFirstColumn="0" w:firstRowLastColumn="0" w:lastRowFirstColumn="0" w:lastRowLastColumn="0"/>
              <w:rPr>
                <w:rFonts w:cs="Times New Roman"/>
              </w:rPr>
            </w:pPr>
            <m:oMathPara>
              <m:oMath>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1</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t</m:t>
                    </m:r>
                  </m:e>
                  <m:sub>
                    <m:r>
                      <m:rPr>
                        <m:sty m:val="p"/>
                      </m:rPr>
                      <w:rPr>
                        <w:rFonts w:ascii="Cambria Math" w:hAnsi="Cambria Math" w:cs="Times New Roman"/>
                        <w:lang w:val="en-US"/>
                      </w:rPr>
                      <m:t>4</m:t>
                    </m:r>
                  </m:sub>
                </m:sSub>
              </m:oMath>
            </m:oMathPara>
          </w:p>
        </w:tc>
      </w:tr>
      <w:tr w:rsidR="007F1D48" w:rsidRPr="00EA0C6E" w14:paraId="6C2AECF2" w14:textId="77777777" w:rsidTr="00E1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pct"/>
            <w:vAlign w:val="center"/>
          </w:tcPr>
          <w:p w14:paraId="5A84BBB1" w14:textId="01A5E0B8" w:rsidR="00BF0C60" w:rsidRPr="00EA0C6E" w:rsidRDefault="001C2599" w:rsidP="00E13D4E">
            <w:pPr>
              <w:jc w:val="left"/>
              <w:rPr>
                <w:rFonts w:cs="Times New Roman"/>
              </w:rPr>
            </w:pPr>
            <w:r w:rsidRPr="00EA0C6E">
              <w:rPr>
                <w:rFonts w:cs="Times New Roman"/>
              </w:rPr>
              <w:t xml:space="preserve">Σχετικό </w:t>
            </w:r>
            <w:r w:rsidRPr="00EA0C6E">
              <w:rPr>
                <w:rFonts w:cs="Times New Roman"/>
                <w:lang w:val="en-US"/>
              </w:rPr>
              <w:t xml:space="preserve">TL </w:t>
            </w:r>
            <w:r w:rsidRPr="00EA0C6E">
              <w:rPr>
                <w:rFonts w:cs="Times New Roman"/>
              </w:rPr>
              <w:t>ανά «πράκτορα»</w:t>
            </w:r>
          </w:p>
        </w:tc>
        <w:tc>
          <w:tcPr>
            <w:tcW w:w="289" w:type="pct"/>
            <w:vAlign w:val="center"/>
          </w:tcPr>
          <w:p w14:paraId="65397182" w14:textId="718F145D" w:rsidR="00BF0C60" w:rsidRPr="00EA0C6E" w:rsidRDefault="000358E9" w:rsidP="00E13D4E">
            <w:pPr>
              <w:jc w:val="center"/>
              <w:cnfStyle w:val="000000100000" w:firstRow="0" w:lastRow="0" w:firstColumn="0" w:lastColumn="0" w:oddVBand="0" w:evenVBand="0" w:oddHBand="1" w:evenHBand="0" w:firstRowFirstColumn="0" w:firstRowLastColumn="0" w:lastRowFirstColumn="0" w:lastRowLastColumn="0"/>
              <w:rPr>
                <w:rFonts w:cs="Times New Roman"/>
              </w:rPr>
            </w:pPr>
            <m:oMathPara>
              <m:oMath>
                <m:r>
                  <m:rPr>
                    <m:sty m:val="p"/>
                  </m:rPr>
                  <w:rPr>
                    <w:rFonts w:ascii="Cambria Math" w:hAnsi="Cambria Math" w:cs="Times New Roman"/>
                  </w:rPr>
                  <m:t>~1</m:t>
                </m:r>
              </m:oMath>
            </m:oMathPara>
          </w:p>
        </w:tc>
        <w:tc>
          <w:tcPr>
            <w:tcW w:w="531" w:type="pct"/>
            <w:vAlign w:val="center"/>
          </w:tcPr>
          <w:p w14:paraId="67C472B3" w14:textId="2AB2C11B" w:rsidR="00BF0C60" w:rsidRPr="00EA0C6E" w:rsidRDefault="000358E9" w:rsidP="00E13D4E">
            <w:pPr>
              <w:jc w:val="center"/>
              <w:cnfStyle w:val="000000100000" w:firstRow="0" w:lastRow="0" w:firstColumn="0" w:lastColumn="0" w:oddVBand="0" w:evenVBand="0" w:oddHBand="1" w:evenHBand="0" w:firstRowFirstColumn="0" w:firstRowLastColumn="0" w:lastRowFirstColumn="0" w:lastRowLastColumn="0"/>
              <w:rPr>
                <w:rFonts w:cs="Times New Roman"/>
              </w:rPr>
            </w:pPr>
            <m:oMathPara>
              <m:oMath>
                <m:r>
                  <m:rPr>
                    <m:sty m:val="p"/>
                  </m:rPr>
                  <w:rPr>
                    <w:rFonts w:ascii="Cambria Math" w:hAnsi="Cambria Math" w:cs="Times New Roman"/>
                  </w:rPr>
                  <m:t>~0.5</m:t>
                </m:r>
              </m:oMath>
            </m:oMathPara>
          </w:p>
        </w:tc>
        <w:tc>
          <w:tcPr>
            <w:tcW w:w="1236" w:type="pct"/>
            <w:vAlign w:val="center"/>
          </w:tcPr>
          <w:p w14:paraId="76711B22" w14:textId="6F6E13DD" w:rsidR="00BF0C60" w:rsidRPr="00EA0C6E" w:rsidRDefault="000358E9" w:rsidP="00E13D4E">
            <w:pPr>
              <w:jc w:val="center"/>
              <w:cnfStyle w:val="000000100000" w:firstRow="0" w:lastRow="0" w:firstColumn="0" w:lastColumn="0" w:oddVBand="0" w:evenVBand="0" w:oddHBand="1" w:evenHBand="0" w:firstRowFirstColumn="0" w:firstRowLastColumn="0" w:lastRowFirstColumn="0" w:lastRowLastColumn="0"/>
              <w:rPr>
                <w:rFonts w:cs="Times New Roman"/>
              </w:rPr>
            </w:pPr>
            <m:oMathPara>
              <m:oMath>
                <m:r>
                  <m:rPr>
                    <m:sty m:val="p"/>
                  </m:rPr>
                  <w:rPr>
                    <w:rFonts w:ascii="Cambria Math" w:hAnsi="Cambria Math" w:cs="Times New Roman"/>
                  </w:rPr>
                  <m:t>~1.5</m:t>
                </m:r>
              </m:oMath>
            </m:oMathPara>
          </w:p>
        </w:tc>
      </w:tr>
    </w:tbl>
    <w:p w14:paraId="5B2587BD" w14:textId="77777777" w:rsidR="00C31F02" w:rsidRPr="00EA0C6E" w:rsidRDefault="00C31F02" w:rsidP="00AF5ADE">
      <w:pPr>
        <w:rPr>
          <w:rFonts w:cs="Times New Roman"/>
        </w:rPr>
      </w:pPr>
    </w:p>
    <w:p w14:paraId="04CEDD7B" w14:textId="77777777" w:rsidR="008C6FEA" w:rsidRPr="00EA0C6E" w:rsidRDefault="008C6FEA" w:rsidP="000A63A4">
      <w:pPr>
        <w:rPr>
          <w:rFonts w:cs="Times New Roman"/>
        </w:rPr>
      </w:pPr>
    </w:p>
    <w:p w14:paraId="48835140" w14:textId="2B08E20F" w:rsidR="00834648" w:rsidRPr="00EA0C6E" w:rsidRDefault="00834648" w:rsidP="00834648">
      <w:pPr>
        <w:pStyle w:val="Heading2"/>
      </w:pPr>
      <w:bookmarkStart w:id="203" w:name="_Ref227296360"/>
      <w:bookmarkStart w:id="204" w:name="_Toc227411786"/>
      <w:r w:rsidRPr="00EA0C6E">
        <w:t xml:space="preserve">Συσσωρευμένο </w:t>
      </w:r>
      <w:r w:rsidRPr="00EA0C6E">
        <w:rPr>
          <w:lang w:val="en-US"/>
        </w:rPr>
        <w:t>TL</w:t>
      </w:r>
      <w:r w:rsidRPr="00EA0C6E">
        <w:t xml:space="preserve"> και ασφάλεια εκκένωσης</w:t>
      </w:r>
      <w:bookmarkEnd w:id="203"/>
      <w:bookmarkEnd w:id="204"/>
    </w:p>
    <w:p w14:paraId="3AEEEEE2" w14:textId="438EEC51" w:rsidR="00845FCD" w:rsidRPr="00EA0C6E" w:rsidRDefault="00692537" w:rsidP="00845FCD">
      <w:pPr>
        <w:rPr>
          <w:rFonts w:cs="Times New Roman"/>
          <w:iCs/>
        </w:rPr>
      </w:pPr>
      <w:r w:rsidRPr="00EA0C6E">
        <w:rPr>
          <w:rFonts w:cs="Times New Roman"/>
        </w:rPr>
        <w:t>Στα Σχήματα 16 έως 21 παρουσιάζονται</w:t>
      </w:r>
      <w:r w:rsidR="00D91D7D" w:rsidRPr="00EA0C6E">
        <w:rPr>
          <w:rFonts w:cs="Times New Roman"/>
        </w:rPr>
        <w:t xml:space="preserve"> για κάθε Σενάριο από το 1 μέχρι το 4</w:t>
      </w:r>
      <w:r w:rsidRPr="00EA0C6E">
        <w:rPr>
          <w:rFonts w:cs="Times New Roman"/>
        </w:rPr>
        <w:t xml:space="preserve"> οι κατανομές των </w:t>
      </w:r>
      <w:r w:rsidRPr="00EA0C6E">
        <w:rPr>
          <w:rFonts w:cs="Times New Roman"/>
          <w:lang w:val="en-US"/>
        </w:rPr>
        <w:t>TL</w:t>
      </w:r>
      <w:r w:rsidRPr="00EA0C6E">
        <w:rPr>
          <w:rFonts w:cs="Times New Roman"/>
        </w:rPr>
        <w:t xml:space="preserve"> για τις προσομοιώσεις των 5, 10, 25, 50, 75 και 100 «πρακτόρων» αντίστοιχα.</w:t>
      </w:r>
      <w:r w:rsidR="00A2003A" w:rsidRPr="00EA0C6E">
        <w:rPr>
          <w:rFonts w:cs="Times New Roman"/>
        </w:rPr>
        <w:t xml:space="preserve"> Είναι φανερό ότι ανεξάρτητα από το πλήθος των «πρακτόρων» τα Σενάρια παρουσιάζουν παρόμοια προφίλ κατανομών. Συγκεκριμένα, τα Σενάρια 1 και 2 παρουσιάζουν τον χαμηλότερο βαθμό εκτεθειμένων με </w:t>
      </w:r>
      <w:r w:rsidR="00BD1F35" w:rsidRPr="00EA0C6E">
        <w:rPr>
          <w:rFonts w:cs="Times New Roman"/>
        </w:rPr>
        <w:t xml:space="preserve">φθίνον πλήθος εκτεθειμένων όσο ισχύει </w:t>
      </w:r>
      <m:oMath>
        <m:r>
          <m:rPr>
            <m:sty m:val="p"/>
          </m:rPr>
          <w:rPr>
            <w:rFonts w:ascii="Cambria Math" w:hAnsi="Cambria Math" w:cs="Times New Roman"/>
          </w:rPr>
          <m:t>T</m:t>
        </m:r>
        <m:r>
          <m:rPr>
            <m:sty m:val="p"/>
          </m:rPr>
          <w:rPr>
            <w:rFonts w:ascii="Cambria Math" w:hAnsi="Cambria Math" w:cs="Times New Roman"/>
            <w:lang w:val="en-US"/>
          </w:rPr>
          <m:t>L</m:t>
        </m:r>
        <m:r>
          <m:rPr>
            <m:sty m:val="p"/>
          </m:rPr>
          <w:rPr>
            <w:rFonts w:ascii="Cambria Math" w:hAnsi="Cambria Math" w:cs="Times New Roman"/>
          </w:rPr>
          <m:t>&lt;2.5</m:t>
        </m:r>
      </m:oMath>
      <w:r w:rsidR="00A2003A" w:rsidRPr="00EA0C6E">
        <w:rPr>
          <w:rFonts w:cs="Times New Roman"/>
        </w:rPr>
        <w:t>,</w:t>
      </w:r>
      <w:r w:rsidR="00BD1F35" w:rsidRPr="00EA0C6E">
        <w:rPr>
          <w:rFonts w:cs="Times New Roman"/>
        </w:rPr>
        <w:t xml:space="preserve"> αλλά με αισθητή διαφορά τον υψηλότερο βαθμό για </w:t>
      </w:r>
      <m:oMath>
        <m:r>
          <m:rPr>
            <m:sty m:val="p"/>
          </m:rPr>
          <w:rPr>
            <w:rFonts w:ascii="Cambria Math" w:hAnsi="Cambria Math" w:cs="Times New Roman"/>
            <w:lang w:val="en-US"/>
          </w:rPr>
          <m:t>TL</m:t>
        </m:r>
        <m:r>
          <m:rPr>
            <m:sty m:val="p"/>
          </m:rPr>
          <w:rPr>
            <w:rFonts w:ascii="Cambria Math" w:hAnsi="Cambria Math" w:cs="Times New Roman"/>
          </w:rPr>
          <m:t>&gt;2.5</m:t>
        </m:r>
      </m:oMath>
      <w:r w:rsidR="00BD1F35" w:rsidRPr="00EA0C6E">
        <w:rPr>
          <w:rFonts w:cs="Times New Roman"/>
          <w:iCs/>
        </w:rPr>
        <w:t xml:space="preserve">. Αυτό ήταν αναμενόμενο, καθώς οι «πράκτορες» σε αυτά τα Σενάρια είτε δεν γνωρίζουν καθόλου για το σημείο της διαρροής (Σενάριο 1), είτε γνωρίζουν μερικώς (Σενάριο 2). Ειδικότερα, το Σενάριο 1 παρουσιάζει τον υψηλότερο αριθμό «πρακτόρων» με </w:t>
      </w:r>
      <m:oMath>
        <m:r>
          <m:rPr>
            <m:sty m:val="p"/>
          </m:rPr>
          <w:rPr>
            <w:rFonts w:ascii="Cambria Math" w:hAnsi="Cambria Math" w:cs="Times New Roman"/>
          </w:rPr>
          <m:t>T</m:t>
        </m:r>
        <m:r>
          <m:rPr>
            <m:sty m:val="p"/>
          </m:rPr>
          <w:rPr>
            <w:rFonts w:ascii="Cambria Math" w:hAnsi="Cambria Math" w:cs="Times New Roman"/>
            <w:lang w:val="en-US"/>
          </w:rPr>
          <m:t>L</m:t>
        </m:r>
        <m:r>
          <m:rPr>
            <m:sty m:val="p"/>
          </m:rPr>
          <w:rPr>
            <w:rFonts w:ascii="Cambria Math" w:hAnsi="Cambria Math" w:cs="Times New Roman"/>
          </w:rPr>
          <m:t>&gt;2.5</m:t>
        </m:r>
      </m:oMath>
      <w:r w:rsidR="00BD1F35" w:rsidRPr="00EA0C6E">
        <w:rPr>
          <w:rFonts w:cs="Times New Roman"/>
          <w:iCs/>
        </w:rPr>
        <w:t xml:space="preserve">. Στα Σενάρια 3 και 4 παρατηρείται ότι ενώ για </w:t>
      </w:r>
      <m:oMath>
        <m:r>
          <m:rPr>
            <m:sty m:val="p"/>
          </m:rPr>
          <w:rPr>
            <w:rFonts w:ascii="Cambria Math" w:hAnsi="Cambria Math" w:cs="Times New Roman"/>
          </w:rPr>
          <m:t>T</m:t>
        </m:r>
        <m:r>
          <m:rPr>
            <m:sty m:val="p"/>
          </m:rPr>
          <w:rPr>
            <w:rFonts w:ascii="Cambria Math" w:hAnsi="Cambria Math" w:cs="Times New Roman"/>
            <w:lang w:val="en-US"/>
          </w:rPr>
          <m:t>L</m:t>
        </m:r>
        <m:r>
          <m:rPr>
            <m:sty m:val="p"/>
          </m:rPr>
          <w:rPr>
            <w:rFonts w:ascii="Cambria Math" w:hAnsi="Cambria Math" w:cs="Times New Roman"/>
          </w:rPr>
          <m:t>∈[0.25, 1.5]</m:t>
        </m:r>
      </m:oMath>
      <w:r w:rsidR="00BD1F35" w:rsidRPr="00EA0C6E">
        <w:rPr>
          <w:rFonts w:cs="Times New Roman"/>
          <w:iCs/>
        </w:rPr>
        <w:t xml:space="preserve"> τα Σενάρια έχουν παρόμοιο πλήθος εκτεθειμένων, όταν γίνει </w:t>
      </w:r>
      <m:oMath>
        <m:r>
          <m:rPr>
            <m:sty m:val="p"/>
          </m:rPr>
          <w:rPr>
            <w:rFonts w:ascii="Cambria Math" w:hAnsi="Cambria Math" w:cs="Times New Roman"/>
          </w:rPr>
          <m:t>TL&gt;1.5</m:t>
        </m:r>
      </m:oMath>
      <w:r w:rsidR="00BD1F35" w:rsidRPr="00EA0C6E">
        <w:rPr>
          <w:rFonts w:cs="Times New Roman"/>
          <w:iCs/>
        </w:rPr>
        <w:t xml:space="preserve"> το Σενάριο 4 παρουσιάζει σημαντικά μεγαλύτερο πλήθος «πρακτόρων» σε αυτά τα εύρη τιμών. </w:t>
      </w:r>
    </w:p>
    <w:p w14:paraId="121D5E7E" w14:textId="77777777" w:rsidR="00482434" w:rsidRPr="00EA0C6E" w:rsidRDefault="00187278" w:rsidP="00482434">
      <w:pPr>
        <w:keepNext/>
        <w:rPr>
          <w:rFonts w:cs="Times New Roman"/>
        </w:rPr>
      </w:pPr>
      <w:r w:rsidRPr="00EA0C6E">
        <w:rPr>
          <w:rFonts w:cs="Times New Roman"/>
          <w:noProof/>
        </w:rPr>
        <w:drawing>
          <wp:inline distT="0" distB="0" distL="0" distR="0" wp14:anchorId="51FC2110" wp14:editId="3FE325FB">
            <wp:extent cx="6300000" cy="3060000"/>
            <wp:effectExtent l="0" t="0" r="5715" b="7620"/>
            <wp:docPr id="1647271842" name="Chart 1">
              <a:extLst xmlns:a="http://schemas.openxmlformats.org/drawingml/2006/main">
                <a:ext uri="{FF2B5EF4-FFF2-40B4-BE49-F238E27FC236}">
                  <a16:creationId xmlns:a16="http://schemas.microsoft.com/office/drawing/2014/main" id="{CF1F17EC-2A52-1701-AE69-8E2AAD0B0C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63F5AB4" w14:textId="7355A7EE" w:rsidR="00B81B4F" w:rsidRPr="00EA0C6E" w:rsidRDefault="00482434" w:rsidP="00482434">
      <w:pPr>
        <w:pStyle w:val="Caption"/>
        <w:rPr>
          <w:rFonts w:cs="Times New Roman"/>
        </w:rPr>
      </w:pPr>
      <w:bookmarkStart w:id="205" w:name="_Toc227411829"/>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16</w:t>
      </w:r>
      <w:r w:rsidRPr="00EA0C6E">
        <w:rPr>
          <w:rFonts w:cs="Times New Roman"/>
        </w:rPr>
        <w:fldChar w:fldCharType="end"/>
      </w:r>
      <w:r w:rsidRPr="00EA0C6E">
        <w:rPr>
          <w:rFonts w:cs="Times New Roman"/>
        </w:rPr>
        <w:t>. Κατανομή τοξικού φορτίου για το Σενάριο 1 για όλα τα πλήθη «πρακτόρων»</w:t>
      </w:r>
      <w:r w:rsidR="00D91D7D" w:rsidRPr="00EA0C6E">
        <w:rPr>
          <w:rFonts w:cs="Times New Roman"/>
        </w:rPr>
        <w:t>.</w:t>
      </w:r>
      <w:bookmarkEnd w:id="205"/>
    </w:p>
    <w:p w14:paraId="30746286" w14:textId="77777777" w:rsidR="00D91D7D" w:rsidRPr="00EA0C6E" w:rsidRDefault="00D91D7D" w:rsidP="00D91D7D">
      <w:pPr>
        <w:keepNext/>
        <w:rPr>
          <w:rFonts w:cs="Times New Roman"/>
        </w:rPr>
      </w:pPr>
      <w:r w:rsidRPr="00EA0C6E">
        <w:rPr>
          <w:rFonts w:cs="Times New Roman"/>
          <w:noProof/>
        </w:rPr>
        <w:drawing>
          <wp:inline distT="0" distB="0" distL="0" distR="0" wp14:anchorId="49C222E9" wp14:editId="30C38177">
            <wp:extent cx="6300000" cy="3060000"/>
            <wp:effectExtent l="0" t="0" r="5715" b="7620"/>
            <wp:docPr id="970729065" name="Chart 1">
              <a:extLst xmlns:a="http://schemas.openxmlformats.org/drawingml/2006/main">
                <a:ext uri="{FF2B5EF4-FFF2-40B4-BE49-F238E27FC236}">
                  <a16:creationId xmlns:a16="http://schemas.microsoft.com/office/drawing/2014/main" id="{0E7F9F34-262D-43DD-839B-DE3CAA739A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5284CC0" w14:textId="2E55C576" w:rsidR="00D91D7D" w:rsidRPr="00EA0C6E" w:rsidRDefault="00D91D7D" w:rsidP="00D91D7D">
      <w:pPr>
        <w:pStyle w:val="Caption"/>
        <w:rPr>
          <w:rFonts w:cs="Times New Roman"/>
        </w:rPr>
      </w:pPr>
      <w:bookmarkStart w:id="206" w:name="_Toc227411830"/>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17</w:t>
      </w:r>
      <w:r w:rsidRPr="00EA0C6E">
        <w:rPr>
          <w:rFonts w:cs="Times New Roman"/>
        </w:rPr>
        <w:fldChar w:fldCharType="end"/>
      </w:r>
      <w:r w:rsidRPr="00EA0C6E">
        <w:rPr>
          <w:rFonts w:cs="Times New Roman"/>
        </w:rPr>
        <w:t>. Κατανομή τοξικού φορτίου για το Σενάριο 2 για όλα τα πλήθη «πρακτόρων».</w:t>
      </w:r>
      <w:bookmarkEnd w:id="206"/>
    </w:p>
    <w:p w14:paraId="4E6B751C" w14:textId="77777777" w:rsidR="00D91D7D" w:rsidRPr="00EA0C6E" w:rsidRDefault="00D91D7D" w:rsidP="00D91D7D">
      <w:pPr>
        <w:keepNext/>
        <w:rPr>
          <w:rFonts w:cs="Times New Roman"/>
        </w:rPr>
      </w:pPr>
      <w:r w:rsidRPr="00EA0C6E">
        <w:rPr>
          <w:rFonts w:cs="Times New Roman"/>
          <w:noProof/>
        </w:rPr>
        <w:lastRenderedPageBreak/>
        <w:drawing>
          <wp:inline distT="0" distB="0" distL="0" distR="0" wp14:anchorId="2CF62FA4" wp14:editId="6FFD3C1F">
            <wp:extent cx="6300000" cy="3060000"/>
            <wp:effectExtent l="0" t="0" r="5715" b="7620"/>
            <wp:docPr id="1359256616" name="Chart 1">
              <a:extLst xmlns:a="http://schemas.openxmlformats.org/drawingml/2006/main">
                <a:ext uri="{FF2B5EF4-FFF2-40B4-BE49-F238E27FC236}">
                  <a16:creationId xmlns:a16="http://schemas.microsoft.com/office/drawing/2014/main" id="{418BDA12-AD30-405D-98F0-5964481289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142D000" w14:textId="478D931F" w:rsidR="005D15F7" w:rsidRPr="00EA0C6E" w:rsidRDefault="00D91D7D" w:rsidP="00D91D7D">
      <w:pPr>
        <w:pStyle w:val="Caption"/>
        <w:rPr>
          <w:rFonts w:cs="Times New Roman"/>
        </w:rPr>
      </w:pPr>
      <w:bookmarkStart w:id="207" w:name="_Toc227411831"/>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18</w:t>
      </w:r>
      <w:r w:rsidRPr="00EA0C6E">
        <w:rPr>
          <w:rFonts w:cs="Times New Roman"/>
        </w:rPr>
        <w:fldChar w:fldCharType="end"/>
      </w:r>
      <w:r w:rsidRPr="00EA0C6E">
        <w:rPr>
          <w:rFonts w:cs="Times New Roman"/>
        </w:rPr>
        <w:t>. Κατανομή τοξικού φορτίου για το Σενάριο 3 για όλα τα πλήθη «πρακτόρων».</w:t>
      </w:r>
      <w:bookmarkEnd w:id="207"/>
    </w:p>
    <w:p w14:paraId="4E176B8F" w14:textId="77777777" w:rsidR="00D91D7D" w:rsidRPr="00EA0C6E" w:rsidRDefault="00D91D7D" w:rsidP="00D91D7D">
      <w:pPr>
        <w:keepNext/>
        <w:rPr>
          <w:rFonts w:cs="Times New Roman"/>
        </w:rPr>
      </w:pPr>
      <w:r w:rsidRPr="00EA0C6E">
        <w:rPr>
          <w:rFonts w:cs="Times New Roman"/>
          <w:noProof/>
        </w:rPr>
        <w:drawing>
          <wp:inline distT="0" distB="0" distL="0" distR="0" wp14:anchorId="106D6BB5" wp14:editId="0F6808E0">
            <wp:extent cx="6300000" cy="3060000"/>
            <wp:effectExtent l="0" t="0" r="5715" b="7620"/>
            <wp:docPr id="624562610" name="Chart 1">
              <a:extLst xmlns:a="http://schemas.openxmlformats.org/drawingml/2006/main">
                <a:ext uri="{FF2B5EF4-FFF2-40B4-BE49-F238E27FC236}">
                  <a16:creationId xmlns:a16="http://schemas.microsoft.com/office/drawing/2014/main" id="{833E21D8-E854-47C5-B0D4-2063AA2B70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2CEF4676" w14:textId="5EFBC3A3" w:rsidR="00B40D5E" w:rsidRPr="00EA0C6E" w:rsidRDefault="00D91D7D" w:rsidP="008D0B9B">
      <w:pPr>
        <w:pStyle w:val="Caption"/>
        <w:rPr>
          <w:rFonts w:cs="Times New Roman"/>
        </w:rPr>
      </w:pPr>
      <w:bookmarkStart w:id="208" w:name="_Toc227411832"/>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19</w:t>
      </w:r>
      <w:r w:rsidRPr="00EA0C6E">
        <w:rPr>
          <w:rFonts w:cs="Times New Roman"/>
        </w:rPr>
        <w:fldChar w:fldCharType="end"/>
      </w:r>
      <w:r w:rsidRPr="00EA0C6E">
        <w:rPr>
          <w:rFonts w:cs="Times New Roman"/>
        </w:rPr>
        <w:t>. Κατανομή τοξικού φορτίου για το Σενάριο 4 για όλα τα πλήθη «πρακτόρων».</w:t>
      </w:r>
      <w:bookmarkEnd w:id="208"/>
    </w:p>
    <w:p w14:paraId="1098C125" w14:textId="68F45856" w:rsidR="00692537" w:rsidRPr="00EA0C6E" w:rsidRDefault="00BD1F35" w:rsidP="00692537">
      <w:pPr>
        <w:rPr>
          <w:rFonts w:cs="Times New Roman"/>
        </w:rPr>
      </w:pPr>
      <w:r w:rsidRPr="00EA0C6E">
        <w:rPr>
          <w:rFonts w:cs="Times New Roman"/>
        </w:rPr>
        <w:t>Μελετώντας τα Σχήματα</w:t>
      </w:r>
      <w:r w:rsidR="001712F5" w:rsidRPr="00EA0C6E">
        <w:rPr>
          <w:rFonts w:cs="Times New Roman"/>
        </w:rPr>
        <w:t xml:space="preserve"> 16 έως 19</w:t>
      </w:r>
      <w:r w:rsidRPr="00EA0C6E">
        <w:rPr>
          <w:rFonts w:cs="Times New Roman"/>
        </w:rPr>
        <w:t xml:space="preserve"> μπορούν να εξαχθούν</w:t>
      </w:r>
      <w:r w:rsidR="00AB1890" w:rsidRPr="00EA0C6E">
        <w:rPr>
          <w:rFonts w:cs="Times New Roman"/>
        </w:rPr>
        <w:t xml:space="preserve"> πορίσματα για την </w:t>
      </w:r>
      <w:r w:rsidR="006E14F1" w:rsidRPr="00EA0C6E">
        <w:rPr>
          <w:rFonts w:cs="Times New Roman"/>
        </w:rPr>
        <w:t>ασφάλεια</w:t>
      </w:r>
      <w:r w:rsidR="00AB1890" w:rsidRPr="00EA0C6E">
        <w:rPr>
          <w:rFonts w:cs="Times New Roman"/>
        </w:rPr>
        <w:t xml:space="preserve"> και την </w:t>
      </w:r>
      <w:r w:rsidR="006E14F1" w:rsidRPr="00EA0C6E">
        <w:rPr>
          <w:rFonts w:cs="Times New Roman"/>
        </w:rPr>
        <w:t>ανθεκτικότητα</w:t>
      </w:r>
      <w:r w:rsidR="00AB1890" w:rsidRPr="00EA0C6E">
        <w:rPr>
          <w:rFonts w:cs="Times New Roman"/>
        </w:rPr>
        <w:t xml:space="preserve"> των ΑΕΔ. </w:t>
      </w:r>
      <w:r w:rsidR="00FD4FF3" w:rsidRPr="00EA0C6E">
        <w:rPr>
          <w:rFonts w:cs="Times New Roman"/>
        </w:rPr>
        <w:t xml:space="preserve">Ως προς την </w:t>
      </w:r>
      <w:r w:rsidR="006E14F1" w:rsidRPr="00EA0C6E">
        <w:rPr>
          <w:rFonts w:cs="Times New Roman"/>
        </w:rPr>
        <w:t>ασφάλεια</w:t>
      </w:r>
      <w:r w:rsidR="00FD4FF3" w:rsidRPr="00EA0C6E">
        <w:rPr>
          <w:rFonts w:cs="Times New Roman"/>
        </w:rPr>
        <w:t xml:space="preserve">, είναι προφανές ότι τα Σενάρια 1 και 2 δεν προσφέρουν μεγάλη ασφάλεια στους «πράκτορες», καθώς καθοριστικό ρόλο για την ασφαλή εκκένωσή τους διαδραματίζει μονάχα η αρχική επιλογή σημείου συγκέντρωσης, και κατ’ επέκταση η αρχική διαδρομή τους. Με τον τρόπο που έχουν δομηθεί τα </w:t>
      </w:r>
      <w:r w:rsidR="00FD4FF3" w:rsidRPr="00EA0C6E">
        <w:rPr>
          <w:rFonts w:cs="Times New Roman"/>
          <w:lang w:val="en-US"/>
        </w:rPr>
        <w:t>CMs</w:t>
      </w:r>
      <w:r w:rsidR="00FD4FF3" w:rsidRPr="00EA0C6E">
        <w:rPr>
          <w:rFonts w:cs="Times New Roman"/>
        </w:rPr>
        <w:t xml:space="preserve"> (</w:t>
      </w:r>
      <w:r w:rsidR="00FD4FF3" w:rsidRPr="00EA0C6E">
        <w:rPr>
          <w:rFonts w:cs="Times New Roman"/>
        </w:rPr>
        <w:fldChar w:fldCharType="begin"/>
      </w:r>
      <w:r w:rsidR="00FD4FF3" w:rsidRPr="00EA0C6E">
        <w:rPr>
          <w:rFonts w:cs="Times New Roman"/>
        </w:rPr>
        <w:instrText xml:space="preserve"> REF _Ref226812485 \h </w:instrText>
      </w:r>
      <w:r w:rsidR="00F84B4D" w:rsidRPr="00EA0C6E">
        <w:rPr>
          <w:rFonts w:cs="Times New Roman"/>
        </w:rPr>
        <w:instrText xml:space="preserve"> \* MERGEFORMAT </w:instrText>
      </w:r>
      <w:r w:rsidR="00FD4FF3" w:rsidRPr="00EA0C6E">
        <w:rPr>
          <w:rFonts w:cs="Times New Roman"/>
        </w:rPr>
      </w:r>
      <w:r w:rsidR="00FD4FF3"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11</w:t>
      </w:r>
      <w:r w:rsidR="00FD4FF3" w:rsidRPr="00EA0C6E">
        <w:rPr>
          <w:rFonts w:cs="Times New Roman"/>
        </w:rPr>
        <w:fldChar w:fldCharType="end"/>
      </w:r>
      <w:r w:rsidR="00FD4FF3" w:rsidRPr="00EA0C6E">
        <w:rPr>
          <w:rFonts w:cs="Times New Roman"/>
        </w:rPr>
        <w:t xml:space="preserve">) είναι θέμα τύχης ανάλογα σε ποιο σημείο συγκέντρωσης θα τοποθετηθούν πλησιέστερα στην αρχή της προσομοίωσης. Το Σενάριο 4 παρουσιάζει </w:t>
      </w:r>
      <w:r w:rsidR="00F84B4D" w:rsidRPr="00EA0C6E">
        <w:rPr>
          <w:rFonts w:cs="Times New Roman"/>
        </w:rPr>
        <w:t xml:space="preserve">καλύτερα αποτελέσματα έναντι των 1 και 2, καθώς έχει μικρότερο πλήθος «πρακτόρων» για </w:t>
      </w:r>
      <m:oMath>
        <m:r>
          <m:rPr>
            <m:sty m:val="p"/>
          </m:rPr>
          <w:rPr>
            <w:rFonts w:ascii="Cambria Math" w:hAnsi="Cambria Math" w:cs="Times New Roman"/>
          </w:rPr>
          <m:t>TL&gt;2</m:t>
        </m:r>
      </m:oMath>
      <w:r w:rsidR="00F84B4D" w:rsidRPr="00EA0C6E">
        <w:rPr>
          <w:rFonts w:cs="Times New Roman"/>
        </w:rPr>
        <w:t>, όπου πλέον οι επιπτώσεις στην υγεία γίνονται μη αναστρέψιμες (</w:t>
      </w:r>
      <w:r w:rsidR="00F84B4D" w:rsidRPr="00EA0C6E">
        <w:rPr>
          <w:rFonts w:cs="Times New Roman"/>
        </w:rPr>
        <w:fldChar w:fldCharType="begin"/>
      </w:r>
      <w:r w:rsidR="00F84B4D" w:rsidRPr="00EA0C6E">
        <w:rPr>
          <w:rFonts w:cs="Times New Roman"/>
        </w:rPr>
        <w:instrText xml:space="preserve"> REF _Ref227229386 \w \h  \* MERGEFORMAT </w:instrText>
      </w:r>
      <w:r w:rsidR="00F84B4D" w:rsidRPr="00EA0C6E">
        <w:rPr>
          <w:rFonts w:cs="Times New Roman"/>
        </w:rPr>
      </w:r>
      <w:r w:rsidR="00F84B4D" w:rsidRPr="00EA0C6E">
        <w:rPr>
          <w:rFonts w:cs="Times New Roman"/>
        </w:rPr>
        <w:fldChar w:fldCharType="separate"/>
      </w:r>
      <w:r w:rsidR="00EA0C6E" w:rsidRPr="00EA0C6E">
        <w:rPr>
          <w:rFonts w:cs="Times New Roman"/>
        </w:rPr>
        <w:t>2.4</w:t>
      </w:r>
      <w:r w:rsidR="00F84B4D" w:rsidRPr="00EA0C6E">
        <w:rPr>
          <w:rFonts w:cs="Times New Roman"/>
        </w:rPr>
        <w:fldChar w:fldCharType="end"/>
      </w:r>
      <w:r w:rsidR="00F84B4D" w:rsidRPr="00EA0C6E">
        <w:rPr>
          <w:rFonts w:cs="Times New Roman"/>
        </w:rPr>
        <w:t xml:space="preserve">). Το Σενάριο 3 παρουσιάζει την πιο ασφαλή εκκένωση των «πρακτόρων», με το χαμηλότερο ποσοστό εκτεθειμένων με </w:t>
      </w:r>
      <m:oMath>
        <m:r>
          <m:rPr>
            <m:sty m:val="p"/>
          </m:rPr>
          <w:rPr>
            <w:rFonts w:ascii="Cambria Math" w:hAnsi="Cambria Math" w:cs="Times New Roman"/>
          </w:rPr>
          <m:t>TL&gt;2</m:t>
        </m:r>
      </m:oMath>
      <w:r w:rsidR="00F84B4D" w:rsidRPr="00EA0C6E">
        <w:rPr>
          <w:rFonts w:cs="Times New Roman"/>
        </w:rPr>
        <w:t>.</w:t>
      </w:r>
      <w:r w:rsidR="00813D96" w:rsidRPr="00EA0C6E">
        <w:rPr>
          <w:rFonts w:cs="Times New Roman"/>
        </w:rPr>
        <w:t xml:space="preserve"> </w:t>
      </w:r>
      <w:r w:rsidR="00F84B4D" w:rsidRPr="00EA0C6E">
        <w:rPr>
          <w:rFonts w:cs="Times New Roman"/>
        </w:rPr>
        <w:t xml:space="preserve">Ως προς την </w:t>
      </w:r>
      <w:r w:rsidR="006E14F1" w:rsidRPr="00EA0C6E">
        <w:rPr>
          <w:rFonts w:cs="Times New Roman"/>
        </w:rPr>
        <w:t>ανθεκτικότητα</w:t>
      </w:r>
      <w:r w:rsidR="00F84B4D" w:rsidRPr="00EA0C6E">
        <w:rPr>
          <w:rFonts w:cs="Times New Roman"/>
        </w:rPr>
        <w:t xml:space="preserve"> των ΑΕΔ, επειδή κατά την αύξηση του πλήθους των «πρακτόρων» δεν παρατηρείται σημαντική διαφορά στο προφίλ </w:t>
      </w:r>
      <w:r w:rsidR="00BD740F" w:rsidRPr="00EA0C6E">
        <w:rPr>
          <w:rFonts w:cs="Times New Roman"/>
        </w:rPr>
        <w:t xml:space="preserve">της κατανομής, μπορεί να προβλεφθεί η κατανομή του </w:t>
      </w:r>
      <w:r w:rsidR="00BD740F" w:rsidRPr="00EA0C6E">
        <w:rPr>
          <w:rFonts w:cs="Times New Roman"/>
          <w:lang w:val="en-US"/>
        </w:rPr>
        <w:t>TL</w:t>
      </w:r>
      <w:r w:rsidR="00BD740F" w:rsidRPr="00EA0C6E">
        <w:rPr>
          <w:rFonts w:cs="Times New Roman"/>
        </w:rPr>
        <w:t xml:space="preserve"> για έναν τυχαίο αριθμό «πρακτόρων» χωρίς να χρειάζεται να πραγματοποιηθεί εξολοκλήρου η προσομοίωση.</w:t>
      </w:r>
      <w:r w:rsidR="00813D96" w:rsidRPr="00EA0C6E">
        <w:rPr>
          <w:rFonts w:cs="Times New Roman"/>
        </w:rPr>
        <w:t xml:space="preserve"> Η σημασία </w:t>
      </w:r>
      <w:r w:rsidR="00813D96" w:rsidRPr="00EA0C6E">
        <w:rPr>
          <w:rFonts w:cs="Times New Roman"/>
        </w:rPr>
        <w:lastRenderedPageBreak/>
        <w:t xml:space="preserve">αυτής της πληροφορίας αξιοποιείται στην ενότητα </w:t>
      </w:r>
      <w:r w:rsidR="00813D96" w:rsidRPr="00EA0C6E">
        <w:rPr>
          <w:rFonts w:cs="Times New Roman"/>
        </w:rPr>
        <w:fldChar w:fldCharType="begin"/>
      </w:r>
      <w:r w:rsidR="00813D96" w:rsidRPr="00EA0C6E">
        <w:rPr>
          <w:rFonts w:cs="Times New Roman"/>
        </w:rPr>
        <w:instrText xml:space="preserve"> REF _Ref227302966 \w \h </w:instrText>
      </w:r>
      <w:r w:rsidR="006B1188" w:rsidRPr="00EA0C6E">
        <w:rPr>
          <w:rFonts w:cs="Times New Roman"/>
        </w:rPr>
        <w:instrText xml:space="preserve"> \* MERGEFORMAT </w:instrText>
      </w:r>
      <w:r w:rsidR="00813D96" w:rsidRPr="00EA0C6E">
        <w:rPr>
          <w:rFonts w:cs="Times New Roman"/>
        </w:rPr>
      </w:r>
      <w:r w:rsidR="00813D96" w:rsidRPr="00EA0C6E">
        <w:rPr>
          <w:rFonts w:cs="Times New Roman"/>
        </w:rPr>
        <w:fldChar w:fldCharType="separate"/>
      </w:r>
      <w:r w:rsidR="00EA0C6E" w:rsidRPr="00EA0C6E">
        <w:rPr>
          <w:rFonts w:cs="Times New Roman"/>
        </w:rPr>
        <w:t>3.3</w:t>
      </w:r>
      <w:r w:rsidR="00813D96" w:rsidRPr="00EA0C6E">
        <w:rPr>
          <w:rFonts w:cs="Times New Roman"/>
        </w:rPr>
        <w:fldChar w:fldCharType="end"/>
      </w:r>
      <w:r w:rsidR="00813D96" w:rsidRPr="00EA0C6E">
        <w:rPr>
          <w:rFonts w:cs="Times New Roman"/>
        </w:rPr>
        <w:t>.</w:t>
      </w:r>
    </w:p>
    <w:p w14:paraId="0C04DBB9" w14:textId="77777777" w:rsidR="00813D96" w:rsidRPr="00EA0C6E" w:rsidRDefault="00813D96" w:rsidP="00692537">
      <w:pPr>
        <w:rPr>
          <w:rFonts w:cs="Times New Roman"/>
        </w:rPr>
      </w:pPr>
    </w:p>
    <w:p w14:paraId="78EB9936" w14:textId="77777777" w:rsidR="00813D96" w:rsidRPr="00EA0C6E" w:rsidRDefault="00B40D5E" w:rsidP="00813D96">
      <w:pPr>
        <w:pStyle w:val="Heading2"/>
      </w:pPr>
      <w:r w:rsidRPr="00EA0C6E">
        <w:t xml:space="preserve"> </w:t>
      </w:r>
      <w:bookmarkStart w:id="209" w:name="_Ref227302966"/>
      <w:bookmarkStart w:id="210" w:name="_Toc227411787"/>
      <w:r w:rsidR="00813D96" w:rsidRPr="00EA0C6E">
        <w:t>Επιρροή της τοποθεσίας των σημείων συγκέντρωσης</w:t>
      </w:r>
      <w:bookmarkEnd w:id="209"/>
      <w:bookmarkEnd w:id="210"/>
    </w:p>
    <w:p w14:paraId="5E2FC94D" w14:textId="43C97F05" w:rsidR="0072272B" w:rsidRPr="00EA0C6E" w:rsidRDefault="00813D96" w:rsidP="008353D7">
      <w:pPr>
        <w:rPr>
          <w:rFonts w:cs="Times New Roman"/>
        </w:rPr>
      </w:pPr>
      <w:r w:rsidRPr="00EA0C6E">
        <w:rPr>
          <w:rFonts w:cs="Times New Roman"/>
        </w:rPr>
        <w:t>Όπως αναφέρθηκε</w:t>
      </w:r>
      <w:r w:rsidR="00CD22F9" w:rsidRPr="00EA0C6E">
        <w:rPr>
          <w:rFonts w:cs="Times New Roman"/>
        </w:rPr>
        <w:t xml:space="preserve"> νωρίτερα</w:t>
      </w:r>
      <w:r w:rsidRPr="00EA0C6E">
        <w:rPr>
          <w:rFonts w:cs="Times New Roman"/>
        </w:rPr>
        <w:t xml:space="preserve">, </w:t>
      </w:r>
      <w:r w:rsidR="00CD22F9" w:rsidRPr="00EA0C6E">
        <w:rPr>
          <w:rFonts w:cs="Times New Roman"/>
        </w:rPr>
        <w:t xml:space="preserve">ένας από τους στόχους της εργασίας </w:t>
      </w:r>
      <w:r w:rsidR="008D2DC1" w:rsidRPr="00EA0C6E">
        <w:rPr>
          <w:rFonts w:cs="Times New Roman"/>
        </w:rPr>
        <w:t>είναι η ανάδειξη των επιπτώσεων του πλήθους και της τοποθεσίας των σημείων συγκέντρωσης (</w:t>
      </w:r>
      <w:r w:rsidR="008D2DC1" w:rsidRPr="00EA0C6E">
        <w:rPr>
          <w:rFonts w:cs="Times New Roman"/>
          <w:lang w:val="en-US"/>
        </w:rPr>
        <w:t>muster</w:t>
      </w:r>
      <w:r w:rsidR="008D2DC1" w:rsidRPr="00EA0C6E">
        <w:rPr>
          <w:rFonts w:cs="Times New Roman"/>
        </w:rPr>
        <w:t xml:space="preserve"> </w:t>
      </w:r>
      <w:r w:rsidR="008D2DC1" w:rsidRPr="00EA0C6E">
        <w:rPr>
          <w:rFonts w:cs="Times New Roman"/>
          <w:lang w:val="en-US"/>
        </w:rPr>
        <w:t>points</w:t>
      </w:r>
      <w:r w:rsidR="008D2DC1" w:rsidRPr="00EA0C6E">
        <w:rPr>
          <w:rFonts w:cs="Times New Roman"/>
        </w:rPr>
        <w:t xml:space="preserve">), κατά τον σχεδιασμό των μοντέλων εκκένωσης. </w:t>
      </w:r>
      <w:r w:rsidR="00914A5F" w:rsidRPr="00EA0C6E">
        <w:rPr>
          <w:rFonts w:cs="Times New Roman"/>
        </w:rPr>
        <w:t>Για την επίτευξη αυτού του σκοπού επιλέγεται</w:t>
      </w:r>
      <w:r w:rsidR="008D2DC1" w:rsidRPr="00EA0C6E">
        <w:rPr>
          <w:rFonts w:cs="Times New Roman"/>
        </w:rPr>
        <w:t xml:space="preserve"> ο ΑΕΔ του Τρίτου Σεναρίου</w:t>
      </w:r>
      <w:r w:rsidR="00914A5F" w:rsidRPr="00EA0C6E">
        <w:rPr>
          <w:rFonts w:cs="Times New Roman"/>
        </w:rPr>
        <w:t>. Οι βασικοί λόγοι που πραγματοποιείται αυτή η επιλογή είναι διότι έχει αποδειχθεί ανωτέρω (</w:t>
      </w:r>
      <w:r w:rsidR="00914A5F" w:rsidRPr="00EA0C6E">
        <w:rPr>
          <w:rFonts w:cs="Times New Roman"/>
        </w:rPr>
        <w:fldChar w:fldCharType="begin"/>
      </w:r>
      <w:r w:rsidR="00914A5F" w:rsidRPr="00EA0C6E">
        <w:rPr>
          <w:rFonts w:cs="Times New Roman"/>
        </w:rPr>
        <w:instrText xml:space="preserve"> REF _Ref227320897 \w \h </w:instrText>
      </w:r>
      <w:r w:rsidR="001712F5" w:rsidRPr="00EA0C6E">
        <w:rPr>
          <w:rFonts w:cs="Times New Roman"/>
        </w:rPr>
        <w:instrText xml:space="preserve"> \* MERGEFORMAT </w:instrText>
      </w:r>
      <w:r w:rsidR="00914A5F" w:rsidRPr="00EA0C6E">
        <w:rPr>
          <w:rFonts w:cs="Times New Roman"/>
        </w:rPr>
      </w:r>
      <w:r w:rsidR="00914A5F" w:rsidRPr="00EA0C6E">
        <w:rPr>
          <w:rFonts w:cs="Times New Roman"/>
        </w:rPr>
        <w:fldChar w:fldCharType="separate"/>
      </w:r>
      <w:r w:rsidR="00EA0C6E" w:rsidRPr="00EA0C6E">
        <w:rPr>
          <w:rFonts w:cs="Times New Roman"/>
        </w:rPr>
        <w:t>3.1</w:t>
      </w:r>
      <w:r w:rsidR="00914A5F" w:rsidRPr="00EA0C6E">
        <w:rPr>
          <w:rFonts w:cs="Times New Roman"/>
        </w:rPr>
        <w:fldChar w:fldCharType="end"/>
      </w:r>
      <w:r w:rsidR="00914A5F" w:rsidRPr="00EA0C6E">
        <w:rPr>
          <w:rFonts w:cs="Times New Roman"/>
        </w:rPr>
        <w:t xml:space="preserve"> και </w:t>
      </w:r>
      <w:r w:rsidR="00914A5F" w:rsidRPr="00EA0C6E">
        <w:rPr>
          <w:rFonts w:cs="Times New Roman"/>
        </w:rPr>
        <w:fldChar w:fldCharType="begin"/>
      </w:r>
      <w:r w:rsidR="00914A5F" w:rsidRPr="00EA0C6E">
        <w:rPr>
          <w:rFonts w:cs="Times New Roman"/>
        </w:rPr>
        <w:instrText xml:space="preserve"> REF _Ref227296360 \w \h </w:instrText>
      </w:r>
      <w:r w:rsidR="001712F5" w:rsidRPr="00EA0C6E">
        <w:rPr>
          <w:rFonts w:cs="Times New Roman"/>
        </w:rPr>
        <w:instrText xml:space="preserve"> \* MERGEFORMAT </w:instrText>
      </w:r>
      <w:r w:rsidR="00914A5F" w:rsidRPr="00EA0C6E">
        <w:rPr>
          <w:rFonts w:cs="Times New Roman"/>
        </w:rPr>
      </w:r>
      <w:r w:rsidR="00914A5F" w:rsidRPr="00EA0C6E">
        <w:rPr>
          <w:rFonts w:cs="Times New Roman"/>
        </w:rPr>
        <w:fldChar w:fldCharType="separate"/>
      </w:r>
      <w:r w:rsidR="00EA0C6E" w:rsidRPr="00EA0C6E">
        <w:rPr>
          <w:rFonts w:cs="Times New Roman"/>
        </w:rPr>
        <w:t>3.2</w:t>
      </w:r>
      <w:r w:rsidR="00914A5F" w:rsidRPr="00EA0C6E">
        <w:rPr>
          <w:rFonts w:cs="Times New Roman"/>
        </w:rPr>
        <w:fldChar w:fldCharType="end"/>
      </w:r>
      <w:r w:rsidR="00914A5F" w:rsidRPr="00EA0C6E">
        <w:rPr>
          <w:rFonts w:cs="Times New Roman"/>
        </w:rPr>
        <w:t xml:space="preserve">) ότι ανεξάρτητα από το πλήθος των «πρακτόρων» που χρησιμοποιεί, παρουσιάζει σταθερά αποτελέσματα ως προς την κατανομή του </w:t>
      </w:r>
      <w:r w:rsidR="00914A5F" w:rsidRPr="00EA0C6E">
        <w:rPr>
          <w:rFonts w:cs="Times New Roman"/>
          <w:lang w:val="en-US"/>
        </w:rPr>
        <w:t>TL</w:t>
      </w:r>
      <w:r w:rsidR="00914A5F" w:rsidRPr="00EA0C6E">
        <w:rPr>
          <w:rFonts w:cs="Times New Roman"/>
        </w:rPr>
        <w:t xml:space="preserve">, ενώ για </w:t>
      </w:r>
      <w:r w:rsidR="0072272B" w:rsidRPr="00EA0C6E">
        <w:rPr>
          <w:rFonts w:cs="Times New Roman"/>
        </w:rPr>
        <w:t xml:space="preserve">λίγους πράκτορες η ταχύτητά του είναι ικανοποιητική και καλύτερη από αυτή του ΑΕΔ του Σεναρίου 4. </w:t>
      </w:r>
      <w:r w:rsidR="00C07B1F" w:rsidRPr="00EA0C6E">
        <w:rPr>
          <w:rFonts w:cs="Times New Roman"/>
        </w:rPr>
        <w:t>Γι’ αυτό το λόγο επιλέχθηκαν να χρησιμοποιηθούν 10 πράκτορες για την ακόλουθη προσομοίωση.</w:t>
      </w:r>
    </w:p>
    <w:p w14:paraId="73F735FC" w14:textId="3E53DD8F" w:rsidR="00C72027" w:rsidRPr="00EA0C6E" w:rsidRDefault="0072272B" w:rsidP="008353D7">
      <w:pPr>
        <w:rPr>
          <w:rFonts w:cs="Times New Roman"/>
        </w:rPr>
      </w:pPr>
      <w:r w:rsidRPr="00EA0C6E">
        <w:rPr>
          <w:rFonts w:cs="Times New Roman"/>
        </w:rPr>
        <w:t xml:space="preserve">Πραγματοποιήθηκε συστηματική δειγματοληψία για </w:t>
      </w:r>
      <w:r w:rsidR="00711425" w:rsidRPr="00EA0C6E">
        <w:rPr>
          <w:rFonts w:cs="Times New Roman"/>
        </w:rPr>
        <w:t>50</w:t>
      </w:r>
      <w:r w:rsidRPr="00EA0C6E">
        <w:rPr>
          <w:rFonts w:cs="Times New Roman"/>
        </w:rPr>
        <w:t xml:space="preserve"> συνδυασμούς εξόδων</w:t>
      </w:r>
      <w:r w:rsidR="00E94081" w:rsidRPr="00EA0C6E">
        <w:rPr>
          <w:rFonts w:cs="Times New Roman"/>
        </w:rPr>
        <w:t>.</w:t>
      </w:r>
      <w:r w:rsidR="00711425" w:rsidRPr="00EA0C6E">
        <w:rPr>
          <w:rFonts w:cs="Times New Roman"/>
        </w:rPr>
        <w:t xml:space="preserve"> Συγκεκριμένα, οι συνδυασμοί κυμαίνονταν από 1 έως 8 ενεργά σημεία συγκέντρωσης. Υπήρχε τυχαιότητα στον τρόπο </w:t>
      </w:r>
      <w:r w:rsidR="00075227" w:rsidRPr="00EA0C6E">
        <w:rPr>
          <w:rFonts w:cs="Times New Roman"/>
        </w:rPr>
        <w:t>επιλογής των διαθέσιμων ενεργών σημείων</w:t>
      </w:r>
      <w:r w:rsidR="00711425" w:rsidRPr="00EA0C6E">
        <w:rPr>
          <w:rFonts w:cs="Times New Roman"/>
        </w:rPr>
        <w:t>, διατηρώντας ωστόσο την μοναδικότητα του κάθε συνδυασμού.</w:t>
      </w:r>
      <w:r w:rsidR="00E94081" w:rsidRPr="00EA0C6E">
        <w:rPr>
          <w:rFonts w:cs="Times New Roman"/>
        </w:rPr>
        <w:t xml:space="preserve"> Στο </w:t>
      </w:r>
      <w:r w:rsidR="00C72027" w:rsidRPr="00EA0C6E">
        <w:rPr>
          <w:rFonts w:cs="Times New Roman"/>
        </w:rPr>
        <w:fldChar w:fldCharType="begin"/>
      </w:r>
      <w:r w:rsidR="00C72027" w:rsidRPr="00EA0C6E">
        <w:rPr>
          <w:rFonts w:cs="Times New Roman"/>
        </w:rPr>
        <w:instrText xml:space="preserve"> REF _Ref227400829 \h </w:instrText>
      </w:r>
      <w:r w:rsidR="00C72027" w:rsidRPr="00EA0C6E">
        <w:rPr>
          <w:rFonts w:cs="Times New Roman"/>
        </w:rPr>
      </w:r>
      <w:r w:rsidR="00EA0C6E">
        <w:rPr>
          <w:rFonts w:cs="Times New Roman"/>
        </w:rPr>
        <w:instrText xml:space="preserve"> \* MERGEFORMAT </w:instrText>
      </w:r>
      <w:r w:rsidR="00C72027" w:rsidRPr="00EA0C6E">
        <w:rPr>
          <w:rFonts w:cs="Times New Roman"/>
        </w:rPr>
        <w:fldChar w:fldCharType="separate"/>
      </w:r>
      <w:r w:rsidR="00EA0C6E" w:rsidRPr="00EA0C6E">
        <w:rPr>
          <w:rFonts w:cs="Times New Roman"/>
        </w:rPr>
        <w:t xml:space="preserve">Σχήμα </w:t>
      </w:r>
      <w:r w:rsidR="00EA0C6E" w:rsidRPr="00EA0C6E">
        <w:rPr>
          <w:rFonts w:cs="Times New Roman"/>
          <w:noProof/>
        </w:rPr>
        <w:t>20</w:t>
      </w:r>
      <w:r w:rsidR="00C72027" w:rsidRPr="00EA0C6E">
        <w:rPr>
          <w:rFonts w:cs="Times New Roman"/>
        </w:rPr>
        <w:fldChar w:fldCharType="end"/>
      </w:r>
      <w:r w:rsidR="00C72027" w:rsidRPr="00EA0C6E">
        <w:rPr>
          <w:rFonts w:cs="Times New Roman"/>
        </w:rPr>
        <w:t xml:space="preserve"> </w:t>
      </w:r>
      <w:r w:rsidR="00E94081" w:rsidRPr="00EA0C6E">
        <w:rPr>
          <w:rFonts w:cs="Times New Roman"/>
        </w:rPr>
        <w:t xml:space="preserve">παρουσιάζεται η συχνότητα εμφάνισης </w:t>
      </w:r>
      <w:r w:rsidR="00C72027" w:rsidRPr="00EA0C6E">
        <w:rPr>
          <w:rFonts w:cs="Times New Roman"/>
        </w:rPr>
        <w:t xml:space="preserve">του κάθε δυνατού σημείου συγκέντρωσης (βλέπε </w:t>
      </w:r>
      <w:r w:rsidR="002C7AC2" w:rsidRPr="00EA0C6E">
        <w:rPr>
          <w:rFonts w:cs="Times New Roman"/>
        </w:rPr>
        <w:fldChar w:fldCharType="begin"/>
      </w:r>
      <w:r w:rsidR="002C7AC2" w:rsidRPr="00EA0C6E">
        <w:rPr>
          <w:rFonts w:cs="Times New Roman"/>
        </w:rPr>
        <w:instrText xml:space="preserve"> REF _Ref227282011 \h </w:instrText>
      </w:r>
      <w:r w:rsidR="002C7AC2" w:rsidRPr="00EA0C6E">
        <w:rPr>
          <w:rFonts w:cs="Times New Roman"/>
        </w:rPr>
      </w:r>
      <w:r w:rsidR="00EA0C6E">
        <w:rPr>
          <w:rFonts w:cs="Times New Roman"/>
        </w:rPr>
        <w:instrText xml:space="preserve"> \* MERGEFORMAT </w:instrText>
      </w:r>
      <w:r w:rsidR="002C7AC2"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12</w:t>
      </w:r>
      <w:r w:rsidR="002C7AC2" w:rsidRPr="00EA0C6E">
        <w:rPr>
          <w:rFonts w:cs="Times New Roman"/>
        </w:rPr>
        <w:fldChar w:fldCharType="end"/>
      </w:r>
      <w:r w:rsidR="002C7AC2" w:rsidRPr="00EA0C6E">
        <w:rPr>
          <w:rFonts w:cs="Times New Roman"/>
        </w:rPr>
        <w:t>β</w:t>
      </w:r>
      <w:r w:rsidR="00C72027" w:rsidRPr="00EA0C6E">
        <w:rPr>
          <w:rFonts w:cs="Times New Roman"/>
        </w:rPr>
        <w:t>).</w:t>
      </w:r>
      <w:r w:rsidR="004554A8" w:rsidRPr="00EA0C6E">
        <w:rPr>
          <w:rFonts w:cs="Times New Roman"/>
        </w:rPr>
        <w:t xml:space="preserve"> Η πορτοκαλ</w:t>
      </w:r>
      <w:r w:rsidR="00294B6F" w:rsidRPr="00EA0C6E">
        <w:rPr>
          <w:rFonts w:cs="Times New Roman"/>
        </w:rPr>
        <w:t>ή</w:t>
      </w:r>
      <w:r w:rsidR="004554A8" w:rsidRPr="00EA0C6E">
        <w:rPr>
          <w:rFonts w:cs="Times New Roman"/>
        </w:rPr>
        <w:t xml:space="preserve"> γραμμή στο 36% χαρακτηρίζει τον μέσο όρο της συχνότητας, ενώ είναι προφανές πως </w:t>
      </w:r>
      <w:r w:rsidR="00C112B4" w:rsidRPr="00EA0C6E">
        <w:rPr>
          <w:rFonts w:cs="Times New Roman"/>
        </w:rPr>
        <w:t xml:space="preserve">στο δείγμα των συνδυασμών που παρατίθεται υπάρχει καλή κατανομή στο ποσοστό εμφάνισης της κάθε μιας δυνατής εξόδου, με την Έξοδο 15 (άνω άκρο συχνότητας εμφάνισης) να εμφανίζεται στο 50% του δείγματος και την έξοδο 16 στο 28% </w:t>
      </w:r>
      <w:r w:rsidR="00C112B4" w:rsidRPr="00EA0C6E">
        <w:rPr>
          <w:rFonts w:cs="Times New Roman"/>
        </w:rPr>
        <w:t>(</w:t>
      </w:r>
      <w:r w:rsidR="00C112B4" w:rsidRPr="00EA0C6E">
        <w:rPr>
          <w:rFonts w:cs="Times New Roman"/>
        </w:rPr>
        <w:t>κάτω</w:t>
      </w:r>
      <w:r w:rsidR="00C112B4" w:rsidRPr="00EA0C6E">
        <w:rPr>
          <w:rFonts w:cs="Times New Roman"/>
        </w:rPr>
        <w:t xml:space="preserve"> άκρο συχνότητας εμφάνισης)</w:t>
      </w:r>
      <w:r w:rsidR="00C112B4" w:rsidRPr="00EA0C6E">
        <w:rPr>
          <w:rFonts w:cs="Times New Roman"/>
        </w:rPr>
        <w:t>.</w:t>
      </w:r>
    </w:p>
    <w:p w14:paraId="1E702ECB" w14:textId="77777777" w:rsidR="00C72027" w:rsidRPr="00EA0C6E" w:rsidRDefault="00C72027" w:rsidP="00C72027">
      <w:pPr>
        <w:keepNext/>
        <w:rPr>
          <w:rFonts w:cs="Times New Roman"/>
        </w:rPr>
      </w:pPr>
      <w:r w:rsidRPr="00EA0C6E">
        <w:rPr>
          <w:rFonts w:cs="Times New Roman"/>
          <w:noProof/>
        </w:rPr>
        <w:drawing>
          <wp:inline distT="0" distB="0" distL="0" distR="0" wp14:anchorId="4EA7CB71" wp14:editId="3817B3F4">
            <wp:extent cx="6300000" cy="3060000"/>
            <wp:effectExtent l="0" t="0" r="5715" b="7620"/>
            <wp:docPr id="140568215" name="Chart 1">
              <a:extLst xmlns:a="http://schemas.openxmlformats.org/drawingml/2006/main">
                <a:ext uri="{FF2B5EF4-FFF2-40B4-BE49-F238E27FC236}">
                  <a16:creationId xmlns:a16="http://schemas.microsoft.com/office/drawing/2014/main" id="{79200810-678D-A38F-2BAA-278F5977AF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BAFBA93" w14:textId="0C038F4F" w:rsidR="00C72027" w:rsidRPr="00EA0C6E" w:rsidRDefault="00C72027" w:rsidP="00C72027">
      <w:pPr>
        <w:pStyle w:val="Caption"/>
        <w:rPr>
          <w:rFonts w:cs="Times New Roman"/>
        </w:rPr>
      </w:pPr>
      <w:bookmarkStart w:id="211" w:name="_Ref227400829"/>
      <w:bookmarkStart w:id="212" w:name="_Toc227411833"/>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20</w:t>
      </w:r>
      <w:r w:rsidRPr="00EA0C6E">
        <w:rPr>
          <w:rFonts w:cs="Times New Roman"/>
        </w:rPr>
        <w:fldChar w:fldCharType="end"/>
      </w:r>
      <w:bookmarkEnd w:id="211"/>
      <w:r w:rsidRPr="00EA0C6E">
        <w:rPr>
          <w:rFonts w:cs="Times New Roman"/>
        </w:rPr>
        <w:t>. Συχνότητα εμφάνισης σημείου συγκέντρωσης στην προσομοίωση</w:t>
      </w:r>
      <w:bookmarkEnd w:id="212"/>
    </w:p>
    <w:p w14:paraId="54284F93" w14:textId="52611FA0" w:rsidR="0072272B" w:rsidRPr="00EA0C6E" w:rsidRDefault="00C112B4" w:rsidP="008353D7">
      <w:pPr>
        <w:rPr>
          <w:rFonts w:cs="Times New Roman"/>
        </w:rPr>
      </w:pPr>
      <w:r w:rsidRPr="00EA0C6E">
        <w:rPr>
          <w:rFonts w:cs="Times New Roman"/>
        </w:rPr>
        <w:t>Ως προς τα αποτελέσματα, κ</w:t>
      </w:r>
      <w:r w:rsidR="0072272B" w:rsidRPr="00EA0C6E">
        <w:rPr>
          <w:rFonts w:cs="Times New Roman"/>
        </w:rPr>
        <w:t>αταγράφηκε ο επιμερισμός του υπολογιστικού κόστους</w:t>
      </w:r>
      <w:r w:rsidR="00C14C55" w:rsidRPr="00EA0C6E">
        <w:rPr>
          <w:rFonts w:cs="Times New Roman"/>
        </w:rPr>
        <w:t xml:space="preserve"> (</w:t>
      </w:r>
      <w:r w:rsidR="00086826" w:rsidRPr="00EA0C6E">
        <w:rPr>
          <w:rFonts w:cs="Times New Roman"/>
        </w:rPr>
        <w:fldChar w:fldCharType="begin"/>
      </w:r>
      <w:r w:rsidR="00086826" w:rsidRPr="00EA0C6E">
        <w:rPr>
          <w:rFonts w:cs="Times New Roman"/>
        </w:rPr>
        <w:instrText xml:space="preserve"> REF _Ref227327978 \h </w:instrText>
      </w:r>
      <w:r w:rsidR="00A52012" w:rsidRPr="00EA0C6E">
        <w:rPr>
          <w:rFonts w:cs="Times New Roman"/>
        </w:rPr>
        <w:instrText xml:space="preserve"> \* MERGEFORMAT </w:instrText>
      </w:r>
      <w:r w:rsidR="00086826" w:rsidRPr="00EA0C6E">
        <w:rPr>
          <w:rFonts w:cs="Times New Roman"/>
        </w:rPr>
      </w:r>
      <w:r w:rsidR="00086826" w:rsidRPr="00EA0C6E">
        <w:rPr>
          <w:rFonts w:cs="Times New Roman"/>
        </w:rPr>
        <w:fldChar w:fldCharType="separate"/>
      </w:r>
      <w:r w:rsidR="00EA0C6E" w:rsidRPr="00EA0C6E">
        <w:rPr>
          <w:rFonts w:cs="Times New Roman"/>
        </w:rPr>
        <w:t xml:space="preserve">Σχήμα </w:t>
      </w:r>
      <w:r w:rsidR="00EA0C6E" w:rsidRPr="00EA0C6E">
        <w:rPr>
          <w:rFonts w:cs="Times New Roman"/>
          <w:noProof/>
        </w:rPr>
        <w:t>21</w:t>
      </w:r>
      <w:r w:rsidR="00086826" w:rsidRPr="00EA0C6E">
        <w:rPr>
          <w:rFonts w:cs="Times New Roman"/>
        </w:rPr>
        <w:fldChar w:fldCharType="end"/>
      </w:r>
      <w:r w:rsidR="00C14C55" w:rsidRPr="00EA0C6E">
        <w:rPr>
          <w:rFonts w:cs="Times New Roman"/>
        </w:rPr>
        <w:t>)</w:t>
      </w:r>
      <w:r w:rsidR="0072272B" w:rsidRPr="00EA0C6E">
        <w:rPr>
          <w:rFonts w:cs="Times New Roman"/>
        </w:rPr>
        <w:t>, μαζί με έναν συγκριτικό δείκτη αθροιστικής τοξικής επιβάρυνσης</w:t>
      </w:r>
      <w:r w:rsidR="00C14C55" w:rsidRPr="00EA0C6E">
        <w:rPr>
          <w:rFonts w:cs="Times New Roman"/>
        </w:rPr>
        <w:t xml:space="preserve"> ανά «πράκτορα» και</w:t>
      </w:r>
      <w:r w:rsidR="0072272B" w:rsidRPr="00EA0C6E">
        <w:rPr>
          <w:rFonts w:cs="Times New Roman"/>
        </w:rPr>
        <w:t xml:space="preserve"> ανά συνδυασμό</w:t>
      </w:r>
      <w:r w:rsidR="00C14C55" w:rsidRPr="00EA0C6E">
        <w:rPr>
          <w:rFonts w:cs="Times New Roman"/>
        </w:rPr>
        <w:t xml:space="preserve"> (</w:t>
      </w:r>
      <w:r w:rsidR="00086826" w:rsidRPr="00EA0C6E">
        <w:rPr>
          <w:rFonts w:cs="Times New Roman"/>
        </w:rPr>
        <w:fldChar w:fldCharType="begin"/>
      </w:r>
      <w:r w:rsidR="00086826" w:rsidRPr="00EA0C6E">
        <w:rPr>
          <w:rFonts w:cs="Times New Roman"/>
        </w:rPr>
        <w:instrText xml:space="preserve"> REF _Ref227327987 \h </w:instrText>
      </w:r>
      <w:r w:rsidR="00A52012" w:rsidRPr="00EA0C6E">
        <w:rPr>
          <w:rFonts w:cs="Times New Roman"/>
        </w:rPr>
        <w:instrText xml:space="preserve"> \* MERGEFORMAT </w:instrText>
      </w:r>
      <w:r w:rsidR="00086826" w:rsidRPr="00EA0C6E">
        <w:rPr>
          <w:rFonts w:cs="Times New Roman"/>
        </w:rPr>
      </w:r>
      <w:r w:rsidR="00086826" w:rsidRPr="00EA0C6E">
        <w:rPr>
          <w:rFonts w:cs="Times New Roman"/>
        </w:rPr>
        <w:fldChar w:fldCharType="separate"/>
      </w:r>
      <w:r w:rsidR="00EA0C6E" w:rsidRPr="00EA0C6E">
        <w:rPr>
          <w:rFonts w:cs="Times New Roman"/>
        </w:rPr>
        <w:t xml:space="preserve"> </w:t>
      </w:r>
      <w:r w:rsidR="00EA0C6E" w:rsidRPr="00EA0C6E">
        <w:rPr>
          <w:rFonts w:cs="Times New Roman"/>
        </w:rPr>
        <w:t>Σχήμα</w:t>
      </w:r>
      <w:r w:rsidR="00EA0C6E" w:rsidRPr="00EA0C6E">
        <w:rPr>
          <w:rFonts w:cs="Times New Roman"/>
          <w:noProof/>
        </w:rPr>
        <w:t xml:space="preserve"> </w:t>
      </w:r>
      <w:r w:rsidR="00EA0C6E" w:rsidRPr="00EA0C6E">
        <w:rPr>
          <w:rFonts w:cs="Times New Roman"/>
          <w:noProof/>
        </w:rPr>
        <w:t>22</w:t>
      </w:r>
      <w:r w:rsidR="00086826" w:rsidRPr="00EA0C6E">
        <w:rPr>
          <w:rFonts w:cs="Times New Roman"/>
        </w:rPr>
        <w:fldChar w:fldCharType="end"/>
      </w:r>
      <w:r w:rsidR="00C14C55" w:rsidRPr="00EA0C6E">
        <w:rPr>
          <w:rFonts w:cs="Times New Roman"/>
        </w:rPr>
        <w:t>)</w:t>
      </w:r>
      <w:r w:rsidR="0072272B" w:rsidRPr="00EA0C6E">
        <w:rPr>
          <w:rFonts w:cs="Times New Roman"/>
        </w:rPr>
        <w:t>.</w:t>
      </w:r>
      <w:r w:rsidRPr="00EA0C6E">
        <w:rPr>
          <w:rFonts w:cs="Times New Roman"/>
        </w:rPr>
        <w:t xml:space="preserve"> </w:t>
      </w:r>
      <w:r w:rsidRPr="00EA0C6E">
        <w:rPr>
          <w:rFonts w:cs="Times New Roman"/>
        </w:rPr>
        <w:t xml:space="preserve">Από το </w:t>
      </w:r>
      <w:r w:rsidRPr="00EA0C6E">
        <w:rPr>
          <w:rFonts w:cs="Times New Roman"/>
        </w:rPr>
        <w:fldChar w:fldCharType="begin"/>
      </w:r>
      <w:r w:rsidRPr="00EA0C6E">
        <w:rPr>
          <w:rFonts w:cs="Times New Roman"/>
        </w:rPr>
        <w:instrText xml:space="preserve"> REF _Ref227327978 \h  \* MERGEFORMAT </w:instrText>
      </w:r>
      <w:r w:rsidRPr="00EA0C6E">
        <w:rPr>
          <w:rFonts w:cs="Times New Roman"/>
        </w:rPr>
      </w:r>
      <w:r w:rsidRPr="00EA0C6E">
        <w:rPr>
          <w:rFonts w:cs="Times New Roman"/>
        </w:rPr>
        <w:fldChar w:fldCharType="separate"/>
      </w:r>
      <w:r w:rsidR="00EA0C6E" w:rsidRPr="00EA0C6E">
        <w:rPr>
          <w:rFonts w:cs="Times New Roman"/>
        </w:rPr>
        <w:t xml:space="preserve">Σχήμα </w:t>
      </w:r>
      <w:r w:rsidR="00EA0C6E" w:rsidRPr="00EA0C6E">
        <w:rPr>
          <w:rFonts w:cs="Times New Roman"/>
          <w:noProof/>
        </w:rPr>
        <w:t>21</w:t>
      </w:r>
      <w:r w:rsidRPr="00EA0C6E">
        <w:rPr>
          <w:rFonts w:cs="Times New Roman"/>
        </w:rPr>
        <w:fldChar w:fldCharType="end"/>
      </w:r>
      <w:r w:rsidRPr="00EA0C6E">
        <w:rPr>
          <w:rFonts w:cs="Times New Roman"/>
        </w:rPr>
        <w:t xml:space="preserve"> είναι φανερό ότι με μοναδιαία αύξηση των ενεργών σημείων συγκέντρωσης αυξάνεται σημαντικά ο συνολικός χρόνος της προσομοίωσης. Καθώς αυξάνεται ο αριθμός των ενεργών σημείων συγκέντρωσης (dests), το υπολογιστικό κόστος του μοντέλου αυξάνεται, επειδή για κάθε «πράκτορα» διευρύνεται το πλήθος των δυνατών αποφάσεων και απαιτούνται περισσότεροι έλεγχοι εναλλακτικών διαδρομών. Πρακτικά, η διαδικασία επιλογής προορισμού παύει να είναι δυαδική και μετατρέπεται σε αξιολόγηση πολλών υποψηφίων εξόδων, όπου κάθε υποψήφια έξοδος συνεπάγεται επιπλέον εκτιμήσεις κόστους. Σε δυναμικό περιβάλλον η αύξηση των σημείων συγκέντρωσης ενισχύει και το κόστος αναδρομολόγησης, καθώς οι ίδιοι υπολογισμοί επαναλαμβάνονται μετά από κάθε ενημέρωση του πεδίου κινδύνου. Επιπρόσθετα, αυξάνεται το κόστος διαχείρισης δεδομένων </w:t>
      </w:r>
      <w:r w:rsidRPr="00EA0C6E">
        <w:rPr>
          <w:rFonts w:cs="Times New Roman"/>
        </w:rPr>
        <w:lastRenderedPageBreak/>
        <w:t xml:space="preserve">(bookkeeping), το οποίο έχει ήδη υψηλό ο ΑΕΔ </w:t>
      </w:r>
      <w:r w:rsidRPr="00EA0C6E">
        <w:rPr>
          <w:rFonts w:cs="Times New Roman"/>
          <w:lang w:val="en-US"/>
        </w:rPr>
        <w:t>A</w:t>
      </w:r>
      <w:r w:rsidRPr="00EA0C6E">
        <w:rPr>
          <w:rFonts w:cs="Times New Roman"/>
        </w:rPr>
        <w:t>*</w:t>
      </w:r>
      <w:r w:rsidRPr="00EA0C6E">
        <w:rPr>
          <w:rFonts w:cs="Times New Roman"/>
        </w:rPr>
        <w:fldChar w:fldCharType="begin"/>
      </w:r>
      <w:r w:rsidRPr="00EA0C6E">
        <w:rPr>
          <w:rFonts w:cs="Times New Roman"/>
        </w:rPr>
        <w:instrText xml:space="preserve"> ADDIN EN.CITE &lt;EndNote&gt;&lt;Cite&gt;&lt;Author&gt;Russell&lt;/Author&gt;&lt;Year&gt;2020&lt;/Year&gt;&lt;RecNum&gt;45&lt;/RecNum&gt;&lt;DisplayText&gt;(Russell and Norvig, 2020)&lt;/DisplayText&gt;&lt;record&gt;&lt;rec-number&gt;45&lt;/rec-number&gt;&lt;foreign-keys&gt;&lt;key app="EN" db-id="dxs5p5de0w55t0erd255s0tbrzsd22z0ts0d" timestamp="1771767410"&gt;45&lt;/key&gt;&lt;/foreign-keys&gt;&lt;ref-type name="Book"&gt;6&lt;/ref-type&gt;&lt;contributors&gt;&lt;authors&gt;&lt;author&gt;Russell, Stuart&lt;/author&gt;&lt;author&gt;Norvig, Peter&lt;/author&gt;&lt;/authors&gt;&lt;/contributors&gt;&lt;titles&gt;&lt;title&gt;Artificial Intelligence: A Modern Approach&lt;/title&gt;&lt;/titles&gt;&lt;edition&gt;4&lt;/edition&gt;&lt;dates&gt;&lt;year&gt;2020&lt;/year&gt;&lt;/dates&gt;&lt;pub-location&gt;Hoboken, NJ&lt;/pub-location&gt;&lt;publisher&gt;Pearson&lt;/publisher&gt;&lt;isbn&gt;9780134610993&lt;/isbn&gt;&lt;urls&gt;&lt;related-urls&gt;&lt;url&gt;https://www.pearson.com/en-us/subject-catalog/p/artificial-intelligence-a-modern-approach/P200000003500/9780134610993&lt;/url&gt;&lt;/related-urls&gt;&lt;/urls&gt;&lt;/record&gt;&lt;/Cite&gt;&lt;/EndNote&gt;</w:instrText>
      </w:r>
      <w:r w:rsidRPr="00EA0C6E">
        <w:rPr>
          <w:rFonts w:cs="Times New Roman"/>
        </w:rPr>
        <w:fldChar w:fldCharType="separate"/>
      </w:r>
      <w:r w:rsidRPr="00EA0C6E">
        <w:rPr>
          <w:rFonts w:cs="Times New Roman"/>
          <w:noProof/>
        </w:rPr>
        <w:t>(</w:t>
      </w:r>
      <w:hyperlink w:anchor="_ENREF_62" w:tooltip="Russell, 2020 #45" w:history="1">
        <w:r w:rsidR="007E65F5" w:rsidRPr="00EA0C6E">
          <w:rPr>
            <w:rStyle w:val="Hyperlink"/>
            <w:rFonts w:cs="Times New Roman"/>
          </w:rPr>
          <w:t>Russell and Norvig, 2020</w:t>
        </w:r>
      </w:hyperlink>
      <w:r w:rsidRPr="00EA0C6E">
        <w:rPr>
          <w:rFonts w:cs="Times New Roman"/>
          <w:noProof/>
        </w:rPr>
        <w:t>)</w:t>
      </w:r>
      <w:r w:rsidRPr="00EA0C6E">
        <w:rPr>
          <w:rFonts w:cs="Times New Roman"/>
        </w:rPr>
        <w:fldChar w:fldCharType="end"/>
      </w:r>
      <w:r w:rsidRPr="00EA0C6E">
        <w:rPr>
          <w:rFonts w:cs="Times New Roman"/>
        </w:rPr>
        <w:t>, για την καταγραφή δεικτών ανά προορισμό και συνδυασμό εξόδων. Συνεπώς, η παρατηρούμενη αύξηση του χρόνου εκτέλεσης με περισσότερα ενεργά </w:t>
      </w:r>
      <w:r w:rsidR="00C07B1F" w:rsidRPr="00EA0C6E">
        <w:rPr>
          <w:rFonts w:cs="Times New Roman"/>
        </w:rPr>
        <w:t>σημεία συγκέντρωσης</w:t>
      </w:r>
      <w:r w:rsidRPr="00EA0C6E">
        <w:rPr>
          <w:rFonts w:cs="Times New Roman"/>
        </w:rPr>
        <w:t> είναι αναμενόμενη και συνάδει με τη δομή του προβλήματος δρομολόγησης σε περιβάλλον πολλαπλών εξόδων.</w:t>
      </w:r>
    </w:p>
    <w:p w14:paraId="57E99F9D" w14:textId="77777777" w:rsidR="00C14C55" w:rsidRPr="00EA0C6E" w:rsidRDefault="00C14C55" w:rsidP="008353D7">
      <w:pPr>
        <w:rPr>
          <w:rFonts w:cs="Times New Roman"/>
        </w:rPr>
      </w:pPr>
    </w:p>
    <w:p w14:paraId="36AA0D02" w14:textId="77777777" w:rsidR="00C14C55" w:rsidRPr="00EA0C6E" w:rsidRDefault="00C14C55" w:rsidP="00C14C55">
      <w:pPr>
        <w:keepNext/>
        <w:rPr>
          <w:rFonts w:cs="Times New Roman"/>
        </w:rPr>
      </w:pPr>
      <w:r w:rsidRPr="00EA0C6E">
        <w:rPr>
          <w:rFonts w:cs="Times New Roman"/>
          <w:noProof/>
        </w:rPr>
        <w:drawing>
          <wp:inline distT="0" distB="0" distL="0" distR="0" wp14:anchorId="2349322E" wp14:editId="7C1D9AB2">
            <wp:extent cx="6300000" cy="3060000"/>
            <wp:effectExtent l="0" t="0" r="5715" b="7620"/>
            <wp:docPr id="1196442729" name="Chart 1">
              <a:extLst xmlns:a="http://schemas.openxmlformats.org/drawingml/2006/main">
                <a:ext uri="{FF2B5EF4-FFF2-40B4-BE49-F238E27FC236}">
                  <a16:creationId xmlns:a16="http://schemas.microsoft.com/office/drawing/2014/main" id="{92D1BE48-F292-DE20-FF7B-A2F2B0D765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15F1F4A0" w14:textId="064FB60C" w:rsidR="00C14C55" w:rsidRPr="00EA0C6E" w:rsidRDefault="00C14C55" w:rsidP="00C14C55">
      <w:pPr>
        <w:pStyle w:val="Caption"/>
        <w:rPr>
          <w:rFonts w:cs="Times New Roman"/>
        </w:rPr>
      </w:pPr>
      <w:bookmarkStart w:id="213" w:name="_Ref227327978"/>
      <w:bookmarkStart w:id="214" w:name="_Toc227411834"/>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21</w:t>
      </w:r>
      <w:r w:rsidRPr="00EA0C6E">
        <w:rPr>
          <w:rFonts w:cs="Times New Roman"/>
        </w:rPr>
        <w:fldChar w:fldCharType="end"/>
      </w:r>
      <w:bookmarkEnd w:id="213"/>
      <w:r w:rsidRPr="00EA0C6E">
        <w:rPr>
          <w:rFonts w:cs="Times New Roman"/>
        </w:rPr>
        <w:t>. Συσχέτιση υπολογιστικού κόστους με το πλήθος των ενεργών σημείων συγκέντρωσης.</w:t>
      </w:r>
      <w:bookmarkEnd w:id="214"/>
    </w:p>
    <w:p w14:paraId="2EEBBFF9" w14:textId="246B023E" w:rsidR="00A15074" w:rsidRPr="00EA0C6E" w:rsidRDefault="00C112B4" w:rsidP="00C112B4">
      <w:pPr>
        <w:rPr>
          <w:rFonts w:cs="Times New Roman"/>
        </w:rPr>
      </w:pPr>
      <w:r w:rsidRPr="00EA0C6E">
        <w:rPr>
          <w:rFonts w:cs="Times New Roman"/>
        </w:rPr>
        <w:t xml:space="preserve">Από το </w:t>
      </w:r>
      <w:r w:rsidRPr="00EA0C6E">
        <w:rPr>
          <w:rFonts w:cs="Times New Roman"/>
        </w:rPr>
        <w:fldChar w:fldCharType="begin"/>
      </w:r>
      <w:r w:rsidRPr="00EA0C6E">
        <w:rPr>
          <w:rFonts w:cs="Times New Roman"/>
        </w:rPr>
        <w:instrText xml:space="preserve"> REF _Ref227327987 \h  \* MERGEFORMAT </w:instrText>
      </w:r>
      <w:r w:rsidRPr="00EA0C6E">
        <w:rPr>
          <w:rFonts w:cs="Times New Roman"/>
        </w:rPr>
      </w:r>
      <w:r w:rsidRPr="00EA0C6E">
        <w:rPr>
          <w:rFonts w:cs="Times New Roman"/>
        </w:rPr>
        <w:fldChar w:fldCharType="separate"/>
      </w:r>
      <w:r w:rsidR="00EA0C6E" w:rsidRPr="00EA0C6E">
        <w:rPr>
          <w:rFonts w:cs="Times New Roman"/>
        </w:rPr>
        <w:t xml:space="preserve"> </w:t>
      </w:r>
      <w:r w:rsidR="00EA0C6E" w:rsidRPr="00EA0C6E">
        <w:rPr>
          <w:rFonts w:cs="Times New Roman"/>
        </w:rPr>
        <w:t>Σχήμα</w:t>
      </w:r>
      <w:r w:rsidR="00EA0C6E" w:rsidRPr="00EA0C6E">
        <w:rPr>
          <w:rFonts w:cs="Times New Roman"/>
          <w:noProof/>
        </w:rPr>
        <w:t xml:space="preserve"> </w:t>
      </w:r>
      <w:r w:rsidR="00EA0C6E" w:rsidRPr="00EA0C6E">
        <w:rPr>
          <w:rFonts w:cs="Times New Roman"/>
          <w:noProof/>
        </w:rPr>
        <w:t>22</w:t>
      </w:r>
      <w:r w:rsidRPr="00EA0C6E">
        <w:rPr>
          <w:rFonts w:cs="Times New Roman"/>
        </w:rPr>
        <w:fldChar w:fldCharType="end"/>
      </w:r>
      <w:r w:rsidRPr="00EA0C6E">
        <w:rPr>
          <w:rFonts w:cs="Times New Roman"/>
        </w:rPr>
        <w:t xml:space="preserve"> επιβεβαιώνεται το γεγονός ότι όσο αυξάνουν τα ενεργά σημεία συγκέντρωσης και οι διαθέσιμες επιλογές που έχει ο «πράκτορας» για να εκκενωθεί, τόσο μειώνεται εκθετικά το μέσο </w:t>
      </w:r>
      <w:r w:rsidRPr="00EA0C6E">
        <w:rPr>
          <w:rFonts w:cs="Times New Roman"/>
          <w:lang w:val="en-US"/>
        </w:rPr>
        <w:t>TL</w:t>
      </w:r>
      <w:r w:rsidRPr="00EA0C6E">
        <w:rPr>
          <w:rFonts w:cs="Times New Roman"/>
        </w:rPr>
        <w:t xml:space="preserve"> στο οποίο εκτίθεται.</w:t>
      </w:r>
      <w:r w:rsidR="00C07B1F" w:rsidRPr="00EA0C6E">
        <w:rPr>
          <w:rFonts w:cs="Times New Roman"/>
        </w:rPr>
        <w:t xml:space="preserve"> Στον</w:t>
      </w:r>
      <w:r w:rsidR="00350BF0" w:rsidRPr="00EA0C6E">
        <w:rPr>
          <w:rFonts w:cs="Times New Roman"/>
        </w:rPr>
        <w:t xml:space="preserve"> Πίνακα 11 παρατίθενται οι συνδυασμοί που έφεραν για κάθε </w:t>
      </w:r>
      <w:r w:rsidR="007B035F" w:rsidRPr="00EA0C6E">
        <w:rPr>
          <w:rFonts w:cs="Times New Roman"/>
        </w:rPr>
        <w:t xml:space="preserve">πλήθος ενεργών σημείων το χαμηλότερο συνολικό </w:t>
      </w:r>
      <w:r w:rsidR="007B035F" w:rsidRPr="00EA0C6E">
        <w:rPr>
          <w:rFonts w:cs="Times New Roman"/>
          <w:lang w:val="en-US"/>
        </w:rPr>
        <w:t>TL</w:t>
      </w:r>
      <w:r w:rsidR="007B035F" w:rsidRPr="00EA0C6E">
        <w:rPr>
          <w:rFonts w:cs="Times New Roman"/>
        </w:rPr>
        <w:t>, ενώ στον</w:t>
      </w:r>
      <w:r w:rsidR="00C07B1F" w:rsidRPr="00EA0C6E">
        <w:rPr>
          <w:rFonts w:cs="Times New Roman"/>
        </w:rPr>
        <w:t xml:space="preserve"> Πίνακα 1</w:t>
      </w:r>
      <w:r w:rsidR="00350BF0" w:rsidRPr="00EA0C6E">
        <w:rPr>
          <w:rFonts w:cs="Times New Roman"/>
        </w:rPr>
        <w:t>2</w:t>
      </w:r>
      <w:r w:rsidR="00C07B1F" w:rsidRPr="00EA0C6E">
        <w:rPr>
          <w:rFonts w:cs="Times New Roman"/>
        </w:rPr>
        <w:t xml:space="preserve"> παρατίθενται οι συνδυασμοί που έφεραν ως αποτέλεσμα μηδενική έκθεση των «πρακτόρων» στο </w:t>
      </w:r>
      <w:r w:rsidR="007B035F" w:rsidRPr="00EA0C6E">
        <w:rPr>
          <w:rFonts w:cs="Times New Roman"/>
          <w:lang w:val="en-US"/>
        </w:rPr>
        <w:t>TL</w:t>
      </w:r>
      <w:r w:rsidR="00C07B1F" w:rsidRPr="00EA0C6E">
        <w:rPr>
          <w:rFonts w:cs="Times New Roman"/>
        </w:rPr>
        <w:t>.</w:t>
      </w:r>
      <w:r w:rsidR="00A15074" w:rsidRPr="00EA0C6E">
        <w:rPr>
          <w:rFonts w:cs="Times New Roman"/>
        </w:rPr>
        <w:t>΄</w:t>
      </w:r>
    </w:p>
    <w:p w14:paraId="33273EBE" w14:textId="246B023E" w:rsidR="00A15074" w:rsidRPr="00EA0C6E" w:rsidRDefault="00A15074" w:rsidP="00A15074">
      <w:pPr>
        <w:pStyle w:val="Caption"/>
        <w:rPr>
          <w:rFonts w:cs="Times New Roman"/>
        </w:rPr>
      </w:pPr>
      <w:bookmarkStart w:id="215" w:name="_Toc227411835"/>
      <w:r w:rsidRPr="00EA0C6E">
        <w:rPr>
          <w:rFonts w:cs="Times New Roman"/>
          <w:noProof/>
        </w:rPr>
        <w:drawing>
          <wp:inline distT="0" distB="0" distL="0" distR="0" wp14:anchorId="1D8356AD" wp14:editId="7D793C9D">
            <wp:extent cx="6300000" cy="3060000"/>
            <wp:effectExtent l="0" t="0" r="5715" b="7620"/>
            <wp:docPr id="627352285" name="Chart 1">
              <a:extLst xmlns:a="http://schemas.openxmlformats.org/drawingml/2006/main">
                <a:ext uri="{FF2B5EF4-FFF2-40B4-BE49-F238E27FC236}">
                  <a16:creationId xmlns:a16="http://schemas.microsoft.com/office/drawing/2014/main" id="{4C4F58B8-5544-3454-7F06-2F23F049C0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bookmarkStart w:id="216" w:name="_Ref227327987"/>
      <w:r w:rsidRPr="00EA0C6E">
        <w:rPr>
          <w:rFonts w:cs="Times New Roman"/>
        </w:rPr>
        <w:t xml:space="preserve"> </w:t>
      </w:r>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22</w:t>
      </w:r>
      <w:r w:rsidRPr="00EA0C6E">
        <w:rPr>
          <w:rFonts w:cs="Times New Roman"/>
        </w:rPr>
        <w:fldChar w:fldCharType="end"/>
      </w:r>
      <w:bookmarkEnd w:id="216"/>
      <w:r w:rsidRPr="00EA0C6E">
        <w:rPr>
          <w:rFonts w:cs="Times New Roman"/>
        </w:rPr>
        <w:t xml:space="preserve">. Συσχέτιση μέσου </w:t>
      </w:r>
      <w:r w:rsidRPr="00EA0C6E">
        <w:rPr>
          <w:rFonts w:cs="Times New Roman"/>
          <w:lang w:val="en-US"/>
        </w:rPr>
        <w:t>TL</w:t>
      </w:r>
      <w:r w:rsidRPr="00EA0C6E">
        <w:rPr>
          <w:rFonts w:cs="Times New Roman"/>
        </w:rPr>
        <w:t xml:space="preserve"> στο οποίο εκτίθεται ο πράκτορας με το πλήθος των ενεργών σημείων συγκέντρωσης.</w:t>
      </w:r>
      <w:bookmarkEnd w:id="215"/>
    </w:p>
    <w:p w14:paraId="7AE6ABBC" w14:textId="039EC9F5" w:rsidR="00C112B4" w:rsidRPr="00EA0C6E" w:rsidRDefault="00C112B4" w:rsidP="00C112B4">
      <w:pPr>
        <w:rPr>
          <w:rFonts w:cs="Times New Roman"/>
        </w:rPr>
      </w:pPr>
    </w:p>
    <w:p w14:paraId="05FDFE4B" w14:textId="77777777" w:rsidR="00A15074" w:rsidRPr="00EA0C6E" w:rsidRDefault="00A15074" w:rsidP="00C112B4">
      <w:pPr>
        <w:rPr>
          <w:rFonts w:cs="Times New Roman"/>
        </w:rPr>
      </w:pPr>
    </w:p>
    <w:tbl>
      <w:tblPr>
        <w:tblStyle w:val="GridTable4-Accent1"/>
        <w:tblW w:w="0" w:type="auto"/>
        <w:tblLook w:val="04A0" w:firstRow="1" w:lastRow="0" w:firstColumn="1" w:lastColumn="0" w:noHBand="0" w:noVBand="1"/>
      </w:tblPr>
      <w:tblGrid>
        <w:gridCol w:w="3582"/>
        <w:gridCol w:w="3419"/>
        <w:gridCol w:w="3069"/>
      </w:tblGrid>
      <w:tr w:rsidR="007B035F" w:rsidRPr="00EA0C6E" w14:paraId="0D56D3A1" w14:textId="131FF171" w:rsidTr="007B0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dxa"/>
            <w:vAlign w:val="center"/>
          </w:tcPr>
          <w:p w14:paraId="59CB9C9B" w14:textId="6ADDC819" w:rsidR="007B035F" w:rsidRPr="00EA0C6E" w:rsidRDefault="007B035F" w:rsidP="007B035F">
            <w:pPr>
              <w:jc w:val="center"/>
              <w:rPr>
                <w:rFonts w:cs="Times New Roman"/>
              </w:rPr>
            </w:pPr>
            <w:r w:rsidRPr="00EA0C6E">
              <w:rPr>
                <w:rFonts w:cs="Times New Roman"/>
              </w:rPr>
              <w:lastRenderedPageBreak/>
              <w:t xml:space="preserve">Συνδυασμός σημείων (βλέπε </w:t>
            </w:r>
            <w:r w:rsidRPr="00EA0C6E">
              <w:rPr>
                <w:rFonts w:cs="Times New Roman"/>
              </w:rPr>
              <w:fldChar w:fldCharType="begin"/>
            </w:r>
            <w:r w:rsidRPr="00EA0C6E">
              <w:rPr>
                <w:rFonts w:cs="Times New Roman"/>
              </w:rPr>
              <w:instrText xml:space="preserve"> REF _Ref227282011 \h </w:instrText>
            </w:r>
            <w:r w:rsidRPr="00EA0C6E">
              <w:rPr>
                <w:rFonts w:cs="Times New Roman"/>
              </w:rPr>
            </w:r>
            <w:r w:rsidRPr="00EA0C6E">
              <w:rPr>
                <w:rFonts w:cs="Times New Roman"/>
              </w:rPr>
              <w:instrText xml:space="preserve"> \* MERGEFORMAT </w:instrText>
            </w:r>
            <w:r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12</w:t>
            </w:r>
            <w:r w:rsidRPr="00EA0C6E">
              <w:rPr>
                <w:rFonts w:cs="Times New Roman"/>
              </w:rPr>
              <w:fldChar w:fldCharType="end"/>
            </w:r>
            <w:r w:rsidRPr="00EA0C6E">
              <w:rPr>
                <w:rFonts w:cs="Times New Roman"/>
              </w:rPr>
              <w:t>β)</w:t>
            </w:r>
          </w:p>
        </w:tc>
        <w:tc>
          <w:tcPr>
            <w:tcW w:w="3419" w:type="dxa"/>
            <w:vAlign w:val="center"/>
          </w:tcPr>
          <w:p w14:paraId="7343DBDE" w14:textId="3422EDAC" w:rsidR="007B035F" w:rsidRPr="00EA0C6E" w:rsidRDefault="007B035F" w:rsidP="007B035F">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Πλήθος ενεργών σημείων</w:t>
            </w:r>
          </w:p>
        </w:tc>
        <w:tc>
          <w:tcPr>
            <w:tcW w:w="3069" w:type="dxa"/>
          </w:tcPr>
          <w:p w14:paraId="4B7E2EB4" w14:textId="72AFCA05" w:rsidR="007B035F" w:rsidRPr="00EA0C6E" w:rsidRDefault="007B035F" w:rsidP="007B035F">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 xml:space="preserve">Συνολικό </w:t>
            </w:r>
            <w:r w:rsidRPr="00EA0C6E">
              <w:rPr>
                <w:rFonts w:cs="Times New Roman"/>
                <w:lang w:val="en-US"/>
              </w:rPr>
              <w:t>TL</w:t>
            </w:r>
          </w:p>
        </w:tc>
      </w:tr>
      <w:tr w:rsidR="007B035F" w:rsidRPr="00EA0C6E" w14:paraId="200F60E1" w14:textId="42D28123" w:rsidTr="007B0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dxa"/>
            <w:vAlign w:val="center"/>
          </w:tcPr>
          <w:p w14:paraId="42D9E6ED" w14:textId="6538E9ED" w:rsidR="007B035F" w:rsidRPr="00EA0C6E" w:rsidRDefault="007B035F" w:rsidP="007B035F">
            <w:pPr>
              <w:jc w:val="center"/>
              <w:rPr>
                <w:rFonts w:eastAsia="Times New Roman" w:cs="Times New Roman"/>
                <w:b w:val="0"/>
                <w:bCs w:val="0"/>
                <w:color w:val="000000"/>
              </w:rPr>
            </w:pPr>
            <w:r w:rsidRPr="00EA0C6E">
              <w:rPr>
                <w:rFonts w:cs="Times New Roman"/>
                <w:b w:val="0"/>
                <w:bCs w:val="0"/>
                <w:color w:val="000000"/>
              </w:rPr>
              <w:t>1</w:t>
            </w:r>
          </w:p>
        </w:tc>
        <w:tc>
          <w:tcPr>
            <w:tcW w:w="3419" w:type="dxa"/>
            <w:vAlign w:val="center"/>
          </w:tcPr>
          <w:p w14:paraId="3C7CEFFC" w14:textId="0268B103"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1</w:t>
            </w:r>
          </w:p>
        </w:tc>
        <w:tc>
          <w:tcPr>
            <w:tcW w:w="3069" w:type="dxa"/>
          </w:tcPr>
          <w:p w14:paraId="47776047" w14:textId="6F72291C"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rPr>
            </w:pPr>
            <w:r w:rsidRPr="00EA0C6E">
              <w:rPr>
                <w:rFonts w:cs="Times New Roman"/>
                <w:color w:val="000000"/>
              </w:rPr>
              <w:t>11</w:t>
            </w:r>
            <w:r w:rsidRPr="00EA0C6E">
              <w:rPr>
                <w:rFonts w:cs="Times New Roman"/>
                <w:color w:val="000000"/>
              </w:rPr>
              <w:t>.</w:t>
            </w:r>
            <w:r w:rsidRPr="00EA0C6E">
              <w:rPr>
                <w:rFonts w:cs="Times New Roman"/>
                <w:color w:val="000000"/>
              </w:rPr>
              <w:t>42</w:t>
            </w:r>
          </w:p>
          <w:p w14:paraId="20B0FC13" w14:textId="77777777"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7B035F" w:rsidRPr="00EA0C6E" w14:paraId="7574E28C" w14:textId="40C32F02" w:rsidTr="007B035F">
        <w:tc>
          <w:tcPr>
            <w:cnfStyle w:val="001000000000" w:firstRow="0" w:lastRow="0" w:firstColumn="1" w:lastColumn="0" w:oddVBand="0" w:evenVBand="0" w:oddHBand="0" w:evenHBand="0" w:firstRowFirstColumn="0" w:firstRowLastColumn="0" w:lastRowFirstColumn="0" w:lastRowLastColumn="0"/>
            <w:tcW w:w="3582" w:type="dxa"/>
            <w:vAlign w:val="center"/>
          </w:tcPr>
          <w:p w14:paraId="7DF324C1" w14:textId="326DF977" w:rsidR="007B035F" w:rsidRPr="00EA0C6E" w:rsidRDefault="007B035F" w:rsidP="007B035F">
            <w:pPr>
              <w:jc w:val="center"/>
              <w:rPr>
                <w:rFonts w:eastAsia="Times New Roman" w:cs="Times New Roman"/>
                <w:b w:val="0"/>
                <w:bCs w:val="0"/>
                <w:color w:val="000000"/>
              </w:rPr>
            </w:pPr>
            <w:r w:rsidRPr="00EA0C6E">
              <w:rPr>
                <w:rFonts w:cs="Times New Roman"/>
                <w:b w:val="0"/>
                <w:bCs w:val="0"/>
                <w:color w:val="000000"/>
              </w:rPr>
              <w:t>7</w:t>
            </w:r>
            <w:r w:rsidRPr="00EA0C6E">
              <w:rPr>
                <w:rFonts w:cs="Times New Roman"/>
                <w:b w:val="0"/>
                <w:bCs w:val="0"/>
                <w:color w:val="000000"/>
              </w:rPr>
              <w:t xml:space="preserve"> - </w:t>
            </w:r>
            <w:r w:rsidRPr="00EA0C6E">
              <w:rPr>
                <w:rFonts w:cs="Times New Roman"/>
                <w:b w:val="0"/>
                <w:bCs w:val="0"/>
                <w:color w:val="000000"/>
              </w:rPr>
              <w:t>14</w:t>
            </w:r>
            <w:r w:rsidRPr="00EA0C6E">
              <w:rPr>
                <w:rFonts w:cs="Times New Roman"/>
                <w:b w:val="0"/>
                <w:bCs w:val="0"/>
                <w:color w:val="000000"/>
              </w:rPr>
              <w:t xml:space="preserve"> - </w:t>
            </w:r>
            <w:r w:rsidRPr="00EA0C6E">
              <w:rPr>
                <w:rFonts w:cs="Times New Roman"/>
                <w:b w:val="0"/>
                <w:bCs w:val="0"/>
                <w:color w:val="000000"/>
              </w:rPr>
              <w:t>15</w:t>
            </w:r>
          </w:p>
        </w:tc>
        <w:tc>
          <w:tcPr>
            <w:tcW w:w="3419" w:type="dxa"/>
            <w:vAlign w:val="center"/>
          </w:tcPr>
          <w:p w14:paraId="73D60B1A" w14:textId="055B6CC0" w:rsidR="007B035F" w:rsidRPr="00EA0C6E" w:rsidRDefault="007B035F" w:rsidP="007B035F">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t>3</w:t>
            </w:r>
          </w:p>
        </w:tc>
        <w:tc>
          <w:tcPr>
            <w:tcW w:w="3069" w:type="dxa"/>
          </w:tcPr>
          <w:p w14:paraId="166C45FF" w14:textId="15EE3BA0" w:rsidR="007B035F" w:rsidRPr="00EA0C6E" w:rsidRDefault="007B035F" w:rsidP="007B035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A0C6E">
              <w:rPr>
                <w:rFonts w:cs="Times New Roman"/>
                <w:color w:val="000000"/>
              </w:rPr>
              <w:t>2</w:t>
            </w:r>
            <w:r w:rsidRPr="00EA0C6E">
              <w:rPr>
                <w:rFonts w:cs="Times New Roman"/>
                <w:color w:val="000000"/>
              </w:rPr>
              <w:t>.</w:t>
            </w:r>
            <w:r w:rsidRPr="00EA0C6E">
              <w:rPr>
                <w:rFonts w:cs="Times New Roman"/>
                <w:color w:val="000000"/>
              </w:rPr>
              <w:t>24</w:t>
            </w:r>
          </w:p>
          <w:p w14:paraId="1AEF2BDB" w14:textId="77777777" w:rsidR="007B035F" w:rsidRPr="00EA0C6E" w:rsidRDefault="007B035F" w:rsidP="007B035F">
            <w:pPr>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7B035F" w:rsidRPr="00EA0C6E" w14:paraId="3F678B24" w14:textId="64723903" w:rsidTr="007B0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dxa"/>
            <w:vAlign w:val="center"/>
          </w:tcPr>
          <w:p w14:paraId="113C70A0" w14:textId="1E6DDD5B" w:rsidR="007B035F" w:rsidRPr="00EA0C6E" w:rsidRDefault="007B035F" w:rsidP="007B035F">
            <w:pPr>
              <w:jc w:val="center"/>
              <w:rPr>
                <w:rFonts w:cs="Times New Roman"/>
                <w:b w:val="0"/>
                <w:bCs w:val="0"/>
                <w:color w:val="000000"/>
              </w:rPr>
            </w:pPr>
            <w:r w:rsidRPr="00EA0C6E">
              <w:rPr>
                <w:rFonts w:cs="Times New Roman"/>
                <w:b w:val="0"/>
                <w:bCs w:val="0"/>
                <w:color w:val="000000"/>
              </w:rPr>
              <w:t>3</w:t>
            </w:r>
            <w:r w:rsidRPr="00EA0C6E">
              <w:rPr>
                <w:rFonts w:cs="Times New Roman"/>
                <w:b w:val="0"/>
                <w:bCs w:val="0"/>
                <w:color w:val="000000"/>
              </w:rPr>
              <w:t xml:space="preserve"> - </w:t>
            </w:r>
            <w:r w:rsidRPr="00EA0C6E">
              <w:rPr>
                <w:rFonts w:cs="Times New Roman"/>
                <w:b w:val="0"/>
                <w:bCs w:val="0"/>
                <w:color w:val="000000"/>
              </w:rPr>
              <w:t>5</w:t>
            </w:r>
            <w:r w:rsidRPr="00EA0C6E">
              <w:rPr>
                <w:rFonts w:cs="Times New Roman"/>
                <w:b w:val="0"/>
                <w:bCs w:val="0"/>
                <w:color w:val="000000"/>
              </w:rPr>
              <w:t xml:space="preserve"> - </w:t>
            </w:r>
            <w:r w:rsidRPr="00EA0C6E">
              <w:rPr>
                <w:rFonts w:cs="Times New Roman"/>
                <w:b w:val="0"/>
                <w:bCs w:val="0"/>
                <w:color w:val="000000"/>
              </w:rPr>
              <w:t>9</w:t>
            </w:r>
            <w:r w:rsidRPr="00EA0C6E">
              <w:rPr>
                <w:rFonts w:cs="Times New Roman"/>
                <w:b w:val="0"/>
                <w:bCs w:val="0"/>
                <w:color w:val="000000"/>
              </w:rPr>
              <w:t xml:space="preserve"> - </w:t>
            </w:r>
            <w:r w:rsidRPr="00EA0C6E">
              <w:rPr>
                <w:rFonts w:cs="Times New Roman"/>
                <w:b w:val="0"/>
                <w:bCs w:val="0"/>
                <w:color w:val="000000"/>
              </w:rPr>
              <w:t>15</w:t>
            </w:r>
          </w:p>
          <w:p w14:paraId="5B3A7F3B" w14:textId="189CA8A6" w:rsidR="007B035F" w:rsidRPr="00EA0C6E" w:rsidRDefault="007B035F" w:rsidP="007B035F">
            <w:pPr>
              <w:jc w:val="center"/>
              <w:rPr>
                <w:rFonts w:cs="Times New Roman"/>
                <w:b w:val="0"/>
                <w:bCs w:val="0"/>
              </w:rPr>
            </w:pPr>
            <w:r w:rsidRPr="00EA0C6E">
              <w:rPr>
                <w:rFonts w:cs="Times New Roman"/>
                <w:b w:val="0"/>
                <w:bCs w:val="0"/>
                <w:color w:val="000000"/>
              </w:rPr>
              <w:t>4</w:t>
            </w:r>
            <w:r w:rsidRPr="00EA0C6E">
              <w:rPr>
                <w:rFonts w:cs="Times New Roman"/>
                <w:b w:val="0"/>
                <w:bCs w:val="0"/>
                <w:color w:val="000000"/>
              </w:rPr>
              <w:t xml:space="preserve"> - </w:t>
            </w:r>
            <w:r w:rsidRPr="00EA0C6E">
              <w:rPr>
                <w:rFonts w:cs="Times New Roman"/>
                <w:b w:val="0"/>
                <w:bCs w:val="0"/>
                <w:color w:val="000000"/>
              </w:rPr>
              <w:t>7</w:t>
            </w:r>
            <w:r w:rsidRPr="00EA0C6E">
              <w:rPr>
                <w:rFonts w:cs="Times New Roman"/>
                <w:b w:val="0"/>
                <w:bCs w:val="0"/>
                <w:color w:val="000000"/>
              </w:rPr>
              <w:t xml:space="preserve"> - </w:t>
            </w:r>
            <w:r w:rsidRPr="00EA0C6E">
              <w:rPr>
                <w:rFonts w:cs="Times New Roman"/>
                <w:b w:val="0"/>
                <w:bCs w:val="0"/>
                <w:color w:val="000000"/>
              </w:rPr>
              <w:t>11</w:t>
            </w:r>
            <w:r w:rsidRPr="00EA0C6E">
              <w:rPr>
                <w:rFonts w:cs="Times New Roman"/>
                <w:b w:val="0"/>
                <w:bCs w:val="0"/>
                <w:color w:val="000000"/>
              </w:rPr>
              <w:t xml:space="preserve"> - </w:t>
            </w:r>
            <w:r w:rsidRPr="00EA0C6E">
              <w:rPr>
                <w:rFonts w:cs="Times New Roman"/>
                <w:b w:val="0"/>
                <w:bCs w:val="0"/>
                <w:color w:val="000000"/>
              </w:rPr>
              <w:t>15</w:t>
            </w:r>
          </w:p>
        </w:tc>
        <w:tc>
          <w:tcPr>
            <w:tcW w:w="3419" w:type="dxa"/>
            <w:vAlign w:val="center"/>
          </w:tcPr>
          <w:p w14:paraId="6E2FEB6C" w14:textId="1F67BF1F"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4</w:t>
            </w:r>
          </w:p>
        </w:tc>
        <w:tc>
          <w:tcPr>
            <w:tcW w:w="3069" w:type="dxa"/>
          </w:tcPr>
          <w:p w14:paraId="2CF4A612" w14:textId="77777777"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0</w:t>
            </w:r>
          </w:p>
          <w:p w14:paraId="0D021ABC" w14:textId="4093C553"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0</w:t>
            </w:r>
          </w:p>
        </w:tc>
      </w:tr>
      <w:tr w:rsidR="007B035F" w:rsidRPr="00EA0C6E" w14:paraId="392ABE40" w14:textId="24C84E54" w:rsidTr="007B035F">
        <w:tc>
          <w:tcPr>
            <w:cnfStyle w:val="001000000000" w:firstRow="0" w:lastRow="0" w:firstColumn="1" w:lastColumn="0" w:oddVBand="0" w:evenVBand="0" w:oddHBand="0" w:evenHBand="0" w:firstRowFirstColumn="0" w:firstRowLastColumn="0" w:lastRowFirstColumn="0" w:lastRowLastColumn="0"/>
            <w:tcW w:w="3582" w:type="dxa"/>
            <w:vAlign w:val="center"/>
          </w:tcPr>
          <w:p w14:paraId="57018441" w14:textId="503F2083" w:rsidR="007B035F" w:rsidRPr="00EA0C6E" w:rsidRDefault="007B035F" w:rsidP="007B035F">
            <w:pPr>
              <w:jc w:val="center"/>
              <w:rPr>
                <w:rFonts w:eastAsia="Times New Roman" w:cs="Times New Roman"/>
                <w:b w:val="0"/>
                <w:bCs w:val="0"/>
                <w:color w:val="000000"/>
              </w:rPr>
            </w:pPr>
            <w:r w:rsidRPr="00EA0C6E">
              <w:rPr>
                <w:rFonts w:cs="Times New Roman"/>
                <w:b w:val="0"/>
                <w:bCs w:val="0"/>
                <w:color w:val="000000"/>
              </w:rPr>
              <w:t>3</w:t>
            </w:r>
            <w:r w:rsidRPr="00EA0C6E">
              <w:rPr>
                <w:rFonts w:cs="Times New Roman"/>
                <w:b w:val="0"/>
                <w:bCs w:val="0"/>
                <w:color w:val="000000"/>
              </w:rPr>
              <w:t xml:space="preserve"> - </w:t>
            </w:r>
            <w:r w:rsidRPr="00EA0C6E">
              <w:rPr>
                <w:rFonts w:cs="Times New Roman"/>
                <w:b w:val="0"/>
                <w:bCs w:val="0"/>
                <w:color w:val="000000"/>
              </w:rPr>
              <w:t>7</w:t>
            </w:r>
            <w:r w:rsidRPr="00EA0C6E">
              <w:rPr>
                <w:rFonts w:cs="Times New Roman"/>
                <w:b w:val="0"/>
                <w:bCs w:val="0"/>
                <w:color w:val="000000"/>
              </w:rPr>
              <w:t xml:space="preserve"> - </w:t>
            </w:r>
            <w:r w:rsidRPr="00EA0C6E">
              <w:rPr>
                <w:rFonts w:cs="Times New Roman"/>
                <w:b w:val="0"/>
                <w:bCs w:val="0"/>
                <w:color w:val="000000"/>
              </w:rPr>
              <w:t>8</w:t>
            </w:r>
            <w:r w:rsidRPr="00EA0C6E">
              <w:rPr>
                <w:rFonts w:cs="Times New Roman"/>
                <w:b w:val="0"/>
                <w:bCs w:val="0"/>
                <w:color w:val="000000"/>
              </w:rPr>
              <w:t xml:space="preserve"> - </w:t>
            </w:r>
            <w:r w:rsidRPr="00EA0C6E">
              <w:rPr>
                <w:rFonts w:cs="Times New Roman"/>
                <w:b w:val="0"/>
                <w:bCs w:val="0"/>
                <w:color w:val="000000"/>
              </w:rPr>
              <w:t>15</w:t>
            </w:r>
            <w:r w:rsidRPr="00EA0C6E">
              <w:rPr>
                <w:rFonts w:cs="Times New Roman"/>
                <w:b w:val="0"/>
                <w:bCs w:val="0"/>
                <w:color w:val="000000"/>
              </w:rPr>
              <w:t xml:space="preserve"> - </w:t>
            </w:r>
            <w:r w:rsidRPr="00EA0C6E">
              <w:rPr>
                <w:rFonts w:cs="Times New Roman"/>
                <w:b w:val="0"/>
                <w:bCs w:val="0"/>
                <w:color w:val="000000"/>
              </w:rPr>
              <w:t>16</w:t>
            </w:r>
          </w:p>
        </w:tc>
        <w:tc>
          <w:tcPr>
            <w:tcW w:w="3419" w:type="dxa"/>
            <w:vAlign w:val="center"/>
          </w:tcPr>
          <w:p w14:paraId="703B975D" w14:textId="6A1BC9AA" w:rsidR="007B035F" w:rsidRPr="00EA0C6E" w:rsidRDefault="007B035F" w:rsidP="007B035F">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t>5</w:t>
            </w:r>
          </w:p>
        </w:tc>
        <w:tc>
          <w:tcPr>
            <w:tcW w:w="3069" w:type="dxa"/>
          </w:tcPr>
          <w:p w14:paraId="0582D6C9" w14:textId="77777777" w:rsidR="007B035F" w:rsidRPr="00EA0C6E" w:rsidRDefault="007B035F" w:rsidP="007B035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A0C6E">
              <w:rPr>
                <w:rFonts w:cs="Times New Roman"/>
                <w:color w:val="000000"/>
              </w:rPr>
              <w:t>0</w:t>
            </w:r>
          </w:p>
          <w:p w14:paraId="3371B08D" w14:textId="77777777" w:rsidR="007B035F" w:rsidRPr="00EA0C6E" w:rsidRDefault="007B035F" w:rsidP="007B035F">
            <w:pPr>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7B035F" w:rsidRPr="00EA0C6E" w14:paraId="4AB901F6" w14:textId="2B8EE85E" w:rsidTr="007B0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dxa"/>
            <w:vAlign w:val="center"/>
          </w:tcPr>
          <w:p w14:paraId="027772D1" w14:textId="67177837" w:rsidR="007B035F" w:rsidRPr="00EA0C6E" w:rsidRDefault="007B035F" w:rsidP="007B035F">
            <w:pPr>
              <w:jc w:val="center"/>
              <w:rPr>
                <w:rFonts w:cs="Times New Roman"/>
                <w:b w:val="0"/>
                <w:bCs w:val="0"/>
              </w:rPr>
            </w:pPr>
            <w:r w:rsidRPr="00EA0C6E">
              <w:rPr>
                <w:rFonts w:cs="Times New Roman"/>
                <w:b w:val="0"/>
                <w:bCs w:val="0"/>
              </w:rPr>
              <w:t>1</w:t>
            </w:r>
            <w:r w:rsidRPr="00EA0C6E">
              <w:rPr>
                <w:rFonts w:cs="Times New Roman"/>
                <w:b w:val="0"/>
                <w:bCs w:val="0"/>
              </w:rPr>
              <w:t xml:space="preserve"> - </w:t>
            </w:r>
            <w:r w:rsidRPr="00EA0C6E">
              <w:rPr>
                <w:rFonts w:cs="Times New Roman"/>
                <w:b w:val="0"/>
                <w:bCs w:val="0"/>
              </w:rPr>
              <w:t>3</w:t>
            </w:r>
            <w:r w:rsidRPr="00EA0C6E">
              <w:rPr>
                <w:rFonts w:cs="Times New Roman"/>
                <w:b w:val="0"/>
                <w:bCs w:val="0"/>
              </w:rPr>
              <w:t xml:space="preserve"> - </w:t>
            </w:r>
            <w:r w:rsidRPr="00EA0C6E">
              <w:rPr>
                <w:rFonts w:cs="Times New Roman"/>
                <w:b w:val="0"/>
                <w:bCs w:val="0"/>
              </w:rPr>
              <w:t>7</w:t>
            </w:r>
            <w:r w:rsidRPr="00EA0C6E">
              <w:rPr>
                <w:rFonts w:cs="Times New Roman"/>
                <w:b w:val="0"/>
                <w:bCs w:val="0"/>
              </w:rPr>
              <w:t xml:space="preserve"> - </w:t>
            </w:r>
            <w:r w:rsidRPr="00EA0C6E">
              <w:rPr>
                <w:rFonts w:cs="Times New Roman"/>
                <w:b w:val="0"/>
                <w:bCs w:val="0"/>
              </w:rPr>
              <w:t>9</w:t>
            </w:r>
            <w:r w:rsidRPr="00EA0C6E">
              <w:rPr>
                <w:rFonts w:cs="Times New Roman"/>
                <w:b w:val="0"/>
                <w:bCs w:val="0"/>
              </w:rPr>
              <w:t xml:space="preserve"> - </w:t>
            </w:r>
            <w:r w:rsidRPr="00EA0C6E">
              <w:rPr>
                <w:rFonts w:cs="Times New Roman"/>
                <w:b w:val="0"/>
                <w:bCs w:val="0"/>
              </w:rPr>
              <w:t>13</w:t>
            </w:r>
            <w:r w:rsidRPr="00EA0C6E">
              <w:rPr>
                <w:rFonts w:cs="Times New Roman"/>
                <w:b w:val="0"/>
                <w:bCs w:val="0"/>
              </w:rPr>
              <w:t xml:space="preserve"> - </w:t>
            </w:r>
            <w:r w:rsidRPr="00EA0C6E">
              <w:rPr>
                <w:rFonts w:cs="Times New Roman"/>
                <w:b w:val="0"/>
                <w:bCs w:val="0"/>
              </w:rPr>
              <w:t>15</w:t>
            </w:r>
          </w:p>
          <w:p w14:paraId="3B7C5FE4" w14:textId="2DAA3A97" w:rsidR="007B035F" w:rsidRPr="00EA0C6E" w:rsidRDefault="007B035F" w:rsidP="007B035F">
            <w:pPr>
              <w:jc w:val="center"/>
              <w:rPr>
                <w:rFonts w:cs="Times New Roman"/>
                <w:b w:val="0"/>
                <w:bCs w:val="0"/>
              </w:rPr>
            </w:pPr>
            <w:r w:rsidRPr="00EA0C6E">
              <w:rPr>
                <w:rFonts w:cs="Times New Roman"/>
                <w:b w:val="0"/>
                <w:bCs w:val="0"/>
              </w:rPr>
              <w:t>1</w:t>
            </w:r>
            <w:r w:rsidRPr="00EA0C6E">
              <w:rPr>
                <w:rFonts w:cs="Times New Roman"/>
                <w:b w:val="0"/>
                <w:bCs w:val="0"/>
              </w:rPr>
              <w:t xml:space="preserve"> - </w:t>
            </w:r>
            <w:r w:rsidRPr="00EA0C6E">
              <w:rPr>
                <w:rFonts w:cs="Times New Roman"/>
                <w:b w:val="0"/>
                <w:bCs w:val="0"/>
              </w:rPr>
              <w:t>5</w:t>
            </w:r>
            <w:r w:rsidRPr="00EA0C6E">
              <w:rPr>
                <w:rFonts w:cs="Times New Roman"/>
                <w:b w:val="0"/>
                <w:bCs w:val="0"/>
              </w:rPr>
              <w:t xml:space="preserve"> - </w:t>
            </w:r>
            <w:r w:rsidRPr="00EA0C6E">
              <w:rPr>
                <w:rFonts w:cs="Times New Roman"/>
                <w:b w:val="0"/>
                <w:bCs w:val="0"/>
              </w:rPr>
              <w:t>8</w:t>
            </w:r>
            <w:r w:rsidRPr="00EA0C6E">
              <w:rPr>
                <w:rFonts w:cs="Times New Roman"/>
                <w:b w:val="0"/>
                <w:bCs w:val="0"/>
              </w:rPr>
              <w:t xml:space="preserve"> - </w:t>
            </w:r>
            <w:r w:rsidRPr="00EA0C6E">
              <w:rPr>
                <w:rFonts w:cs="Times New Roman"/>
                <w:b w:val="0"/>
                <w:bCs w:val="0"/>
              </w:rPr>
              <w:t>10</w:t>
            </w:r>
            <w:r w:rsidRPr="00EA0C6E">
              <w:rPr>
                <w:rFonts w:cs="Times New Roman"/>
                <w:b w:val="0"/>
                <w:bCs w:val="0"/>
              </w:rPr>
              <w:t xml:space="preserve"> - </w:t>
            </w:r>
            <w:r w:rsidRPr="00EA0C6E">
              <w:rPr>
                <w:rFonts w:cs="Times New Roman"/>
                <w:b w:val="0"/>
                <w:bCs w:val="0"/>
              </w:rPr>
              <w:t>15</w:t>
            </w:r>
            <w:r w:rsidRPr="00EA0C6E">
              <w:rPr>
                <w:rFonts w:cs="Times New Roman"/>
                <w:b w:val="0"/>
                <w:bCs w:val="0"/>
              </w:rPr>
              <w:t xml:space="preserve"> - </w:t>
            </w:r>
            <w:r w:rsidRPr="00EA0C6E">
              <w:rPr>
                <w:rFonts w:cs="Times New Roman"/>
                <w:b w:val="0"/>
                <w:bCs w:val="0"/>
              </w:rPr>
              <w:t>16</w:t>
            </w:r>
          </w:p>
          <w:p w14:paraId="37D173A5" w14:textId="56FDDAFD" w:rsidR="007B035F" w:rsidRPr="00EA0C6E" w:rsidRDefault="007B035F" w:rsidP="007B035F">
            <w:pPr>
              <w:jc w:val="center"/>
              <w:rPr>
                <w:rFonts w:cs="Times New Roman"/>
                <w:b w:val="0"/>
                <w:bCs w:val="0"/>
              </w:rPr>
            </w:pPr>
            <w:r w:rsidRPr="00EA0C6E">
              <w:rPr>
                <w:rFonts w:cs="Times New Roman"/>
                <w:b w:val="0"/>
                <w:bCs w:val="0"/>
              </w:rPr>
              <w:t>3</w:t>
            </w:r>
            <w:r w:rsidRPr="00EA0C6E">
              <w:rPr>
                <w:rFonts w:cs="Times New Roman"/>
                <w:b w:val="0"/>
                <w:bCs w:val="0"/>
              </w:rPr>
              <w:t xml:space="preserve"> - </w:t>
            </w:r>
            <w:r w:rsidRPr="00EA0C6E">
              <w:rPr>
                <w:rFonts w:cs="Times New Roman"/>
                <w:b w:val="0"/>
                <w:bCs w:val="0"/>
              </w:rPr>
              <w:t>4</w:t>
            </w:r>
            <w:r w:rsidRPr="00EA0C6E">
              <w:rPr>
                <w:rFonts w:cs="Times New Roman"/>
                <w:b w:val="0"/>
                <w:bCs w:val="0"/>
              </w:rPr>
              <w:t xml:space="preserve"> - </w:t>
            </w:r>
            <w:r w:rsidRPr="00EA0C6E">
              <w:rPr>
                <w:rFonts w:cs="Times New Roman"/>
                <w:b w:val="0"/>
                <w:bCs w:val="0"/>
              </w:rPr>
              <w:t>7</w:t>
            </w:r>
            <w:r w:rsidRPr="00EA0C6E">
              <w:rPr>
                <w:rFonts w:cs="Times New Roman"/>
                <w:b w:val="0"/>
                <w:bCs w:val="0"/>
              </w:rPr>
              <w:t xml:space="preserve"> - </w:t>
            </w:r>
            <w:r w:rsidRPr="00EA0C6E">
              <w:rPr>
                <w:rFonts w:cs="Times New Roman"/>
                <w:b w:val="0"/>
                <w:bCs w:val="0"/>
              </w:rPr>
              <w:t>9</w:t>
            </w:r>
            <w:r w:rsidRPr="00EA0C6E">
              <w:rPr>
                <w:rFonts w:cs="Times New Roman"/>
                <w:b w:val="0"/>
                <w:bCs w:val="0"/>
              </w:rPr>
              <w:t xml:space="preserve"> - </w:t>
            </w:r>
            <w:r w:rsidRPr="00EA0C6E">
              <w:rPr>
                <w:rFonts w:cs="Times New Roman"/>
                <w:b w:val="0"/>
                <w:bCs w:val="0"/>
              </w:rPr>
              <w:t>14</w:t>
            </w:r>
            <w:r w:rsidRPr="00EA0C6E">
              <w:rPr>
                <w:rFonts w:cs="Times New Roman"/>
                <w:b w:val="0"/>
                <w:bCs w:val="0"/>
              </w:rPr>
              <w:t xml:space="preserve"> - </w:t>
            </w:r>
            <w:r w:rsidRPr="00EA0C6E">
              <w:rPr>
                <w:rFonts w:cs="Times New Roman"/>
                <w:b w:val="0"/>
                <w:bCs w:val="0"/>
              </w:rPr>
              <w:t>16</w:t>
            </w:r>
          </w:p>
        </w:tc>
        <w:tc>
          <w:tcPr>
            <w:tcW w:w="3419" w:type="dxa"/>
            <w:vAlign w:val="center"/>
          </w:tcPr>
          <w:p w14:paraId="794E44F9" w14:textId="47145F4E"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6</w:t>
            </w:r>
          </w:p>
        </w:tc>
        <w:tc>
          <w:tcPr>
            <w:tcW w:w="3069" w:type="dxa"/>
          </w:tcPr>
          <w:p w14:paraId="2C2FAA06" w14:textId="77777777"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0</w:t>
            </w:r>
          </w:p>
          <w:p w14:paraId="3B9A8039" w14:textId="77777777"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0</w:t>
            </w:r>
          </w:p>
          <w:p w14:paraId="24751B24" w14:textId="3135CE98"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0</w:t>
            </w:r>
          </w:p>
        </w:tc>
      </w:tr>
      <w:tr w:rsidR="007B035F" w:rsidRPr="00EA0C6E" w14:paraId="12447D7F" w14:textId="3B9F0860" w:rsidTr="007B035F">
        <w:tc>
          <w:tcPr>
            <w:cnfStyle w:val="001000000000" w:firstRow="0" w:lastRow="0" w:firstColumn="1" w:lastColumn="0" w:oddVBand="0" w:evenVBand="0" w:oddHBand="0" w:evenHBand="0" w:firstRowFirstColumn="0" w:firstRowLastColumn="0" w:lastRowFirstColumn="0" w:lastRowLastColumn="0"/>
            <w:tcW w:w="3582" w:type="dxa"/>
            <w:vAlign w:val="center"/>
          </w:tcPr>
          <w:p w14:paraId="70FFFF12" w14:textId="18096065" w:rsidR="007B035F" w:rsidRPr="00EA0C6E" w:rsidRDefault="007B035F" w:rsidP="007B035F">
            <w:pPr>
              <w:jc w:val="center"/>
              <w:rPr>
                <w:rFonts w:cs="Times New Roman"/>
                <w:b w:val="0"/>
                <w:bCs w:val="0"/>
              </w:rPr>
            </w:pPr>
            <w:r w:rsidRPr="00EA0C6E">
              <w:rPr>
                <w:rFonts w:cs="Times New Roman"/>
                <w:b w:val="0"/>
                <w:bCs w:val="0"/>
              </w:rPr>
              <w:t>1</w:t>
            </w:r>
            <w:r w:rsidRPr="00EA0C6E">
              <w:rPr>
                <w:rFonts w:cs="Times New Roman"/>
                <w:b w:val="0"/>
                <w:bCs w:val="0"/>
              </w:rPr>
              <w:t xml:space="preserve"> - </w:t>
            </w:r>
            <w:r w:rsidRPr="00EA0C6E">
              <w:rPr>
                <w:rFonts w:cs="Times New Roman"/>
                <w:b w:val="0"/>
                <w:bCs w:val="0"/>
              </w:rPr>
              <w:t>2</w:t>
            </w:r>
            <w:r w:rsidRPr="00EA0C6E">
              <w:rPr>
                <w:rFonts w:cs="Times New Roman"/>
                <w:b w:val="0"/>
                <w:bCs w:val="0"/>
              </w:rPr>
              <w:t xml:space="preserve"> - </w:t>
            </w:r>
            <w:r w:rsidRPr="00EA0C6E">
              <w:rPr>
                <w:rFonts w:cs="Times New Roman"/>
                <w:b w:val="0"/>
                <w:bCs w:val="0"/>
              </w:rPr>
              <w:t>6</w:t>
            </w:r>
            <w:r w:rsidRPr="00EA0C6E">
              <w:rPr>
                <w:rFonts w:cs="Times New Roman"/>
                <w:b w:val="0"/>
                <w:bCs w:val="0"/>
              </w:rPr>
              <w:t xml:space="preserve"> - </w:t>
            </w:r>
            <w:r w:rsidRPr="00EA0C6E">
              <w:rPr>
                <w:rFonts w:cs="Times New Roman"/>
                <w:b w:val="0"/>
                <w:bCs w:val="0"/>
              </w:rPr>
              <w:t>8</w:t>
            </w:r>
            <w:r w:rsidRPr="00EA0C6E">
              <w:rPr>
                <w:rFonts w:cs="Times New Roman"/>
                <w:b w:val="0"/>
                <w:bCs w:val="0"/>
              </w:rPr>
              <w:t xml:space="preserve"> - </w:t>
            </w:r>
            <w:r w:rsidRPr="00EA0C6E">
              <w:rPr>
                <w:rFonts w:cs="Times New Roman"/>
                <w:b w:val="0"/>
                <w:bCs w:val="0"/>
              </w:rPr>
              <w:t>11</w:t>
            </w:r>
            <w:r w:rsidRPr="00EA0C6E">
              <w:rPr>
                <w:rFonts w:cs="Times New Roman"/>
                <w:b w:val="0"/>
                <w:bCs w:val="0"/>
              </w:rPr>
              <w:t xml:space="preserve"> - </w:t>
            </w:r>
            <w:r w:rsidRPr="00EA0C6E">
              <w:rPr>
                <w:rFonts w:cs="Times New Roman"/>
                <w:b w:val="0"/>
                <w:bCs w:val="0"/>
              </w:rPr>
              <w:t>14</w:t>
            </w:r>
            <w:r w:rsidRPr="00EA0C6E">
              <w:rPr>
                <w:rFonts w:cs="Times New Roman"/>
                <w:b w:val="0"/>
                <w:bCs w:val="0"/>
              </w:rPr>
              <w:t xml:space="preserve"> - </w:t>
            </w:r>
            <w:r w:rsidRPr="00EA0C6E">
              <w:rPr>
                <w:rFonts w:cs="Times New Roman"/>
                <w:b w:val="0"/>
                <w:bCs w:val="0"/>
              </w:rPr>
              <w:t>16</w:t>
            </w:r>
          </w:p>
          <w:p w14:paraId="368D1DCC" w14:textId="5FF01C19" w:rsidR="007B035F" w:rsidRPr="00EA0C6E" w:rsidRDefault="007B035F" w:rsidP="007B035F">
            <w:pPr>
              <w:jc w:val="center"/>
              <w:rPr>
                <w:rFonts w:cs="Times New Roman"/>
                <w:b w:val="0"/>
                <w:bCs w:val="0"/>
              </w:rPr>
            </w:pPr>
            <w:r w:rsidRPr="00EA0C6E">
              <w:rPr>
                <w:rFonts w:cs="Times New Roman"/>
                <w:b w:val="0"/>
                <w:bCs w:val="0"/>
              </w:rPr>
              <w:t>1</w:t>
            </w:r>
            <w:r w:rsidRPr="00EA0C6E">
              <w:rPr>
                <w:rFonts w:cs="Times New Roman"/>
                <w:b w:val="0"/>
                <w:bCs w:val="0"/>
              </w:rPr>
              <w:t xml:space="preserve"> - </w:t>
            </w:r>
            <w:r w:rsidRPr="00EA0C6E">
              <w:rPr>
                <w:rFonts w:cs="Times New Roman"/>
                <w:b w:val="0"/>
                <w:bCs w:val="0"/>
              </w:rPr>
              <w:t>3</w:t>
            </w:r>
            <w:r w:rsidRPr="00EA0C6E">
              <w:rPr>
                <w:rFonts w:cs="Times New Roman"/>
                <w:b w:val="0"/>
                <w:bCs w:val="0"/>
              </w:rPr>
              <w:t xml:space="preserve"> - </w:t>
            </w:r>
            <w:r w:rsidRPr="00EA0C6E">
              <w:rPr>
                <w:rFonts w:cs="Times New Roman"/>
                <w:b w:val="0"/>
                <w:bCs w:val="0"/>
              </w:rPr>
              <w:t>8</w:t>
            </w:r>
            <w:r w:rsidRPr="00EA0C6E">
              <w:rPr>
                <w:rFonts w:cs="Times New Roman"/>
                <w:b w:val="0"/>
                <w:bCs w:val="0"/>
              </w:rPr>
              <w:t xml:space="preserve"> - </w:t>
            </w:r>
            <w:r w:rsidRPr="00EA0C6E">
              <w:rPr>
                <w:rFonts w:cs="Times New Roman"/>
                <w:b w:val="0"/>
                <w:bCs w:val="0"/>
              </w:rPr>
              <w:t>10</w:t>
            </w:r>
            <w:r w:rsidRPr="00EA0C6E">
              <w:rPr>
                <w:rFonts w:cs="Times New Roman"/>
                <w:b w:val="0"/>
                <w:bCs w:val="0"/>
              </w:rPr>
              <w:t xml:space="preserve"> - </w:t>
            </w:r>
            <w:r w:rsidRPr="00EA0C6E">
              <w:rPr>
                <w:rFonts w:cs="Times New Roman"/>
                <w:b w:val="0"/>
                <w:bCs w:val="0"/>
              </w:rPr>
              <w:t>11</w:t>
            </w:r>
            <w:r w:rsidRPr="00EA0C6E">
              <w:rPr>
                <w:rFonts w:cs="Times New Roman"/>
                <w:b w:val="0"/>
                <w:bCs w:val="0"/>
              </w:rPr>
              <w:t xml:space="preserve"> - </w:t>
            </w:r>
            <w:r w:rsidRPr="00EA0C6E">
              <w:rPr>
                <w:rFonts w:cs="Times New Roman"/>
                <w:b w:val="0"/>
                <w:bCs w:val="0"/>
              </w:rPr>
              <w:t>14</w:t>
            </w:r>
            <w:r w:rsidRPr="00EA0C6E">
              <w:rPr>
                <w:rFonts w:cs="Times New Roman"/>
                <w:b w:val="0"/>
                <w:bCs w:val="0"/>
              </w:rPr>
              <w:t xml:space="preserve"> - </w:t>
            </w:r>
            <w:r w:rsidRPr="00EA0C6E">
              <w:rPr>
                <w:rFonts w:cs="Times New Roman"/>
                <w:b w:val="0"/>
                <w:bCs w:val="0"/>
              </w:rPr>
              <w:t>15</w:t>
            </w:r>
          </w:p>
        </w:tc>
        <w:tc>
          <w:tcPr>
            <w:tcW w:w="3419" w:type="dxa"/>
            <w:vAlign w:val="center"/>
          </w:tcPr>
          <w:p w14:paraId="5EBCF65F" w14:textId="7398FBB7" w:rsidR="007B035F" w:rsidRPr="00EA0C6E" w:rsidRDefault="007B035F" w:rsidP="007B035F">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t>7</w:t>
            </w:r>
          </w:p>
        </w:tc>
        <w:tc>
          <w:tcPr>
            <w:tcW w:w="3069" w:type="dxa"/>
          </w:tcPr>
          <w:p w14:paraId="3B88AAA5" w14:textId="77777777" w:rsidR="007B035F" w:rsidRPr="00EA0C6E" w:rsidRDefault="007B035F" w:rsidP="007B035F">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t>0</w:t>
            </w:r>
          </w:p>
          <w:p w14:paraId="5F110B9D" w14:textId="05075988" w:rsidR="007B035F" w:rsidRPr="00EA0C6E" w:rsidRDefault="007B035F" w:rsidP="007B035F">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t>0</w:t>
            </w:r>
          </w:p>
        </w:tc>
      </w:tr>
      <w:tr w:rsidR="007B035F" w:rsidRPr="00EA0C6E" w14:paraId="5CF60A18" w14:textId="2BF75D7A" w:rsidTr="007B0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dxa"/>
            <w:vAlign w:val="center"/>
          </w:tcPr>
          <w:p w14:paraId="63A65141" w14:textId="75585490" w:rsidR="007B035F" w:rsidRPr="00EA0C6E" w:rsidRDefault="007B035F" w:rsidP="007B035F">
            <w:pPr>
              <w:jc w:val="center"/>
              <w:rPr>
                <w:rFonts w:cs="Times New Roman"/>
                <w:b w:val="0"/>
                <w:bCs w:val="0"/>
              </w:rPr>
            </w:pPr>
            <w:r w:rsidRPr="00EA0C6E">
              <w:rPr>
                <w:rFonts w:cs="Times New Roman"/>
                <w:b w:val="0"/>
                <w:bCs w:val="0"/>
              </w:rPr>
              <w:t>2</w:t>
            </w:r>
            <w:r w:rsidRPr="00EA0C6E">
              <w:rPr>
                <w:rFonts w:cs="Times New Roman"/>
                <w:b w:val="0"/>
                <w:bCs w:val="0"/>
              </w:rPr>
              <w:t xml:space="preserve"> - </w:t>
            </w:r>
            <w:r w:rsidRPr="00EA0C6E">
              <w:rPr>
                <w:rFonts w:cs="Times New Roman"/>
                <w:b w:val="0"/>
                <w:bCs w:val="0"/>
              </w:rPr>
              <w:t>3</w:t>
            </w:r>
            <w:r w:rsidRPr="00EA0C6E">
              <w:rPr>
                <w:rFonts w:cs="Times New Roman"/>
                <w:b w:val="0"/>
                <w:bCs w:val="0"/>
              </w:rPr>
              <w:t xml:space="preserve"> - </w:t>
            </w:r>
            <w:r w:rsidRPr="00EA0C6E">
              <w:rPr>
                <w:rFonts w:cs="Times New Roman"/>
                <w:b w:val="0"/>
                <w:bCs w:val="0"/>
              </w:rPr>
              <w:t>4</w:t>
            </w:r>
            <w:r w:rsidRPr="00EA0C6E">
              <w:rPr>
                <w:rFonts w:cs="Times New Roman"/>
                <w:b w:val="0"/>
                <w:bCs w:val="0"/>
              </w:rPr>
              <w:t xml:space="preserve"> - </w:t>
            </w:r>
            <w:r w:rsidRPr="00EA0C6E">
              <w:rPr>
                <w:rFonts w:cs="Times New Roman"/>
                <w:b w:val="0"/>
                <w:bCs w:val="0"/>
              </w:rPr>
              <w:t>6</w:t>
            </w:r>
            <w:r w:rsidRPr="00EA0C6E">
              <w:rPr>
                <w:rFonts w:cs="Times New Roman"/>
                <w:b w:val="0"/>
                <w:bCs w:val="0"/>
              </w:rPr>
              <w:t xml:space="preserve"> - </w:t>
            </w:r>
            <w:r w:rsidRPr="00EA0C6E">
              <w:rPr>
                <w:rFonts w:cs="Times New Roman"/>
                <w:b w:val="0"/>
                <w:bCs w:val="0"/>
              </w:rPr>
              <w:t>9</w:t>
            </w:r>
            <w:r w:rsidRPr="00EA0C6E">
              <w:rPr>
                <w:rFonts w:cs="Times New Roman"/>
                <w:b w:val="0"/>
                <w:bCs w:val="0"/>
              </w:rPr>
              <w:t xml:space="preserve"> - </w:t>
            </w:r>
            <w:r w:rsidRPr="00EA0C6E">
              <w:rPr>
                <w:rFonts w:cs="Times New Roman"/>
                <w:b w:val="0"/>
                <w:bCs w:val="0"/>
              </w:rPr>
              <w:t>12</w:t>
            </w:r>
            <w:r w:rsidRPr="00EA0C6E">
              <w:rPr>
                <w:rFonts w:cs="Times New Roman"/>
                <w:b w:val="0"/>
                <w:bCs w:val="0"/>
              </w:rPr>
              <w:t xml:space="preserve"> - </w:t>
            </w:r>
            <w:r w:rsidRPr="00EA0C6E">
              <w:rPr>
                <w:rFonts w:cs="Times New Roman"/>
                <w:b w:val="0"/>
                <w:bCs w:val="0"/>
              </w:rPr>
              <w:t>13</w:t>
            </w:r>
            <w:r w:rsidRPr="00EA0C6E">
              <w:rPr>
                <w:rFonts w:cs="Times New Roman"/>
                <w:b w:val="0"/>
                <w:bCs w:val="0"/>
              </w:rPr>
              <w:t xml:space="preserve"> - </w:t>
            </w:r>
            <w:r w:rsidRPr="00EA0C6E">
              <w:rPr>
                <w:rFonts w:cs="Times New Roman"/>
                <w:b w:val="0"/>
                <w:bCs w:val="0"/>
              </w:rPr>
              <w:t>15</w:t>
            </w:r>
          </w:p>
          <w:p w14:paraId="688F2296" w14:textId="1404C282" w:rsidR="007B035F" w:rsidRPr="00EA0C6E" w:rsidRDefault="007B035F" w:rsidP="007B035F">
            <w:pPr>
              <w:jc w:val="center"/>
              <w:rPr>
                <w:rFonts w:cs="Times New Roman"/>
                <w:b w:val="0"/>
                <w:bCs w:val="0"/>
              </w:rPr>
            </w:pPr>
            <w:r w:rsidRPr="00EA0C6E">
              <w:rPr>
                <w:rFonts w:cs="Times New Roman"/>
                <w:b w:val="0"/>
                <w:bCs w:val="0"/>
              </w:rPr>
              <w:t>4</w:t>
            </w:r>
            <w:r w:rsidRPr="00EA0C6E">
              <w:rPr>
                <w:rFonts w:cs="Times New Roman"/>
                <w:b w:val="0"/>
                <w:bCs w:val="0"/>
              </w:rPr>
              <w:t xml:space="preserve"> - </w:t>
            </w:r>
            <w:r w:rsidRPr="00EA0C6E">
              <w:rPr>
                <w:rFonts w:cs="Times New Roman"/>
                <w:b w:val="0"/>
                <w:bCs w:val="0"/>
              </w:rPr>
              <w:t>5</w:t>
            </w:r>
            <w:r w:rsidRPr="00EA0C6E">
              <w:rPr>
                <w:rFonts w:cs="Times New Roman"/>
                <w:b w:val="0"/>
                <w:bCs w:val="0"/>
              </w:rPr>
              <w:t xml:space="preserve"> - </w:t>
            </w:r>
            <w:r w:rsidRPr="00EA0C6E">
              <w:rPr>
                <w:rFonts w:cs="Times New Roman"/>
                <w:b w:val="0"/>
                <w:bCs w:val="0"/>
              </w:rPr>
              <w:t>8</w:t>
            </w:r>
            <w:r w:rsidRPr="00EA0C6E">
              <w:rPr>
                <w:rFonts w:cs="Times New Roman"/>
                <w:b w:val="0"/>
                <w:bCs w:val="0"/>
              </w:rPr>
              <w:t xml:space="preserve"> - </w:t>
            </w:r>
            <w:r w:rsidRPr="00EA0C6E">
              <w:rPr>
                <w:rFonts w:cs="Times New Roman"/>
                <w:b w:val="0"/>
                <w:bCs w:val="0"/>
              </w:rPr>
              <w:t>9</w:t>
            </w:r>
            <w:r w:rsidRPr="00EA0C6E">
              <w:rPr>
                <w:rFonts w:cs="Times New Roman"/>
                <w:b w:val="0"/>
                <w:bCs w:val="0"/>
              </w:rPr>
              <w:t xml:space="preserve"> - </w:t>
            </w:r>
            <w:r w:rsidRPr="00EA0C6E">
              <w:rPr>
                <w:rFonts w:cs="Times New Roman"/>
                <w:b w:val="0"/>
                <w:bCs w:val="0"/>
              </w:rPr>
              <w:t>11</w:t>
            </w:r>
            <w:r w:rsidRPr="00EA0C6E">
              <w:rPr>
                <w:rFonts w:cs="Times New Roman"/>
                <w:b w:val="0"/>
                <w:bCs w:val="0"/>
              </w:rPr>
              <w:t xml:space="preserve"> - </w:t>
            </w:r>
            <w:r w:rsidRPr="00EA0C6E">
              <w:rPr>
                <w:rFonts w:cs="Times New Roman"/>
                <w:b w:val="0"/>
                <w:bCs w:val="0"/>
              </w:rPr>
              <w:t>12</w:t>
            </w:r>
            <w:r w:rsidRPr="00EA0C6E">
              <w:rPr>
                <w:rFonts w:cs="Times New Roman"/>
                <w:b w:val="0"/>
                <w:bCs w:val="0"/>
              </w:rPr>
              <w:t xml:space="preserve"> - </w:t>
            </w:r>
            <w:r w:rsidRPr="00EA0C6E">
              <w:rPr>
                <w:rFonts w:cs="Times New Roman"/>
                <w:b w:val="0"/>
                <w:bCs w:val="0"/>
              </w:rPr>
              <w:t>15</w:t>
            </w:r>
            <w:r w:rsidRPr="00EA0C6E">
              <w:rPr>
                <w:rFonts w:cs="Times New Roman"/>
                <w:b w:val="0"/>
                <w:bCs w:val="0"/>
              </w:rPr>
              <w:t xml:space="preserve"> - </w:t>
            </w:r>
            <w:r w:rsidRPr="00EA0C6E">
              <w:rPr>
                <w:rFonts w:cs="Times New Roman"/>
                <w:b w:val="0"/>
                <w:bCs w:val="0"/>
              </w:rPr>
              <w:t>16</w:t>
            </w:r>
          </w:p>
        </w:tc>
        <w:tc>
          <w:tcPr>
            <w:tcW w:w="3419" w:type="dxa"/>
            <w:vAlign w:val="center"/>
          </w:tcPr>
          <w:p w14:paraId="562ED033" w14:textId="4EFD8727"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8</w:t>
            </w:r>
          </w:p>
        </w:tc>
        <w:tc>
          <w:tcPr>
            <w:tcW w:w="3069" w:type="dxa"/>
          </w:tcPr>
          <w:p w14:paraId="4C51BC80" w14:textId="77777777"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0</w:t>
            </w:r>
          </w:p>
          <w:p w14:paraId="4BC9EA2F" w14:textId="76B95C0E" w:rsidR="007B035F" w:rsidRPr="00EA0C6E" w:rsidRDefault="007B035F" w:rsidP="007B035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0</w:t>
            </w:r>
          </w:p>
        </w:tc>
      </w:tr>
    </w:tbl>
    <w:p w14:paraId="6F170B30" w14:textId="77777777" w:rsidR="007B035F" w:rsidRPr="00EA0C6E" w:rsidRDefault="007B035F" w:rsidP="00C112B4">
      <w:pPr>
        <w:rPr>
          <w:rFonts w:cs="Times New Roman"/>
        </w:rPr>
      </w:pPr>
    </w:p>
    <w:p w14:paraId="696435D7" w14:textId="77777777" w:rsidR="00227B55" w:rsidRPr="00EA0C6E" w:rsidRDefault="00227B55" w:rsidP="00C112B4">
      <w:pPr>
        <w:rPr>
          <w:rFonts w:cs="Times New Roman"/>
        </w:rPr>
      </w:pPr>
    </w:p>
    <w:p w14:paraId="7726206A" w14:textId="14EDC84A" w:rsidR="00580F3C" w:rsidRPr="00EA0C6E" w:rsidRDefault="00580F3C" w:rsidP="00580F3C">
      <w:pPr>
        <w:pStyle w:val="Caption"/>
        <w:keepNext/>
        <w:rPr>
          <w:rFonts w:cs="Times New Roman"/>
        </w:rPr>
      </w:pPr>
      <w:bookmarkStart w:id="217" w:name="_Ref227409641"/>
      <w:bookmarkStart w:id="218" w:name="_Toc227411812"/>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11</w:t>
      </w:r>
      <w:r w:rsidRPr="00EA0C6E">
        <w:rPr>
          <w:rFonts w:cs="Times New Roman"/>
        </w:rPr>
        <w:fldChar w:fldCharType="end"/>
      </w:r>
      <w:bookmarkEnd w:id="217"/>
      <w:r w:rsidRPr="00EA0C6E">
        <w:rPr>
          <w:rFonts w:cs="Times New Roman"/>
        </w:rPr>
        <w:t>. Βέλτιστοι συνδυασμοί ενεργών σημείων που παρατηρήθηκαν.</w:t>
      </w:r>
      <w:bookmarkEnd w:id="218"/>
    </w:p>
    <w:tbl>
      <w:tblPr>
        <w:tblStyle w:val="GridTable4-Accent1"/>
        <w:tblW w:w="5000" w:type="pct"/>
        <w:tblLook w:val="04A0" w:firstRow="1" w:lastRow="0" w:firstColumn="1" w:lastColumn="0" w:noHBand="0" w:noVBand="1"/>
      </w:tblPr>
      <w:tblGrid>
        <w:gridCol w:w="812"/>
        <w:gridCol w:w="5621"/>
        <w:gridCol w:w="3637"/>
      </w:tblGrid>
      <w:tr w:rsidR="00580F3C" w:rsidRPr="00EA0C6E" w14:paraId="4BF96384" w14:textId="77777777" w:rsidTr="0058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 w:type="pct"/>
            <w:vAlign w:val="center"/>
          </w:tcPr>
          <w:p w14:paraId="67B36F69" w14:textId="2A26BF6D" w:rsidR="00580F3C" w:rsidRPr="00EA0C6E" w:rsidRDefault="00580F3C" w:rsidP="00580F3C">
            <w:pPr>
              <w:jc w:val="center"/>
              <w:rPr>
                <w:rFonts w:cs="Times New Roman"/>
              </w:rPr>
            </w:pPr>
            <w:r w:rsidRPr="00EA0C6E">
              <w:rPr>
                <w:rFonts w:cs="Times New Roman"/>
              </w:rPr>
              <w:t>Α/Α</w:t>
            </w:r>
          </w:p>
        </w:tc>
        <w:tc>
          <w:tcPr>
            <w:tcW w:w="2791" w:type="pct"/>
            <w:vAlign w:val="center"/>
          </w:tcPr>
          <w:p w14:paraId="2FFE3BF8" w14:textId="0B9A6ACA" w:rsidR="00580F3C" w:rsidRPr="00EA0C6E" w:rsidRDefault="00580F3C" w:rsidP="00580F3C">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 xml:space="preserve">Συνδυασμός σημείων (βλέπε </w:t>
            </w:r>
            <w:r w:rsidRPr="00EA0C6E">
              <w:rPr>
                <w:rFonts w:cs="Times New Roman"/>
              </w:rPr>
              <w:fldChar w:fldCharType="begin"/>
            </w:r>
            <w:r w:rsidRPr="00EA0C6E">
              <w:rPr>
                <w:rFonts w:cs="Times New Roman"/>
              </w:rPr>
              <w:instrText xml:space="preserve"> REF _Ref227282011 \h </w:instrText>
            </w:r>
            <w:r w:rsidRPr="00EA0C6E">
              <w:rPr>
                <w:rFonts w:cs="Times New Roman"/>
              </w:rPr>
            </w:r>
            <w:r w:rsidRPr="00EA0C6E">
              <w:rPr>
                <w:rFonts w:cs="Times New Roman"/>
              </w:rPr>
              <w:instrText xml:space="preserve"> \* MERGEFORMAT </w:instrText>
            </w:r>
            <w:r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12</w:t>
            </w:r>
            <w:r w:rsidRPr="00EA0C6E">
              <w:rPr>
                <w:rFonts w:cs="Times New Roman"/>
              </w:rPr>
              <w:fldChar w:fldCharType="end"/>
            </w:r>
            <w:r w:rsidRPr="00EA0C6E">
              <w:rPr>
                <w:rFonts w:cs="Times New Roman"/>
              </w:rPr>
              <w:t>β)</w:t>
            </w:r>
          </w:p>
        </w:tc>
        <w:tc>
          <w:tcPr>
            <w:tcW w:w="1806" w:type="pct"/>
            <w:vAlign w:val="center"/>
          </w:tcPr>
          <w:p w14:paraId="474F6598" w14:textId="2B74DF91" w:rsidR="00580F3C" w:rsidRPr="00EA0C6E" w:rsidRDefault="00580F3C" w:rsidP="00580F3C">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A0C6E">
              <w:rPr>
                <w:rFonts w:cs="Times New Roman"/>
              </w:rPr>
              <w:t>Πλήθος ενεργών σημείων</w:t>
            </w:r>
          </w:p>
        </w:tc>
      </w:tr>
      <w:tr w:rsidR="00580F3C" w:rsidRPr="00EA0C6E" w14:paraId="70F98D23" w14:textId="77777777" w:rsidTr="0058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 w:type="pct"/>
            <w:vAlign w:val="center"/>
          </w:tcPr>
          <w:p w14:paraId="6DB7E178" w14:textId="2B8A87CC" w:rsidR="00580F3C" w:rsidRPr="00EA0C6E" w:rsidRDefault="00580F3C" w:rsidP="00580F3C">
            <w:pPr>
              <w:jc w:val="center"/>
              <w:rPr>
                <w:rFonts w:cs="Times New Roman"/>
                <w:color w:val="000000"/>
              </w:rPr>
            </w:pPr>
            <w:r w:rsidRPr="00EA0C6E">
              <w:rPr>
                <w:rFonts w:cs="Times New Roman"/>
                <w:color w:val="000000"/>
              </w:rPr>
              <w:t>1</w:t>
            </w:r>
          </w:p>
        </w:tc>
        <w:tc>
          <w:tcPr>
            <w:tcW w:w="2791" w:type="pct"/>
            <w:vAlign w:val="center"/>
          </w:tcPr>
          <w:p w14:paraId="396B9CFD" w14:textId="69C60B99"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3</w:t>
            </w:r>
            <w:r w:rsidRPr="00EA0C6E">
              <w:rPr>
                <w:rFonts w:cs="Times New Roman"/>
                <w:b/>
                <w:bCs/>
                <w:color w:val="000000"/>
              </w:rPr>
              <w:t xml:space="preserve"> - </w:t>
            </w:r>
            <w:r w:rsidRPr="00EA0C6E">
              <w:rPr>
                <w:rFonts w:cs="Times New Roman"/>
                <w:color w:val="000000"/>
              </w:rPr>
              <w:t>5</w:t>
            </w:r>
            <w:r w:rsidRPr="00EA0C6E">
              <w:rPr>
                <w:rFonts w:cs="Times New Roman"/>
                <w:b/>
                <w:bCs/>
                <w:color w:val="000000"/>
              </w:rPr>
              <w:t xml:space="preserve"> - </w:t>
            </w:r>
            <w:r w:rsidRPr="00EA0C6E">
              <w:rPr>
                <w:rFonts w:cs="Times New Roman"/>
                <w:color w:val="000000"/>
              </w:rPr>
              <w:t>9</w:t>
            </w:r>
            <w:r w:rsidRPr="00EA0C6E">
              <w:rPr>
                <w:rFonts w:cs="Times New Roman"/>
                <w:b/>
                <w:bCs/>
                <w:color w:val="000000"/>
              </w:rPr>
              <w:t xml:space="preserve"> - </w:t>
            </w:r>
            <w:r w:rsidRPr="00EA0C6E">
              <w:rPr>
                <w:rFonts w:cs="Times New Roman"/>
                <w:color w:val="000000"/>
              </w:rPr>
              <w:t>15</w:t>
            </w:r>
          </w:p>
        </w:tc>
        <w:tc>
          <w:tcPr>
            <w:tcW w:w="1806" w:type="pct"/>
            <w:vAlign w:val="center"/>
          </w:tcPr>
          <w:p w14:paraId="70726E2C" w14:textId="0873FA8B"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4</w:t>
            </w:r>
          </w:p>
        </w:tc>
      </w:tr>
      <w:tr w:rsidR="00580F3C" w:rsidRPr="00EA0C6E" w14:paraId="33CF6976" w14:textId="77777777" w:rsidTr="00580F3C">
        <w:tc>
          <w:tcPr>
            <w:cnfStyle w:val="001000000000" w:firstRow="0" w:lastRow="0" w:firstColumn="1" w:lastColumn="0" w:oddVBand="0" w:evenVBand="0" w:oddHBand="0" w:evenHBand="0" w:firstRowFirstColumn="0" w:firstRowLastColumn="0" w:lastRowFirstColumn="0" w:lastRowLastColumn="0"/>
            <w:tcW w:w="403" w:type="pct"/>
            <w:vAlign w:val="center"/>
          </w:tcPr>
          <w:p w14:paraId="507C6646" w14:textId="7C8876B8" w:rsidR="00580F3C" w:rsidRPr="00EA0C6E" w:rsidRDefault="00580F3C" w:rsidP="00580F3C">
            <w:pPr>
              <w:jc w:val="center"/>
              <w:rPr>
                <w:rFonts w:cs="Times New Roman"/>
                <w:color w:val="000000"/>
              </w:rPr>
            </w:pPr>
            <w:r w:rsidRPr="00EA0C6E">
              <w:rPr>
                <w:rFonts w:cs="Times New Roman"/>
                <w:color w:val="000000"/>
              </w:rPr>
              <w:t>2</w:t>
            </w:r>
          </w:p>
        </w:tc>
        <w:tc>
          <w:tcPr>
            <w:tcW w:w="2791" w:type="pct"/>
            <w:vAlign w:val="center"/>
          </w:tcPr>
          <w:p w14:paraId="30A85AFF" w14:textId="4251A038" w:rsidR="00580F3C" w:rsidRPr="00EA0C6E" w:rsidRDefault="00580F3C" w:rsidP="00580F3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4</w:t>
            </w:r>
            <w:r w:rsidRPr="00EA0C6E">
              <w:rPr>
                <w:rFonts w:cs="Times New Roman"/>
                <w:b/>
                <w:bCs/>
                <w:color w:val="000000"/>
              </w:rPr>
              <w:t xml:space="preserve"> - </w:t>
            </w:r>
            <w:r w:rsidRPr="00EA0C6E">
              <w:rPr>
                <w:rFonts w:cs="Times New Roman"/>
                <w:color w:val="000000"/>
              </w:rPr>
              <w:t>7</w:t>
            </w:r>
            <w:r w:rsidRPr="00EA0C6E">
              <w:rPr>
                <w:rFonts w:cs="Times New Roman"/>
                <w:b/>
                <w:bCs/>
                <w:color w:val="000000"/>
              </w:rPr>
              <w:t xml:space="preserve"> - </w:t>
            </w:r>
            <w:r w:rsidRPr="00EA0C6E">
              <w:rPr>
                <w:rFonts w:cs="Times New Roman"/>
                <w:color w:val="000000"/>
              </w:rPr>
              <w:t>11</w:t>
            </w:r>
            <w:r w:rsidRPr="00EA0C6E">
              <w:rPr>
                <w:rFonts w:cs="Times New Roman"/>
                <w:b/>
                <w:bCs/>
                <w:color w:val="000000"/>
              </w:rPr>
              <w:t xml:space="preserve"> - </w:t>
            </w:r>
            <w:r w:rsidRPr="00EA0C6E">
              <w:rPr>
                <w:rFonts w:cs="Times New Roman"/>
                <w:color w:val="000000"/>
              </w:rPr>
              <w:t>15</w:t>
            </w:r>
          </w:p>
        </w:tc>
        <w:tc>
          <w:tcPr>
            <w:tcW w:w="1806" w:type="pct"/>
            <w:vAlign w:val="center"/>
          </w:tcPr>
          <w:p w14:paraId="45B7B60A" w14:textId="645F50C1" w:rsidR="00580F3C" w:rsidRPr="00EA0C6E" w:rsidRDefault="00580F3C" w:rsidP="00580F3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4</w:t>
            </w:r>
          </w:p>
        </w:tc>
      </w:tr>
      <w:tr w:rsidR="00580F3C" w:rsidRPr="00EA0C6E" w14:paraId="2A8D830C" w14:textId="77777777" w:rsidTr="0058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 w:type="pct"/>
            <w:vAlign w:val="center"/>
          </w:tcPr>
          <w:p w14:paraId="0EC8DEF9" w14:textId="1A3F7A57" w:rsidR="00580F3C" w:rsidRPr="00EA0C6E" w:rsidRDefault="00580F3C" w:rsidP="00580F3C">
            <w:pPr>
              <w:jc w:val="center"/>
              <w:rPr>
                <w:rFonts w:cs="Times New Roman"/>
                <w:color w:val="000000"/>
              </w:rPr>
            </w:pPr>
            <w:r w:rsidRPr="00EA0C6E">
              <w:rPr>
                <w:rFonts w:cs="Times New Roman"/>
                <w:color w:val="000000"/>
              </w:rPr>
              <w:t>3</w:t>
            </w:r>
          </w:p>
        </w:tc>
        <w:tc>
          <w:tcPr>
            <w:tcW w:w="2791" w:type="pct"/>
            <w:vAlign w:val="center"/>
          </w:tcPr>
          <w:p w14:paraId="370DA6D0" w14:textId="4F6C74C7"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3</w:t>
            </w:r>
            <w:r w:rsidRPr="00EA0C6E">
              <w:rPr>
                <w:rFonts w:cs="Times New Roman"/>
                <w:b/>
                <w:bCs/>
                <w:color w:val="000000"/>
              </w:rPr>
              <w:t xml:space="preserve"> - </w:t>
            </w:r>
            <w:r w:rsidRPr="00EA0C6E">
              <w:rPr>
                <w:rFonts w:cs="Times New Roman"/>
                <w:color w:val="000000"/>
              </w:rPr>
              <w:t>7</w:t>
            </w:r>
            <w:r w:rsidRPr="00EA0C6E">
              <w:rPr>
                <w:rFonts w:cs="Times New Roman"/>
                <w:b/>
                <w:bCs/>
                <w:color w:val="000000"/>
              </w:rPr>
              <w:t xml:space="preserve"> - </w:t>
            </w:r>
            <w:r w:rsidRPr="00EA0C6E">
              <w:rPr>
                <w:rFonts w:cs="Times New Roman"/>
                <w:color w:val="000000"/>
              </w:rPr>
              <w:t>8</w:t>
            </w:r>
            <w:r w:rsidRPr="00EA0C6E">
              <w:rPr>
                <w:rFonts w:cs="Times New Roman"/>
                <w:b/>
                <w:bCs/>
                <w:color w:val="000000"/>
              </w:rPr>
              <w:t xml:space="preserve"> - </w:t>
            </w:r>
            <w:r w:rsidRPr="00EA0C6E">
              <w:rPr>
                <w:rFonts w:cs="Times New Roman"/>
                <w:color w:val="000000"/>
              </w:rPr>
              <w:t>15</w:t>
            </w:r>
            <w:r w:rsidRPr="00EA0C6E">
              <w:rPr>
                <w:rFonts w:cs="Times New Roman"/>
                <w:b/>
                <w:bCs/>
                <w:color w:val="000000"/>
              </w:rPr>
              <w:t xml:space="preserve"> - </w:t>
            </w:r>
            <w:r w:rsidRPr="00EA0C6E">
              <w:rPr>
                <w:rFonts w:cs="Times New Roman"/>
                <w:color w:val="000000"/>
              </w:rPr>
              <w:t>16</w:t>
            </w:r>
          </w:p>
        </w:tc>
        <w:tc>
          <w:tcPr>
            <w:tcW w:w="1806" w:type="pct"/>
            <w:vAlign w:val="center"/>
          </w:tcPr>
          <w:p w14:paraId="21C55653" w14:textId="37A9E709"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5</w:t>
            </w:r>
          </w:p>
        </w:tc>
      </w:tr>
      <w:tr w:rsidR="00580F3C" w:rsidRPr="00EA0C6E" w14:paraId="32450BBF" w14:textId="77777777" w:rsidTr="00580F3C">
        <w:tc>
          <w:tcPr>
            <w:cnfStyle w:val="001000000000" w:firstRow="0" w:lastRow="0" w:firstColumn="1" w:lastColumn="0" w:oddVBand="0" w:evenVBand="0" w:oddHBand="0" w:evenHBand="0" w:firstRowFirstColumn="0" w:firstRowLastColumn="0" w:lastRowFirstColumn="0" w:lastRowLastColumn="0"/>
            <w:tcW w:w="403" w:type="pct"/>
            <w:vAlign w:val="center"/>
          </w:tcPr>
          <w:p w14:paraId="70FCF7EB" w14:textId="10451B13" w:rsidR="00580F3C" w:rsidRPr="00EA0C6E" w:rsidRDefault="00580F3C" w:rsidP="00580F3C">
            <w:pPr>
              <w:jc w:val="center"/>
              <w:rPr>
                <w:rFonts w:cs="Times New Roman"/>
                <w:color w:val="000000"/>
              </w:rPr>
            </w:pPr>
            <w:r w:rsidRPr="00EA0C6E">
              <w:rPr>
                <w:rFonts w:cs="Times New Roman"/>
                <w:color w:val="000000"/>
              </w:rPr>
              <w:t>4</w:t>
            </w:r>
          </w:p>
        </w:tc>
        <w:tc>
          <w:tcPr>
            <w:tcW w:w="2791" w:type="pct"/>
            <w:vAlign w:val="center"/>
          </w:tcPr>
          <w:p w14:paraId="5FFFF54C" w14:textId="4B1EA06B" w:rsidR="00580F3C" w:rsidRPr="00EA0C6E" w:rsidRDefault="00580F3C" w:rsidP="00580F3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1</w:t>
            </w:r>
            <w:r w:rsidRPr="00EA0C6E">
              <w:rPr>
                <w:rFonts w:cs="Times New Roman"/>
                <w:b/>
                <w:bCs/>
                <w:color w:val="000000"/>
              </w:rPr>
              <w:t xml:space="preserve"> - </w:t>
            </w:r>
            <w:r w:rsidRPr="00EA0C6E">
              <w:rPr>
                <w:rFonts w:cs="Times New Roman"/>
                <w:color w:val="000000"/>
              </w:rPr>
              <w:t>3</w:t>
            </w:r>
            <w:r w:rsidRPr="00EA0C6E">
              <w:rPr>
                <w:rFonts w:cs="Times New Roman"/>
                <w:b/>
                <w:bCs/>
                <w:color w:val="000000"/>
              </w:rPr>
              <w:t xml:space="preserve"> - </w:t>
            </w:r>
            <w:r w:rsidRPr="00EA0C6E">
              <w:rPr>
                <w:rFonts w:cs="Times New Roman"/>
                <w:color w:val="000000"/>
              </w:rPr>
              <w:t>7</w:t>
            </w:r>
            <w:r w:rsidRPr="00EA0C6E">
              <w:rPr>
                <w:rFonts w:cs="Times New Roman"/>
                <w:b/>
                <w:bCs/>
                <w:color w:val="000000"/>
              </w:rPr>
              <w:t xml:space="preserve"> - </w:t>
            </w:r>
            <w:r w:rsidRPr="00EA0C6E">
              <w:rPr>
                <w:rFonts w:cs="Times New Roman"/>
                <w:color w:val="000000"/>
              </w:rPr>
              <w:t>9</w:t>
            </w:r>
            <w:r w:rsidRPr="00EA0C6E">
              <w:rPr>
                <w:rFonts w:cs="Times New Roman"/>
                <w:b/>
                <w:bCs/>
                <w:color w:val="000000"/>
              </w:rPr>
              <w:t xml:space="preserve"> - </w:t>
            </w:r>
            <w:r w:rsidRPr="00EA0C6E">
              <w:rPr>
                <w:rFonts w:cs="Times New Roman"/>
                <w:color w:val="000000"/>
              </w:rPr>
              <w:t>13</w:t>
            </w:r>
            <w:r w:rsidRPr="00EA0C6E">
              <w:rPr>
                <w:rFonts w:cs="Times New Roman"/>
                <w:b/>
                <w:bCs/>
                <w:color w:val="000000"/>
              </w:rPr>
              <w:t xml:space="preserve"> - </w:t>
            </w:r>
            <w:r w:rsidRPr="00EA0C6E">
              <w:rPr>
                <w:rFonts w:cs="Times New Roman"/>
                <w:color w:val="000000"/>
              </w:rPr>
              <w:t>15</w:t>
            </w:r>
          </w:p>
        </w:tc>
        <w:tc>
          <w:tcPr>
            <w:tcW w:w="1806" w:type="pct"/>
            <w:vAlign w:val="center"/>
          </w:tcPr>
          <w:p w14:paraId="79725573" w14:textId="0C1125D4" w:rsidR="00580F3C" w:rsidRPr="00EA0C6E" w:rsidRDefault="00580F3C" w:rsidP="00580F3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6</w:t>
            </w:r>
          </w:p>
        </w:tc>
      </w:tr>
      <w:tr w:rsidR="00580F3C" w:rsidRPr="00EA0C6E" w14:paraId="518E914E" w14:textId="77777777" w:rsidTr="0058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 w:type="pct"/>
            <w:vAlign w:val="center"/>
          </w:tcPr>
          <w:p w14:paraId="63AA7BAA" w14:textId="462C559C" w:rsidR="00580F3C" w:rsidRPr="00EA0C6E" w:rsidRDefault="00580F3C" w:rsidP="00580F3C">
            <w:pPr>
              <w:jc w:val="center"/>
              <w:rPr>
                <w:rFonts w:cs="Times New Roman"/>
                <w:color w:val="000000"/>
              </w:rPr>
            </w:pPr>
            <w:r w:rsidRPr="00EA0C6E">
              <w:rPr>
                <w:rFonts w:cs="Times New Roman"/>
                <w:color w:val="000000"/>
              </w:rPr>
              <w:t>5</w:t>
            </w:r>
          </w:p>
        </w:tc>
        <w:tc>
          <w:tcPr>
            <w:tcW w:w="2791" w:type="pct"/>
            <w:vAlign w:val="center"/>
          </w:tcPr>
          <w:p w14:paraId="242D1280" w14:textId="33BFE46A"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1</w:t>
            </w:r>
            <w:r w:rsidRPr="00EA0C6E">
              <w:rPr>
                <w:rFonts w:cs="Times New Roman"/>
                <w:b/>
                <w:bCs/>
                <w:color w:val="000000"/>
              </w:rPr>
              <w:t xml:space="preserve"> - </w:t>
            </w:r>
            <w:r w:rsidRPr="00EA0C6E">
              <w:rPr>
                <w:rFonts w:cs="Times New Roman"/>
                <w:color w:val="000000"/>
              </w:rPr>
              <w:t>5</w:t>
            </w:r>
            <w:r w:rsidRPr="00EA0C6E">
              <w:rPr>
                <w:rFonts w:cs="Times New Roman"/>
                <w:b/>
                <w:bCs/>
                <w:color w:val="000000"/>
              </w:rPr>
              <w:t xml:space="preserve"> - </w:t>
            </w:r>
            <w:r w:rsidRPr="00EA0C6E">
              <w:rPr>
                <w:rFonts w:cs="Times New Roman"/>
                <w:color w:val="000000"/>
              </w:rPr>
              <w:t>8</w:t>
            </w:r>
            <w:r w:rsidRPr="00EA0C6E">
              <w:rPr>
                <w:rFonts w:cs="Times New Roman"/>
                <w:b/>
                <w:bCs/>
                <w:color w:val="000000"/>
              </w:rPr>
              <w:t xml:space="preserve"> - </w:t>
            </w:r>
            <w:r w:rsidRPr="00EA0C6E">
              <w:rPr>
                <w:rFonts w:cs="Times New Roman"/>
                <w:color w:val="000000"/>
              </w:rPr>
              <w:t>10</w:t>
            </w:r>
            <w:r w:rsidRPr="00EA0C6E">
              <w:rPr>
                <w:rFonts w:cs="Times New Roman"/>
                <w:b/>
                <w:bCs/>
                <w:color w:val="000000"/>
              </w:rPr>
              <w:t xml:space="preserve"> - </w:t>
            </w:r>
            <w:r w:rsidRPr="00EA0C6E">
              <w:rPr>
                <w:rFonts w:cs="Times New Roman"/>
                <w:color w:val="000000"/>
              </w:rPr>
              <w:t>15</w:t>
            </w:r>
            <w:r w:rsidRPr="00EA0C6E">
              <w:rPr>
                <w:rFonts w:cs="Times New Roman"/>
                <w:b/>
                <w:bCs/>
                <w:color w:val="000000"/>
              </w:rPr>
              <w:t xml:space="preserve"> - </w:t>
            </w:r>
            <w:r w:rsidRPr="00EA0C6E">
              <w:rPr>
                <w:rFonts w:cs="Times New Roman"/>
                <w:color w:val="000000"/>
              </w:rPr>
              <w:t>16</w:t>
            </w:r>
          </w:p>
        </w:tc>
        <w:tc>
          <w:tcPr>
            <w:tcW w:w="1806" w:type="pct"/>
            <w:vAlign w:val="center"/>
          </w:tcPr>
          <w:p w14:paraId="702B8B5E" w14:textId="08E4FC87"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6</w:t>
            </w:r>
          </w:p>
        </w:tc>
      </w:tr>
      <w:tr w:rsidR="00580F3C" w:rsidRPr="00EA0C6E" w14:paraId="4A2B6232" w14:textId="77777777" w:rsidTr="00580F3C">
        <w:tc>
          <w:tcPr>
            <w:cnfStyle w:val="001000000000" w:firstRow="0" w:lastRow="0" w:firstColumn="1" w:lastColumn="0" w:oddVBand="0" w:evenVBand="0" w:oddHBand="0" w:evenHBand="0" w:firstRowFirstColumn="0" w:firstRowLastColumn="0" w:lastRowFirstColumn="0" w:lastRowLastColumn="0"/>
            <w:tcW w:w="403" w:type="pct"/>
            <w:vAlign w:val="center"/>
          </w:tcPr>
          <w:p w14:paraId="0ECE6DEF" w14:textId="2DDD13DF" w:rsidR="00580F3C" w:rsidRPr="00EA0C6E" w:rsidRDefault="00580F3C" w:rsidP="00580F3C">
            <w:pPr>
              <w:jc w:val="center"/>
              <w:rPr>
                <w:rFonts w:cs="Times New Roman"/>
                <w:color w:val="000000"/>
              </w:rPr>
            </w:pPr>
            <w:r w:rsidRPr="00EA0C6E">
              <w:rPr>
                <w:rFonts w:cs="Times New Roman"/>
                <w:color w:val="000000"/>
              </w:rPr>
              <w:t>6</w:t>
            </w:r>
          </w:p>
        </w:tc>
        <w:tc>
          <w:tcPr>
            <w:tcW w:w="2791" w:type="pct"/>
            <w:vAlign w:val="center"/>
          </w:tcPr>
          <w:p w14:paraId="234D56C8" w14:textId="1E571BB3" w:rsidR="00580F3C" w:rsidRPr="00EA0C6E" w:rsidRDefault="00580F3C" w:rsidP="00580F3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3</w:t>
            </w:r>
            <w:r w:rsidRPr="00EA0C6E">
              <w:rPr>
                <w:rFonts w:cs="Times New Roman"/>
                <w:b/>
                <w:bCs/>
                <w:color w:val="000000"/>
              </w:rPr>
              <w:t xml:space="preserve"> - </w:t>
            </w:r>
            <w:r w:rsidRPr="00EA0C6E">
              <w:rPr>
                <w:rFonts w:cs="Times New Roman"/>
                <w:color w:val="000000"/>
              </w:rPr>
              <w:t>4</w:t>
            </w:r>
            <w:r w:rsidRPr="00EA0C6E">
              <w:rPr>
                <w:rFonts w:cs="Times New Roman"/>
                <w:b/>
                <w:bCs/>
                <w:color w:val="000000"/>
              </w:rPr>
              <w:t xml:space="preserve"> - </w:t>
            </w:r>
            <w:r w:rsidRPr="00EA0C6E">
              <w:rPr>
                <w:rFonts w:cs="Times New Roman"/>
                <w:color w:val="000000"/>
              </w:rPr>
              <w:t>7</w:t>
            </w:r>
            <w:r w:rsidRPr="00EA0C6E">
              <w:rPr>
                <w:rFonts w:cs="Times New Roman"/>
                <w:b/>
                <w:bCs/>
                <w:color w:val="000000"/>
              </w:rPr>
              <w:t xml:space="preserve"> - </w:t>
            </w:r>
            <w:r w:rsidRPr="00EA0C6E">
              <w:rPr>
                <w:rFonts w:cs="Times New Roman"/>
                <w:color w:val="000000"/>
              </w:rPr>
              <w:t>9</w:t>
            </w:r>
            <w:r w:rsidRPr="00EA0C6E">
              <w:rPr>
                <w:rFonts w:cs="Times New Roman"/>
                <w:b/>
                <w:bCs/>
                <w:color w:val="000000"/>
              </w:rPr>
              <w:t xml:space="preserve"> - </w:t>
            </w:r>
            <w:r w:rsidRPr="00EA0C6E">
              <w:rPr>
                <w:rFonts w:cs="Times New Roman"/>
                <w:color w:val="000000"/>
              </w:rPr>
              <w:t>14</w:t>
            </w:r>
            <w:r w:rsidRPr="00EA0C6E">
              <w:rPr>
                <w:rFonts w:cs="Times New Roman"/>
                <w:b/>
                <w:bCs/>
                <w:color w:val="000000"/>
              </w:rPr>
              <w:t xml:space="preserve"> - </w:t>
            </w:r>
            <w:r w:rsidRPr="00EA0C6E">
              <w:rPr>
                <w:rFonts w:cs="Times New Roman"/>
                <w:color w:val="000000"/>
              </w:rPr>
              <w:t>16</w:t>
            </w:r>
          </w:p>
        </w:tc>
        <w:tc>
          <w:tcPr>
            <w:tcW w:w="1806" w:type="pct"/>
            <w:vAlign w:val="center"/>
          </w:tcPr>
          <w:p w14:paraId="6906EFD3" w14:textId="53B87798" w:rsidR="00580F3C" w:rsidRPr="00EA0C6E" w:rsidRDefault="00580F3C" w:rsidP="00580F3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6</w:t>
            </w:r>
          </w:p>
        </w:tc>
      </w:tr>
      <w:tr w:rsidR="00580F3C" w:rsidRPr="00EA0C6E" w14:paraId="4994FFA0" w14:textId="77777777" w:rsidTr="0058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 w:type="pct"/>
            <w:vAlign w:val="center"/>
          </w:tcPr>
          <w:p w14:paraId="08DFC485" w14:textId="15500F75" w:rsidR="00580F3C" w:rsidRPr="00EA0C6E" w:rsidRDefault="00580F3C" w:rsidP="00580F3C">
            <w:pPr>
              <w:jc w:val="center"/>
              <w:rPr>
                <w:rFonts w:cs="Times New Roman"/>
                <w:color w:val="000000"/>
              </w:rPr>
            </w:pPr>
            <w:r w:rsidRPr="00EA0C6E">
              <w:rPr>
                <w:rFonts w:cs="Times New Roman"/>
                <w:color w:val="000000"/>
              </w:rPr>
              <w:t>7</w:t>
            </w:r>
          </w:p>
        </w:tc>
        <w:tc>
          <w:tcPr>
            <w:tcW w:w="2791" w:type="pct"/>
            <w:vAlign w:val="center"/>
          </w:tcPr>
          <w:p w14:paraId="2D694E96" w14:textId="205C1D61"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1</w:t>
            </w:r>
            <w:r w:rsidRPr="00EA0C6E">
              <w:rPr>
                <w:rFonts w:cs="Times New Roman"/>
                <w:b/>
                <w:bCs/>
                <w:color w:val="000000"/>
              </w:rPr>
              <w:t xml:space="preserve"> - </w:t>
            </w:r>
            <w:r w:rsidRPr="00EA0C6E">
              <w:rPr>
                <w:rFonts w:cs="Times New Roman"/>
                <w:color w:val="000000"/>
              </w:rPr>
              <w:t>2</w:t>
            </w:r>
            <w:r w:rsidRPr="00EA0C6E">
              <w:rPr>
                <w:rFonts w:cs="Times New Roman"/>
                <w:b/>
                <w:bCs/>
                <w:color w:val="000000"/>
              </w:rPr>
              <w:t xml:space="preserve"> - </w:t>
            </w:r>
            <w:r w:rsidRPr="00EA0C6E">
              <w:rPr>
                <w:rFonts w:cs="Times New Roman"/>
                <w:color w:val="000000"/>
              </w:rPr>
              <w:t>6</w:t>
            </w:r>
            <w:r w:rsidRPr="00EA0C6E">
              <w:rPr>
                <w:rFonts w:cs="Times New Roman"/>
                <w:b/>
                <w:bCs/>
                <w:color w:val="000000"/>
              </w:rPr>
              <w:t xml:space="preserve"> - </w:t>
            </w:r>
            <w:r w:rsidRPr="00EA0C6E">
              <w:rPr>
                <w:rFonts w:cs="Times New Roman"/>
                <w:color w:val="000000"/>
              </w:rPr>
              <w:t>8</w:t>
            </w:r>
            <w:r w:rsidRPr="00EA0C6E">
              <w:rPr>
                <w:rFonts w:cs="Times New Roman"/>
                <w:b/>
                <w:bCs/>
                <w:color w:val="000000"/>
              </w:rPr>
              <w:t xml:space="preserve"> - </w:t>
            </w:r>
            <w:r w:rsidRPr="00EA0C6E">
              <w:rPr>
                <w:rFonts w:cs="Times New Roman"/>
                <w:color w:val="000000"/>
              </w:rPr>
              <w:t>11</w:t>
            </w:r>
            <w:r w:rsidRPr="00EA0C6E">
              <w:rPr>
                <w:rFonts w:cs="Times New Roman"/>
                <w:b/>
                <w:bCs/>
                <w:color w:val="000000"/>
              </w:rPr>
              <w:t xml:space="preserve"> - </w:t>
            </w:r>
            <w:r w:rsidRPr="00EA0C6E">
              <w:rPr>
                <w:rFonts w:cs="Times New Roman"/>
                <w:color w:val="000000"/>
              </w:rPr>
              <w:t>14</w:t>
            </w:r>
            <w:r w:rsidRPr="00EA0C6E">
              <w:rPr>
                <w:rFonts w:cs="Times New Roman"/>
                <w:b/>
                <w:bCs/>
                <w:color w:val="000000"/>
              </w:rPr>
              <w:t xml:space="preserve"> - </w:t>
            </w:r>
            <w:r w:rsidRPr="00EA0C6E">
              <w:rPr>
                <w:rFonts w:cs="Times New Roman"/>
                <w:color w:val="000000"/>
              </w:rPr>
              <w:t>16</w:t>
            </w:r>
          </w:p>
        </w:tc>
        <w:tc>
          <w:tcPr>
            <w:tcW w:w="1806" w:type="pct"/>
            <w:vAlign w:val="center"/>
          </w:tcPr>
          <w:p w14:paraId="3BF88F0F" w14:textId="66D0F708"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7</w:t>
            </w:r>
          </w:p>
        </w:tc>
      </w:tr>
      <w:tr w:rsidR="00580F3C" w:rsidRPr="00EA0C6E" w14:paraId="27E98826" w14:textId="77777777" w:rsidTr="00580F3C">
        <w:tc>
          <w:tcPr>
            <w:cnfStyle w:val="001000000000" w:firstRow="0" w:lastRow="0" w:firstColumn="1" w:lastColumn="0" w:oddVBand="0" w:evenVBand="0" w:oddHBand="0" w:evenHBand="0" w:firstRowFirstColumn="0" w:firstRowLastColumn="0" w:lastRowFirstColumn="0" w:lastRowLastColumn="0"/>
            <w:tcW w:w="403" w:type="pct"/>
            <w:vAlign w:val="center"/>
          </w:tcPr>
          <w:p w14:paraId="34A1464F" w14:textId="3B6DACE2" w:rsidR="00580F3C" w:rsidRPr="00EA0C6E" w:rsidRDefault="00580F3C" w:rsidP="00580F3C">
            <w:pPr>
              <w:jc w:val="center"/>
              <w:rPr>
                <w:rFonts w:cs="Times New Roman"/>
                <w:color w:val="000000"/>
              </w:rPr>
            </w:pPr>
            <w:r w:rsidRPr="00EA0C6E">
              <w:rPr>
                <w:rFonts w:cs="Times New Roman"/>
                <w:color w:val="000000"/>
              </w:rPr>
              <w:t>8</w:t>
            </w:r>
          </w:p>
        </w:tc>
        <w:tc>
          <w:tcPr>
            <w:tcW w:w="2791" w:type="pct"/>
            <w:vAlign w:val="center"/>
          </w:tcPr>
          <w:p w14:paraId="7410278C" w14:textId="0B82D13A" w:rsidR="00580F3C" w:rsidRPr="00EA0C6E" w:rsidRDefault="00580F3C" w:rsidP="00580F3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1</w:t>
            </w:r>
            <w:r w:rsidRPr="00EA0C6E">
              <w:rPr>
                <w:rFonts w:cs="Times New Roman"/>
                <w:b/>
                <w:bCs/>
                <w:color w:val="000000"/>
              </w:rPr>
              <w:t xml:space="preserve"> - </w:t>
            </w:r>
            <w:r w:rsidRPr="00EA0C6E">
              <w:rPr>
                <w:rFonts w:cs="Times New Roman"/>
                <w:color w:val="000000"/>
              </w:rPr>
              <w:t>3</w:t>
            </w:r>
            <w:r w:rsidRPr="00EA0C6E">
              <w:rPr>
                <w:rFonts w:cs="Times New Roman"/>
                <w:b/>
                <w:bCs/>
                <w:color w:val="000000"/>
              </w:rPr>
              <w:t xml:space="preserve"> - </w:t>
            </w:r>
            <w:r w:rsidRPr="00EA0C6E">
              <w:rPr>
                <w:rFonts w:cs="Times New Roman"/>
                <w:color w:val="000000"/>
              </w:rPr>
              <w:t>8</w:t>
            </w:r>
            <w:r w:rsidRPr="00EA0C6E">
              <w:rPr>
                <w:rFonts w:cs="Times New Roman"/>
                <w:b/>
                <w:bCs/>
                <w:color w:val="000000"/>
              </w:rPr>
              <w:t xml:space="preserve"> - </w:t>
            </w:r>
            <w:r w:rsidRPr="00EA0C6E">
              <w:rPr>
                <w:rFonts w:cs="Times New Roman"/>
                <w:color w:val="000000"/>
              </w:rPr>
              <w:t>10</w:t>
            </w:r>
            <w:r w:rsidRPr="00EA0C6E">
              <w:rPr>
                <w:rFonts w:cs="Times New Roman"/>
                <w:b/>
                <w:bCs/>
                <w:color w:val="000000"/>
              </w:rPr>
              <w:t xml:space="preserve"> - </w:t>
            </w:r>
            <w:r w:rsidRPr="00EA0C6E">
              <w:rPr>
                <w:rFonts w:cs="Times New Roman"/>
                <w:color w:val="000000"/>
              </w:rPr>
              <w:t>11</w:t>
            </w:r>
            <w:r w:rsidRPr="00EA0C6E">
              <w:rPr>
                <w:rFonts w:cs="Times New Roman"/>
                <w:b/>
                <w:bCs/>
                <w:color w:val="000000"/>
              </w:rPr>
              <w:t xml:space="preserve"> - </w:t>
            </w:r>
            <w:r w:rsidRPr="00EA0C6E">
              <w:rPr>
                <w:rFonts w:cs="Times New Roman"/>
                <w:color w:val="000000"/>
              </w:rPr>
              <w:t>14</w:t>
            </w:r>
            <w:r w:rsidRPr="00EA0C6E">
              <w:rPr>
                <w:rFonts w:cs="Times New Roman"/>
                <w:b/>
                <w:bCs/>
                <w:color w:val="000000"/>
              </w:rPr>
              <w:t xml:space="preserve"> - </w:t>
            </w:r>
            <w:r w:rsidRPr="00EA0C6E">
              <w:rPr>
                <w:rFonts w:cs="Times New Roman"/>
                <w:color w:val="000000"/>
              </w:rPr>
              <w:t>15</w:t>
            </w:r>
          </w:p>
        </w:tc>
        <w:tc>
          <w:tcPr>
            <w:tcW w:w="1806" w:type="pct"/>
            <w:vAlign w:val="center"/>
          </w:tcPr>
          <w:p w14:paraId="2ACA2491" w14:textId="79A1CE90" w:rsidR="00580F3C" w:rsidRPr="00EA0C6E" w:rsidRDefault="00580F3C" w:rsidP="00580F3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7</w:t>
            </w:r>
          </w:p>
        </w:tc>
      </w:tr>
      <w:tr w:rsidR="00580F3C" w:rsidRPr="00EA0C6E" w14:paraId="0C55922B" w14:textId="77777777" w:rsidTr="0058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 w:type="pct"/>
            <w:vAlign w:val="center"/>
          </w:tcPr>
          <w:p w14:paraId="37E3E432" w14:textId="798E2879" w:rsidR="00580F3C" w:rsidRPr="00EA0C6E" w:rsidRDefault="00580F3C" w:rsidP="00580F3C">
            <w:pPr>
              <w:jc w:val="center"/>
              <w:rPr>
                <w:rFonts w:cs="Times New Roman"/>
                <w:color w:val="000000"/>
              </w:rPr>
            </w:pPr>
            <w:r w:rsidRPr="00EA0C6E">
              <w:rPr>
                <w:rFonts w:cs="Times New Roman"/>
                <w:color w:val="000000"/>
              </w:rPr>
              <w:t>9</w:t>
            </w:r>
          </w:p>
        </w:tc>
        <w:tc>
          <w:tcPr>
            <w:tcW w:w="2791" w:type="pct"/>
            <w:vAlign w:val="center"/>
          </w:tcPr>
          <w:p w14:paraId="76FC5919" w14:textId="2A130CEF"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2</w:t>
            </w:r>
            <w:r w:rsidRPr="00EA0C6E">
              <w:rPr>
                <w:rFonts w:cs="Times New Roman"/>
                <w:b/>
                <w:bCs/>
                <w:color w:val="000000"/>
              </w:rPr>
              <w:t xml:space="preserve"> - </w:t>
            </w:r>
            <w:r w:rsidRPr="00EA0C6E">
              <w:rPr>
                <w:rFonts w:cs="Times New Roman"/>
                <w:color w:val="000000"/>
              </w:rPr>
              <w:t>3</w:t>
            </w:r>
            <w:r w:rsidRPr="00EA0C6E">
              <w:rPr>
                <w:rFonts w:cs="Times New Roman"/>
                <w:b/>
                <w:bCs/>
                <w:color w:val="000000"/>
              </w:rPr>
              <w:t xml:space="preserve"> - </w:t>
            </w:r>
            <w:r w:rsidRPr="00EA0C6E">
              <w:rPr>
                <w:rFonts w:cs="Times New Roman"/>
                <w:color w:val="000000"/>
              </w:rPr>
              <w:t>4</w:t>
            </w:r>
            <w:r w:rsidRPr="00EA0C6E">
              <w:rPr>
                <w:rFonts w:cs="Times New Roman"/>
                <w:b/>
                <w:bCs/>
                <w:color w:val="000000"/>
              </w:rPr>
              <w:t xml:space="preserve"> - </w:t>
            </w:r>
            <w:r w:rsidRPr="00EA0C6E">
              <w:rPr>
                <w:rFonts w:cs="Times New Roman"/>
                <w:color w:val="000000"/>
              </w:rPr>
              <w:t>6</w:t>
            </w:r>
            <w:r w:rsidRPr="00EA0C6E">
              <w:rPr>
                <w:rFonts w:cs="Times New Roman"/>
                <w:b/>
                <w:bCs/>
                <w:color w:val="000000"/>
              </w:rPr>
              <w:t xml:space="preserve"> - </w:t>
            </w:r>
            <w:r w:rsidRPr="00EA0C6E">
              <w:rPr>
                <w:rFonts w:cs="Times New Roman"/>
                <w:color w:val="000000"/>
              </w:rPr>
              <w:t>9</w:t>
            </w:r>
            <w:r w:rsidRPr="00EA0C6E">
              <w:rPr>
                <w:rFonts w:cs="Times New Roman"/>
                <w:b/>
                <w:bCs/>
                <w:color w:val="000000"/>
              </w:rPr>
              <w:t xml:space="preserve"> - </w:t>
            </w:r>
            <w:r w:rsidRPr="00EA0C6E">
              <w:rPr>
                <w:rFonts w:cs="Times New Roman"/>
                <w:color w:val="000000"/>
              </w:rPr>
              <w:t>12</w:t>
            </w:r>
            <w:r w:rsidRPr="00EA0C6E">
              <w:rPr>
                <w:rFonts w:cs="Times New Roman"/>
                <w:b/>
                <w:bCs/>
                <w:color w:val="000000"/>
              </w:rPr>
              <w:t xml:space="preserve"> - </w:t>
            </w:r>
            <w:r w:rsidRPr="00EA0C6E">
              <w:rPr>
                <w:rFonts w:cs="Times New Roman"/>
                <w:color w:val="000000"/>
              </w:rPr>
              <w:t>13</w:t>
            </w:r>
            <w:r w:rsidRPr="00EA0C6E">
              <w:rPr>
                <w:rFonts w:cs="Times New Roman"/>
                <w:b/>
                <w:bCs/>
                <w:color w:val="000000"/>
              </w:rPr>
              <w:t xml:space="preserve"> - </w:t>
            </w:r>
            <w:r w:rsidRPr="00EA0C6E">
              <w:rPr>
                <w:rFonts w:cs="Times New Roman"/>
                <w:color w:val="000000"/>
              </w:rPr>
              <w:t>15</w:t>
            </w:r>
          </w:p>
        </w:tc>
        <w:tc>
          <w:tcPr>
            <w:tcW w:w="1806" w:type="pct"/>
            <w:vAlign w:val="center"/>
          </w:tcPr>
          <w:p w14:paraId="49F30D64" w14:textId="4F7E504A" w:rsidR="00580F3C" w:rsidRPr="00EA0C6E" w:rsidRDefault="00580F3C" w:rsidP="00580F3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color w:val="000000"/>
              </w:rPr>
              <w:t>8</w:t>
            </w:r>
          </w:p>
        </w:tc>
      </w:tr>
      <w:tr w:rsidR="00580F3C" w:rsidRPr="00EA0C6E" w14:paraId="61DCA62D" w14:textId="77777777" w:rsidTr="00580F3C">
        <w:tc>
          <w:tcPr>
            <w:cnfStyle w:val="001000000000" w:firstRow="0" w:lastRow="0" w:firstColumn="1" w:lastColumn="0" w:oddVBand="0" w:evenVBand="0" w:oddHBand="0" w:evenHBand="0" w:firstRowFirstColumn="0" w:firstRowLastColumn="0" w:lastRowFirstColumn="0" w:lastRowLastColumn="0"/>
            <w:tcW w:w="403" w:type="pct"/>
            <w:vAlign w:val="center"/>
          </w:tcPr>
          <w:p w14:paraId="351904A5" w14:textId="508DF8E6" w:rsidR="00580F3C" w:rsidRPr="00EA0C6E" w:rsidRDefault="00580F3C" w:rsidP="00580F3C">
            <w:pPr>
              <w:jc w:val="center"/>
              <w:rPr>
                <w:rFonts w:cs="Times New Roman"/>
                <w:color w:val="000000"/>
              </w:rPr>
            </w:pPr>
            <w:r w:rsidRPr="00EA0C6E">
              <w:rPr>
                <w:rFonts w:cs="Times New Roman"/>
                <w:color w:val="000000"/>
              </w:rPr>
              <w:t>10</w:t>
            </w:r>
          </w:p>
        </w:tc>
        <w:tc>
          <w:tcPr>
            <w:tcW w:w="2791" w:type="pct"/>
            <w:vAlign w:val="center"/>
          </w:tcPr>
          <w:p w14:paraId="11E9357C" w14:textId="3CB634EC" w:rsidR="00580F3C" w:rsidRPr="00EA0C6E" w:rsidRDefault="00580F3C" w:rsidP="00580F3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4</w:t>
            </w:r>
            <w:r w:rsidRPr="00EA0C6E">
              <w:rPr>
                <w:rFonts w:cs="Times New Roman"/>
                <w:b/>
                <w:bCs/>
                <w:color w:val="000000"/>
              </w:rPr>
              <w:t xml:space="preserve"> - </w:t>
            </w:r>
            <w:r w:rsidRPr="00EA0C6E">
              <w:rPr>
                <w:rFonts w:cs="Times New Roman"/>
                <w:color w:val="000000"/>
              </w:rPr>
              <w:t>5</w:t>
            </w:r>
            <w:r w:rsidRPr="00EA0C6E">
              <w:rPr>
                <w:rFonts w:cs="Times New Roman"/>
                <w:b/>
                <w:bCs/>
                <w:color w:val="000000"/>
              </w:rPr>
              <w:t xml:space="preserve"> - </w:t>
            </w:r>
            <w:r w:rsidRPr="00EA0C6E">
              <w:rPr>
                <w:rFonts w:cs="Times New Roman"/>
                <w:color w:val="000000"/>
              </w:rPr>
              <w:t>8</w:t>
            </w:r>
            <w:r w:rsidRPr="00EA0C6E">
              <w:rPr>
                <w:rFonts w:cs="Times New Roman"/>
                <w:b/>
                <w:bCs/>
                <w:color w:val="000000"/>
              </w:rPr>
              <w:t xml:space="preserve"> - </w:t>
            </w:r>
            <w:r w:rsidRPr="00EA0C6E">
              <w:rPr>
                <w:rFonts w:cs="Times New Roman"/>
                <w:color w:val="000000"/>
              </w:rPr>
              <w:t>9</w:t>
            </w:r>
            <w:r w:rsidRPr="00EA0C6E">
              <w:rPr>
                <w:rFonts w:cs="Times New Roman"/>
                <w:b/>
                <w:bCs/>
                <w:color w:val="000000"/>
              </w:rPr>
              <w:t xml:space="preserve"> - </w:t>
            </w:r>
            <w:r w:rsidRPr="00EA0C6E">
              <w:rPr>
                <w:rFonts w:cs="Times New Roman"/>
                <w:color w:val="000000"/>
              </w:rPr>
              <w:t>11</w:t>
            </w:r>
            <w:r w:rsidRPr="00EA0C6E">
              <w:rPr>
                <w:rFonts w:cs="Times New Roman"/>
                <w:b/>
                <w:bCs/>
                <w:color w:val="000000"/>
              </w:rPr>
              <w:t xml:space="preserve"> - </w:t>
            </w:r>
            <w:r w:rsidRPr="00EA0C6E">
              <w:rPr>
                <w:rFonts w:cs="Times New Roman"/>
                <w:color w:val="000000"/>
              </w:rPr>
              <w:t>12</w:t>
            </w:r>
            <w:r w:rsidRPr="00EA0C6E">
              <w:rPr>
                <w:rFonts w:cs="Times New Roman"/>
                <w:b/>
                <w:bCs/>
                <w:color w:val="000000"/>
              </w:rPr>
              <w:t xml:space="preserve"> - </w:t>
            </w:r>
            <w:r w:rsidRPr="00EA0C6E">
              <w:rPr>
                <w:rFonts w:cs="Times New Roman"/>
                <w:color w:val="000000"/>
              </w:rPr>
              <w:t>15</w:t>
            </w:r>
            <w:r w:rsidRPr="00EA0C6E">
              <w:rPr>
                <w:rFonts w:cs="Times New Roman"/>
                <w:b/>
                <w:bCs/>
                <w:color w:val="000000"/>
              </w:rPr>
              <w:t xml:space="preserve"> - </w:t>
            </w:r>
            <w:r w:rsidRPr="00EA0C6E">
              <w:rPr>
                <w:rFonts w:cs="Times New Roman"/>
                <w:color w:val="000000"/>
              </w:rPr>
              <w:t>16</w:t>
            </w:r>
          </w:p>
        </w:tc>
        <w:tc>
          <w:tcPr>
            <w:tcW w:w="1806" w:type="pct"/>
            <w:vAlign w:val="center"/>
          </w:tcPr>
          <w:p w14:paraId="3AB58C85" w14:textId="3BDB08F7" w:rsidR="00580F3C" w:rsidRPr="00EA0C6E" w:rsidRDefault="00580F3C" w:rsidP="00580F3C">
            <w:pPr>
              <w:keepNext/>
              <w:jc w:val="cente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color w:val="000000"/>
              </w:rPr>
              <w:t>8</w:t>
            </w:r>
          </w:p>
        </w:tc>
      </w:tr>
    </w:tbl>
    <w:p w14:paraId="023EF9FA" w14:textId="77777777" w:rsidR="00C14C55" w:rsidRPr="00EA0C6E" w:rsidRDefault="00C14C55" w:rsidP="008353D7">
      <w:pPr>
        <w:rPr>
          <w:rFonts w:cs="Times New Roman"/>
        </w:rPr>
      </w:pPr>
    </w:p>
    <w:p w14:paraId="0CE63352" w14:textId="346C4E5D" w:rsidR="00EA0C6E" w:rsidRPr="00EA0C6E" w:rsidRDefault="00A15074" w:rsidP="008353D7">
      <w:pPr>
        <w:rPr>
          <w:rFonts w:cs="Times New Roman"/>
        </w:rPr>
      </w:pPr>
      <w:r w:rsidRPr="00EA0C6E">
        <w:rPr>
          <w:rFonts w:cs="Times New Roman"/>
        </w:rPr>
        <w:t>Από τον Πίνακα 11 γίνεται αντιληπτό ότι ήδη από την εμφάνιση του 4</w:t>
      </w:r>
      <w:r w:rsidRPr="00EA0C6E">
        <w:rPr>
          <w:rFonts w:cs="Times New Roman"/>
          <w:vertAlign w:val="superscript"/>
        </w:rPr>
        <w:t>ου</w:t>
      </w:r>
      <w:r w:rsidRPr="00EA0C6E">
        <w:rPr>
          <w:rFonts w:cs="Times New Roman"/>
        </w:rPr>
        <w:t xml:space="preserve"> ενεργού σημείου συγκέντρωσης, μπορεί να επιτευχθεί σενάριο με μηδενική έκθεση στο αέριο. </w:t>
      </w:r>
      <w:r w:rsidR="00580F3C" w:rsidRPr="00EA0C6E">
        <w:rPr>
          <w:rFonts w:cs="Times New Roman"/>
        </w:rPr>
        <w:t>Με βάση τον Πίνακα 1</w:t>
      </w:r>
      <w:r w:rsidR="00227B55" w:rsidRPr="00EA0C6E">
        <w:rPr>
          <w:rFonts w:cs="Times New Roman"/>
        </w:rPr>
        <w:t>2</w:t>
      </w:r>
      <w:r w:rsidR="00580F3C" w:rsidRPr="00EA0C6E">
        <w:rPr>
          <w:rFonts w:cs="Times New Roman"/>
        </w:rPr>
        <w:t xml:space="preserve"> και τα πορίσματα του Σχήματος 21, οι τρεις (3) καλύτεροι συνδυασμοί που προκύπτουν</w:t>
      </w:r>
      <w:r w:rsidR="009C484E" w:rsidRPr="00EA0C6E">
        <w:rPr>
          <w:rFonts w:cs="Times New Roman"/>
        </w:rPr>
        <w:t xml:space="preserve"> για την περίπτωση μελέτης</w:t>
      </w:r>
      <w:r w:rsidR="00580F3C" w:rsidRPr="00EA0C6E">
        <w:rPr>
          <w:rFonts w:cs="Times New Roman"/>
        </w:rPr>
        <w:t xml:space="preserve"> είναι οι 1, 2 και 3</w:t>
      </w:r>
      <w:r w:rsidR="0059546B" w:rsidRPr="00EA0C6E">
        <w:rPr>
          <w:rFonts w:cs="Times New Roman"/>
        </w:rPr>
        <w:t>, με τον συνδυασμό 2 να ξεχωρίζει</w:t>
      </w:r>
      <w:r w:rsidR="009C484E" w:rsidRPr="00EA0C6E">
        <w:rPr>
          <w:rFonts w:cs="Times New Roman"/>
        </w:rPr>
        <w:t xml:space="preserve">. Αυτό προκύπτει ως συνδυασμός του πλήθους των ενεργών σημείων συγκέντρωσης, και λόγω της τοποθεσίας των σημείων που συγκροτούν τον εκάστοτε συνδυασμό. Στο </w:t>
      </w:r>
      <w:r w:rsidR="009C484E" w:rsidRPr="00EA0C6E">
        <w:rPr>
          <w:rFonts w:cs="Times New Roman"/>
        </w:rPr>
        <w:fldChar w:fldCharType="begin"/>
      </w:r>
      <w:r w:rsidR="009C484E" w:rsidRPr="00EA0C6E">
        <w:rPr>
          <w:rFonts w:cs="Times New Roman"/>
        </w:rPr>
        <w:instrText xml:space="preserve"> REF _Ref227327978 \h </w:instrText>
      </w:r>
      <w:r w:rsidR="009C484E" w:rsidRPr="00EA0C6E">
        <w:rPr>
          <w:rFonts w:cs="Times New Roman"/>
        </w:rPr>
      </w:r>
      <w:r w:rsidR="00EA0C6E">
        <w:rPr>
          <w:rFonts w:cs="Times New Roman"/>
        </w:rPr>
        <w:instrText xml:space="preserve"> \* MERGEFORMAT </w:instrText>
      </w:r>
      <w:r w:rsidR="009C484E" w:rsidRPr="00EA0C6E">
        <w:rPr>
          <w:rFonts w:cs="Times New Roman"/>
        </w:rPr>
        <w:fldChar w:fldCharType="separate"/>
      </w:r>
      <w:r w:rsidR="00EA0C6E" w:rsidRPr="00EA0C6E">
        <w:rPr>
          <w:rFonts w:cs="Times New Roman"/>
        </w:rPr>
        <w:t xml:space="preserve">Σχήμα </w:t>
      </w:r>
      <w:r w:rsidR="00EA0C6E" w:rsidRPr="00EA0C6E">
        <w:rPr>
          <w:rFonts w:cs="Times New Roman"/>
          <w:noProof/>
        </w:rPr>
        <w:t>21</w:t>
      </w:r>
      <w:r w:rsidR="009C484E" w:rsidRPr="00EA0C6E">
        <w:rPr>
          <w:rFonts w:cs="Times New Roman"/>
        </w:rPr>
        <w:fldChar w:fldCharType="end"/>
      </w:r>
      <w:r w:rsidR="009C484E" w:rsidRPr="00EA0C6E">
        <w:rPr>
          <w:rFonts w:cs="Times New Roman"/>
        </w:rPr>
        <w:t xml:space="preserve"> παρουσιάζεται πως όσο αυξάνει ο αριθμός των ενεργών σημείων, τόσο αυξάνει και το υπολογιστικό κόστος της προσομοίωσης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sim</m:t>
            </m:r>
          </m:sub>
        </m:sSub>
        <m:r>
          <m:rPr>
            <m:sty m:val="p"/>
          </m:rPr>
          <w:rPr>
            <w:rFonts w:ascii="Cambria Math" w:hAnsi="Cambria Math" w:cs="Times New Roman"/>
          </w:rPr>
          <m:t>=57.356*</m:t>
        </m:r>
        <m:sSub>
          <m:sSubPr>
            <m:ctrlPr>
              <w:rPr>
                <w:rFonts w:ascii="Cambria Math" w:hAnsi="Cambria Math" w:cs="Times New Roman"/>
                <w:lang w:val="en-US"/>
              </w:rPr>
            </m:ctrlPr>
          </m:sSubPr>
          <m:e>
            <m:r>
              <m:rPr>
                <m:sty m:val="p"/>
              </m:rPr>
              <w:rPr>
                <w:rFonts w:ascii="Cambria Math" w:hAnsi="Cambria Math" w:cs="Times New Roman"/>
                <w:lang w:val="en-US"/>
              </w:rPr>
              <m:t>n</m:t>
            </m:r>
          </m:e>
          <m:sub>
            <m:r>
              <m:rPr>
                <m:sty m:val="p"/>
              </m:rPr>
              <w:rPr>
                <w:rFonts w:ascii="Cambria Math" w:hAnsi="Cambria Math" w:cs="Times New Roman"/>
                <w:lang w:val="en-US"/>
              </w:rPr>
              <m:t>dests</m:t>
            </m:r>
          </m:sub>
        </m:sSub>
        <m:r>
          <m:rPr>
            <m:sty m:val="p"/>
          </m:rPr>
          <w:rPr>
            <w:rFonts w:ascii="Cambria Math" w:hAnsi="Cambria Math" w:cs="Times New Roman"/>
          </w:rPr>
          <m:t>)</m:t>
        </m:r>
      </m:oMath>
      <w:r w:rsidR="0059546B" w:rsidRPr="00EA0C6E">
        <w:rPr>
          <w:rFonts w:cs="Times New Roman"/>
        </w:rPr>
        <w:t xml:space="preserve">. Από το </w:t>
      </w:r>
      <w:r w:rsidR="0059546B" w:rsidRPr="00EA0C6E">
        <w:rPr>
          <w:rFonts w:cs="Times New Roman"/>
        </w:rPr>
        <w:fldChar w:fldCharType="begin"/>
      </w:r>
      <w:r w:rsidR="0059546B" w:rsidRPr="00EA0C6E">
        <w:rPr>
          <w:rFonts w:cs="Times New Roman"/>
        </w:rPr>
        <w:instrText xml:space="preserve"> REF _Ref227282011 \h </w:instrText>
      </w:r>
      <w:r w:rsidR="0059546B" w:rsidRPr="00EA0C6E">
        <w:rPr>
          <w:rFonts w:cs="Times New Roman"/>
        </w:rPr>
      </w:r>
      <w:r w:rsidR="00EA0C6E">
        <w:rPr>
          <w:rFonts w:cs="Times New Roman"/>
        </w:rPr>
        <w:instrText xml:space="preserve"> \* MERGEFORMAT </w:instrText>
      </w:r>
      <w:r w:rsidR="0059546B" w:rsidRPr="00EA0C6E">
        <w:rPr>
          <w:rFonts w:cs="Times New Roman"/>
        </w:rPr>
        <w:fldChar w:fldCharType="separate"/>
      </w:r>
      <w:r w:rsidR="00EA0C6E" w:rsidRPr="00EA0C6E">
        <w:rPr>
          <w:rFonts w:cs="Times New Roman"/>
        </w:rPr>
        <w:t xml:space="preserve">Σχήμα </w:t>
      </w:r>
      <w:r w:rsidR="00EA0C6E" w:rsidRPr="00EA0C6E">
        <w:rPr>
          <w:rFonts w:cs="Times New Roman"/>
          <w:noProof/>
        </w:rPr>
        <w:t>12</w:t>
      </w:r>
      <w:r w:rsidR="0059546B" w:rsidRPr="00EA0C6E">
        <w:rPr>
          <w:rFonts w:cs="Times New Roman"/>
        </w:rPr>
        <w:fldChar w:fldCharType="end"/>
      </w:r>
      <w:r w:rsidR="0059546B" w:rsidRPr="00EA0C6E">
        <w:rPr>
          <w:rFonts w:cs="Times New Roman"/>
        </w:rPr>
        <w:t>β μπορεί να παρατηρηθεί πως στους συνδυασμούς 1 και 3 (</w:t>
      </w:r>
      <w:r w:rsidR="0059546B" w:rsidRPr="00EA0C6E">
        <w:rPr>
          <w:rFonts w:cs="Times New Roman"/>
        </w:rPr>
        <w:fldChar w:fldCharType="begin"/>
      </w:r>
      <w:r w:rsidR="0059546B" w:rsidRPr="00EA0C6E">
        <w:rPr>
          <w:rFonts w:cs="Times New Roman"/>
        </w:rPr>
        <w:instrText xml:space="preserve"> REF _Ref227409641 \h </w:instrText>
      </w:r>
      <w:r w:rsidR="0059546B" w:rsidRPr="00EA0C6E">
        <w:rPr>
          <w:rFonts w:cs="Times New Roman"/>
        </w:rPr>
      </w:r>
      <w:r w:rsidR="00EA0C6E">
        <w:rPr>
          <w:rFonts w:cs="Times New Roman"/>
        </w:rPr>
        <w:instrText xml:space="preserve"> \* MERGEFORMAT </w:instrText>
      </w:r>
      <w:r w:rsidR="0059546B" w:rsidRPr="00EA0C6E">
        <w:rPr>
          <w:rFonts w:cs="Times New Roman"/>
        </w:rPr>
        <w:fldChar w:fldCharType="separate"/>
      </w:r>
      <w:r w:rsidR="00EA0C6E" w:rsidRPr="00EA0C6E">
        <w:rPr>
          <w:rFonts w:cs="Times New Roman"/>
        </w:rPr>
        <w:t xml:space="preserve">Πίνακας </w:t>
      </w:r>
      <w:r w:rsidR="00EA0C6E" w:rsidRPr="00EA0C6E">
        <w:rPr>
          <w:rFonts w:cs="Times New Roman"/>
          <w:noProof/>
        </w:rPr>
        <w:t>11</w:t>
      </w:r>
      <w:r w:rsidR="0059546B" w:rsidRPr="00EA0C6E">
        <w:rPr>
          <w:rFonts w:cs="Times New Roman"/>
        </w:rPr>
        <w:fldChar w:fldCharType="end"/>
      </w:r>
      <w:r w:rsidR="0059546B" w:rsidRPr="00EA0C6E">
        <w:rPr>
          <w:rFonts w:cs="Times New Roman"/>
        </w:rPr>
        <w:t xml:space="preserve">) όλα τα σημεία είναι μακριά από την περιοχή εξάπλωσης του αερίου. Ο συνδυασμός 2, πέραν από τον χαμηλό αριθμό </w:t>
      </w:r>
      <w:r w:rsidR="007E65F5" w:rsidRPr="00EA0C6E">
        <w:rPr>
          <w:rFonts w:cs="Times New Roman"/>
        </w:rPr>
        <w:t xml:space="preserve">ενεργών σημείων, διαθέτει σε κάθε κάθετη πλευρά της εγκατάστασης από ένα ενεργό σημείο συγκέντρωσης, προσφέροντας ανθεκτικότητα έναντι άλλων παραγόντων, όπως παράπλευρα συμβάντα </w:t>
      </w:r>
      <w:r w:rsidR="007E65F5" w:rsidRPr="00EA0C6E">
        <w:rPr>
          <w:rFonts w:cs="Times New Roman"/>
        </w:rPr>
        <w:fldChar w:fldCharType="begin"/>
      </w:r>
      <w:r w:rsidR="007E65F5" w:rsidRPr="00EA0C6E">
        <w:rPr>
          <w:rFonts w:cs="Times New Roman"/>
        </w:rPr>
        <w:instrText xml:space="preserve"> ADDIN EN.CITE &lt;EndNote&gt;&lt;Cite&gt;&lt;Author&gt;He&lt;/Author&gt;&lt;Year&gt;2024&lt;/Year&gt;&lt;RecNum&gt;29&lt;/RecNum&gt;&lt;DisplayText&gt;(He et al., 2024)&lt;/DisplayText&gt;&lt;record&gt;&lt;rec-number&gt;29&lt;/rec-number&gt;&lt;foreign-keys&gt;&lt;key app="EN" db-id="dxs5p5de0w55t0erd255s0tbrzsd22z0ts0d" timestamp="1770640894"&gt;29&lt;/key&gt;&lt;/foreign-keys&gt;&lt;ref-type name="Journal Article"&gt;17&lt;/ref-type&gt;&lt;contributors&gt;&lt;authors&gt;&lt;author&gt;He, Zhichao&lt;/author&gt;&lt;author&gt;Shen, Kaixin&lt;/author&gt;&lt;author&gt;Lan, Meng&lt;/author&gt;&lt;author&gt;Weng, Wenguo&lt;/author&gt;&lt;/authors&gt;&lt;/contributors&gt;&lt;titles&gt;&lt;title&gt;An evacuation path planning method for multi-hazard accidents in chemical industries based on risk perception&lt;/title&gt;&lt;secondary-title&gt;Reliability Engineering &amp;amp; System Safety&lt;/secondary-title&gt;&lt;/titles&gt;&lt;periodical&gt;&lt;full-title&gt;Reliability Engineering &amp;amp; System Safety&lt;/full-title&gt;&lt;/periodical&gt;&lt;pages&gt;109912&lt;/pages&gt;&lt;volume&gt;244&lt;/volume&gt;&lt;keywords&gt;&lt;keyword&gt;Emergency evacuation&lt;/keyword&gt;&lt;keyword&gt;Multi-hazard accident&lt;/keyword&gt;&lt;keyword&gt;Risk analysis&lt;/keyword&gt;&lt;keyword&gt;Chemical industry&lt;/keyword&gt;&lt;keyword&gt;D* algorithm&lt;/keyword&gt;&lt;/keywords&gt;&lt;dates&gt;&lt;year&gt;2024&lt;/year&gt;&lt;pub-dates&gt;&lt;date&gt;2024/04/01/&lt;/date&gt;&lt;/pub-dates&gt;&lt;/dates&gt;&lt;isbn&gt;0951-8320&lt;/isbn&gt;&lt;urls&gt;&lt;related-urls&gt;&lt;url&gt;https://www.sciencedirect.com/science/article/pii/S0951832023008268&lt;/url&gt;&lt;/related-urls&gt;&lt;/urls&gt;&lt;electronic-resource-num&gt;https://doi.org/10.1016/j.ress.2023.109912&lt;/electronic-resource-num&gt;&lt;/record&gt;&lt;/Cite&gt;&lt;/EndNote&gt;</w:instrText>
      </w:r>
      <w:r w:rsidR="007E65F5" w:rsidRPr="00EA0C6E">
        <w:rPr>
          <w:rFonts w:cs="Times New Roman"/>
        </w:rPr>
        <w:fldChar w:fldCharType="separate"/>
      </w:r>
      <w:r w:rsidR="007E65F5" w:rsidRPr="00EA0C6E">
        <w:rPr>
          <w:rFonts w:cs="Times New Roman"/>
          <w:noProof/>
        </w:rPr>
        <w:t>(</w:t>
      </w:r>
      <w:hyperlink w:anchor="_ENREF_23" w:tooltip="He, 2024 #29" w:history="1">
        <w:r w:rsidR="007E65F5" w:rsidRPr="00EA0C6E">
          <w:rPr>
            <w:rStyle w:val="Hyperlink"/>
            <w:rFonts w:cs="Times New Roman"/>
          </w:rPr>
          <w:t>He et al., 2024</w:t>
        </w:r>
      </w:hyperlink>
      <w:r w:rsidR="007E65F5" w:rsidRPr="00EA0C6E">
        <w:rPr>
          <w:rFonts w:cs="Times New Roman"/>
          <w:noProof/>
        </w:rPr>
        <w:t>)</w:t>
      </w:r>
      <w:r w:rsidR="007E65F5" w:rsidRPr="00EA0C6E">
        <w:rPr>
          <w:rFonts w:cs="Times New Roman"/>
        </w:rPr>
        <w:fldChar w:fldCharType="end"/>
      </w:r>
      <w:r w:rsidR="00EA0C6E" w:rsidRPr="00EA0C6E">
        <w:rPr>
          <w:rFonts w:cs="Times New Roman"/>
        </w:rPr>
        <w:t>.</w:t>
      </w:r>
    </w:p>
    <w:p w14:paraId="206D7731" w14:textId="3DE57DF3" w:rsidR="00C71F7B" w:rsidRPr="00EA0C6E" w:rsidRDefault="00EA0C6E" w:rsidP="00EA0C6E">
      <w:pPr>
        <w:jc w:val="left"/>
        <w:rPr>
          <w:rFonts w:cs="Times New Roman"/>
        </w:rPr>
      </w:pPr>
      <w:r w:rsidRPr="00EA0C6E">
        <w:rPr>
          <w:rFonts w:cs="Times New Roman"/>
        </w:rPr>
        <w:br w:type="page"/>
      </w:r>
    </w:p>
    <w:p w14:paraId="45538485" w14:textId="2995D190" w:rsidR="00C71F7B" w:rsidRPr="00EA0C6E" w:rsidRDefault="00C71F7B" w:rsidP="008353D7">
      <w:pPr>
        <w:rPr>
          <w:rFonts w:cs="Times New Roman"/>
        </w:rPr>
      </w:pPr>
      <w:r w:rsidRPr="00EA0C6E">
        <w:rPr>
          <w:rFonts w:cs="Times New Roman"/>
        </w:rPr>
        <w:lastRenderedPageBreak/>
        <w:t>Όλα τα αποτελέσματα προέκυψαν από τον φορητό υπολογιστή με τα χαρακτηριστικά του ακόλουθου Πίνακα:</w:t>
      </w:r>
    </w:p>
    <w:p w14:paraId="160625B8" w14:textId="3D405F16" w:rsidR="00C71F7B" w:rsidRPr="00EA0C6E" w:rsidRDefault="00C71F7B" w:rsidP="00C71F7B">
      <w:pPr>
        <w:pStyle w:val="Caption"/>
        <w:keepNext/>
        <w:rPr>
          <w:rFonts w:cs="Times New Roman"/>
        </w:rPr>
      </w:pPr>
      <w:bookmarkStart w:id="219" w:name="_Toc227411813"/>
      <w:r w:rsidRPr="00EA0C6E">
        <w:rPr>
          <w:rFonts w:cs="Times New Roman"/>
        </w:rPr>
        <w:t xml:space="preserve">Πίνακας </w:t>
      </w:r>
      <w:r w:rsidRPr="00EA0C6E">
        <w:rPr>
          <w:rFonts w:cs="Times New Roman"/>
        </w:rPr>
        <w:fldChar w:fldCharType="begin"/>
      </w:r>
      <w:r w:rsidRPr="00EA0C6E">
        <w:rPr>
          <w:rFonts w:cs="Times New Roman"/>
        </w:rPr>
        <w:instrText xml:space="preserve"> SEQ Πίνακας \* ARABIC </w:instrText>
      </w:r>
      <w:r w:rsidRPr="00EA0C6E">
        <w:rPr>
          <w:rFonts w:cs="Times New Roman"/>
        </w:rPr>
        <w:fldChar w:fldCharType="separate"/>
      </w:r>
      <w:r w:rsidR="00EA0C6E" w:rsidRPr="00EA0C6E">
        <w:rPr>
          <w:rFonts w:cs="Times New Roman"/>
          <w:noProof/>
        </w:rPr>
        <w:t>12</w:t>
      </w:r>
      <w:r w:rsidRPr="00EA0C6E">
        <w:rPr>
          <w:rFonts w:cs="Times New Roman"/>
        </w:rPr>
        <w:fldChar w:fldCharType="end"/>
      </w:r>
      <w:r w:rsidRPr="00EA0C6E">
        <w:rPr>
          <w:rFonts w:cs="Times New Roman"/>
        </w:rPr>
        <w:t>. Χαρακτηριστικά της συσκευής όπου πραγματοποιήθηκαν οι προσομοιώσεις.</w:t>
      </w:r>
      <w:bookmarkEnd w:id="219"/>
    </w:p>
    <w:tbl>
      <w:tblPr>
        <w:tblStyle w:val="GridTable5Dark-Accent1"/>
        <w:tblW w:w="5000" w:type="pct"/>
        <w:tblLook w:val="04A0" w:firstRow="1" w:lastRow="0" w:firstColumn="1" w:lastColumn="0" w:noHBand="0" w:noVBand="1"/>
      </w:tblPr>
      <w:tblGrid>
        <w:gridCol w:w="3245"/>
        <w:gridCol w:w="6825"/>
      </w:tblGrid>
      <w:tr w:rsidR="004554A8" w:rsidRPr="00EA0C6E" w14:paraId="5DF27B3B" w14:textId="77777777" w:rsidTr="00C71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1" w:type="pct"/>
          </w:tcPr>
          <w:p w14:paraId="733BE863" w14:textId="56D2AFE9" w:rsidR="004554A8" w:rsidRPr="00EA0C6E" w:rsidRDefault="004554A8" w:rsidP="00C71F7B">
            <w:pPr>
              <w:rPr>
                <w:rFonts w:cs="Times New Roman"/>
              </w:rPr>
            </w:pPr>
            <w:r w:rsidRPr="00EA0C6E">
              <w:rPr>
                <w:rFonts w:cs="Times New Roman"/>
              </w:rPr>
              <w:t>Μοντέλο μονάδας</w:t>
            </w:r>
          </w:p>
        </w:tc>
        <w:tc>
          <w:tcPr>
            <w:tcW w:w="3389" w:type="pct"/>
          </w:tcPr>
          <w:p w14:paraId="5C4F0152" w14:textId="77777777" w:rsidR="004554A8" w:rsidRPr="00EA0C6E" w:rsidRDefault="004554A8" w:rsidP="00C71F7B">
            <w:pPr>
              <w:cnfStyle w:val="100000000000" w:firstRow="1" w:lastRow="0" w:firstColumn="0" w:lastColumn="0" w:oddVBand="0" w:evenVBand="0" w:oddHBand="0" w:evenHBand="0" w:firstRowFirstColumn="0" w:firstRowLastColumn="0" w:lastRowFirstColumn="0" w:lastRowLastColumn="0"/>
              <w:rPr>
                <w:rFonts w:cs="Times New Roman"/>
                <w:lang w:val="en-US"/>
              </w:rPr>
            </w:pPr>
          </w:p>
        </w:tc>
      </w:tr>
      <w:tr w:rsidR="00C71F7B" w:rsidRPr="00EA0C6E" w14:paraId="536192F9" w14:textId="77777777" w:rsidTr="00C71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1" w:type="pct"/>
          </w:tcPr>
          <w:p w14:paraId="000980C7" w14:textId="434E8001" w:rsidR="00C71F7B" w:rsidRPr="00EA0C6E" w:rsidRDefault="00C71F7B" w:rsidP="00C71F7B">
            <w:pPr>
              <w:rPr>
                <w:rFonts w:cs="Times New Roman"/>
              </w:rPr>
            </w:pPr>
            <w:r w:rsidRPr="00EA0C6E">
              <w:rPr>
                <w:rFonts w:cs="Times New Roman"/>
              </w:rPr>
              <w:t>Επεξεργαστής</w:t>
            </w:r>
          </w:p>
        </w:tc>
        <w:tc>
          <w:tcPr>
            <w:tcW w:w="3389" w:type="pct"/>
            <w:shd w:val="clear" w:color="auto" w:fill="DBE5F1" w:themeFill="accent1" w:themeFillTint="33"/>
          </w:tcPr>
          <w:p w14:paraId="079DFF8E" w14:textId="27975798" w:rsidR="00C71F7B" w:rsidRPr="00EA0C6E" w:rsidRDefault="00C71F7B" w:rsidP="00C71F7B">
            <w:pPr>
              <w:cnfStyle w:val="000000100000" w:firstRow="0" w:lastRow="0" w:firstColumn="0" w:lastColumn="0" w:oddVBand="0" w:evenVBand="0" w:oddHBand="1" w:evenHBand="0" w:firstRowFirstColumn="0" w:firstRowLastColumn="0" w:lastRowFirstColumn="0" w:lastRowLastColumn="0"/>
              <w:rPr>
                <w:rFonts w:cs="Times New Roman"/>
                <w:b/>
                <w:bCs/>
                <w:lang w:val="en-US"/>
              </w:rPr>
            </w:pPr>
            <w:r w:rsidRPr="00EA0C6E">
              <w:rPr>
                <w:rFonts w:cs="Times New Roman"/>
                <w:lang w:val="en-US"/>
              </w:rPr>
              <w:t>Intel(R) Core(TM) i5-8300H CPU @ 2.30GHz (2.30 GHz)</w:t>
            </w:r>
          </w:p>
        </w:tc>
      </w:tr>
      <w:tr w:rsidR="00C71F7B" w:rsidRPr="00EA0C6E" w14:paraId="31309118" w14:textId="77777777" w:rsidTr="00C71F7B">
        <w:tc>
          <w:tcPr>
            <w:cnfStyle w:val="001000000000" w:firstRow="0" w:lastRow="0" w:firstColumn="1" w:lastColumn="0" w:oddVBand="0" w:evenVBand="0" w:oddHBand="0" w:evenHBand="0" w:firstRowFirstColumn="0" w:firstRowLastColumn="0" w:lastRowFirstColumn="0" w:lastRowLastColumn="0"/>
            <w:tcW w:w="1611" w:type="pct"/>
          </w:tcPr>
          <w:p w14:paraId="5A1FA469" w14:textId="77BBE23C" w:rsidR="00C71F7B" w:rsidRPr="00EA0C6E" w:rsidRDefault="00C71F7B" w:rsidP="00C71F7B">
            <w:pPr>
              <w:rPr>
                <w:rFonts w:cs="Times New Roman"/>
              </w:rPr>
            </w:pPr>
            <w:r w:rsidRPr="00EA0C6E">
              <w:rPr>
                <w:rFonts w:cs="Times New Roman"/>
              </w:rPr>
              <w:t>Εγκατεστημένη RAM</w:t>
            </w:r>
          </w:p>
        </w:tc>
        <w:tc>
          <w:tcPr>
            <w:tcW w:w="3389" w:type="pct"/>
          </w:tcPr>
          <w:p w14:paraId="0AF341D0" w14:textId="0B1415A6" w:rsidR="00C71F7B" w:rsidRPr="00EA0C6E" w:rsidRDefault="00C71F7B" w:rsidP="00C71F7B">
            <w:pP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t>16,0 GB (15,9 GB χρησιμοποιήσιμη)</w:t>
            </w:r>
          </w:p>
        </w:tc>
      </w:tr>
      <w:tr w:rsidR="00C71F7B" w:rsidRPr="00EA0C6E" w14:paraId="00C72F40" w14:textId="77777777" w:rsidTr="00C71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1" w:type="pct"/>
            <w:vMerge w:val="restart"/>
          </w:tcPr>
          <w:p w14:paraId="13A0EE81" w14:textId="3D392AB5" w:rsidR="00C71F7B" w:rsidRPr="00EA0C6E" w:rsidRDefault="00C71F7B" w:rsidP="00C71F7B">
            <w:pPr>
              <w:rPr>
                <w:rFonts w:cs="Times New Roman"/>
              </w:rPr>
            </w:pPr>
            <w:r w:rsidRPr="00EA0C6E">
              <w:rPr>
                <w:rFonts w:cs="Times New Roman"/>
              </w:rPr>
              <w:t>Κάρτα γραφικών</w:t>
            </w:r>
          </w:p>
        </w:tc>
        <w:tc>
          <w:tcPr>
            <w:tcW w:w="3389" w:type="pct"/>
          </w:tcPr>
          <w:p w14:paraId="1FEA7640" w14:textId="03664930" w:rsidR="00C71F7B" w:rsidRPr="00EA0C6E" w:rsidRDefault="00C71F7B" w:rsidP="00C71F7B">
            <w:pP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NVIDIA GeForce GTX 1050 (4 GB)</w:t>
            </w:r>
          </w:p>
        </w:tc>
      </w:tr>
      <w:tr w:rsidR="00C71F7B" w:rsidRPr="00EA0C6E" w14:paraId="6B1E625B" w14:textId="77777777" w:rsidTr="00C71F7B">
        <w:tc>
          <w:tcPr>
            <w:cnfStyle w:val="001000000000" w:firstRow="0" w:lastRow="0" w:firstColumn="1" w:lastColumn="0" w:oddVBand="0" w:evenVBand="0" w:oddHBand="0" w:evenHBand="0" w:firstRowFirstColumn="0" w:firstRowLastColumn="0" w:lastRowFirstColumn="0" w:lastRowLastColumn="0"/>
            <w:tcW w:w="1611" w:type="pct"/>
            <w:vMerge/>
          </w:tcPr>
          <w:p w14:paraId="6D4D8B23" w14:textId="5E8AAFF9" w:rsidR="00C71F7B" w:rsidRPr="00EA0C6E" w:rsidRDefault="00C71F7B" w:rsidP="00C71F7B">
            <w:pPr>
              <w:rPr>
                <w:rFonts w:cs="Times New Roman"/>
              </w:rPr>
            </w:pPr>
          </w:p>
        </w:tc>
        <w:tc>
          <w:tcPr>
            <w:tcW w:w="3389" w:type="pct"/>
          </w:tcPr>
          <w:p w14:paraId="52DFB48D" w14:textId="5FE097A2" w:rsidR="00C71F7B" w:rsidRPr="00EA0C6E" w:rsidRDefault="00C71F7B" w:rsidP="00C71F7B">
            <w:pP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rPr>
              <w:t>Intel(R) UHD Graphics 630 (128 MB)</w:t>
            </w:r>
          </w:p>
        </w:tc>
      </w:tr>
      <w:tr w:rsidR="00C71F7B" w:rsidRPr="00EA0C6E" w14:paraId="1041472E" w14:textId="77777777" w:rsidTr="00C71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1" w:type="pct"/>
          </w:tcPr>
          <w:p w14:paraId="72ADE077" w14:textId="3480C58E" w:rsidR="00C71F7B" w:rsidRPr="00EA0C6E" w:rsidRDefault="00C71F7B" w:rsidP="00C71F7B">
            <w:pPr>
              <w:rPr>
                <w:rFonts w:cs="Times New Roman"/>
              </w:rPr>
            </w:pPr>
            <w:r w:rsidRPr="00EA0C6E">
              <w:rPr>
                <w:rFonts w:cs="Times New Roman"/>
              </w:rPr>
              <w:t>Τύπος συστήματος</w:t>
            </w:r>
          </w:p>
        </w:tc>
        <w:tc>
          <w:tcPr>
            <w:tcW w:w="3389" w:type="pct"/>
          </w:tcPr>
          <w:p w14:paraId="13892AF2" w14:textId="4D762B73" w:rsidR="00C71F7B" w:rsidRPr="00EA0C6E" w:rsidRDefault="00C71F7B" w:rsidP="00C71F7B">
            <w:pPr>
              <w:cnfStyle w:val="000000100000" w:firstRow="0" w:lastRow="0" w:firstColumn="0" w:lastColumn="0" w:oddVBand="0" w:evenVBand="0" w:oddHBand="1" w:evenHBand="0" w:firstRowFirstColumn="0" w:firstRowLastColumn="0" w:lastRowFirstColumn="0" w:lastRowLastColumn="0"/>
              <w:rPr>
                <w:rFonts w:cs="Times New Roman"/>
              </w:rPr>
            </w:pPr>
            <w:r w:rsidRPr="00EA0C6E">
              <w:rPr>
                <w:rFonts w:cs="Times New Roman"/>
              </w:rPr>
              <w:t>Λειτουργικό σύστημα 64 bit, επεξεργαστής τεχνολογίας x64</w:t>
            </w:r>
          </w:p>
        </w:tc>
      </w:tr>
      <w:tr w:rsidR="004554A8" w:rsidRPr="00EA0C6E" w14:paraId="2C1841F4" w14:textId="77777777" w:rsidTr="00C71F7B">
        <w:tc>
          <w:tcPr>
            <w:cnfStyle w:val="001000000000" w:firstRow="0" w:lastRow="0" w:firstColumn="1" w:lastColumn="0" w:oddVBand="0" w:evenVBand="0" w:oddHBand="0" w:evenHBand="0" w:firstRowFirstColumn="0" w:firstRowLastColumn="0" w:lastRowFirstColumn="0" w:lastRowLastColumn="0"/>
            <w:tcW w:w="1611" w:type="pct"/>
          </w:tcPr>
          <w:p w14:paraId="0C4D3FE6" w14:textId="469B8C0C" w:rsidR="004554A8" w:rsidRPr="00EA0C6E" w:rsidRDefault="004554A8" w:rsidP="00C71F7B">
            <w:pPr>
              <w:rPr>
                <w:rFonts w:cs="Times New Roman"/>
                <w:lang w:val="en-US"/>
              </w:rPr>
            </w:pPr>
            <w:r w:rsidRPr="00EA0C6E">
              <w:rPr>
                <w:rFonts w:cs="Times New Roman"/>
              </w:rPr>
              <w:t xml:space="preserve">Έκδοση </w:t>
            </w:r>
            <w:r w:rsidRPr="00EA0C6E">
              <w:rPr>
                <w:rFonts w:cs="Times New Roman"/>
                <w:lang w:val="en-US"/>
              </w:rPr>
              <w:t>Windows</w:t>
            </w:r>
          </w:p>
        </w:tc>
        <w:tc>
          <w:tcPr>
            <w:tcW w:w="3389" w:type="pct"/>
          </w:tcPr>
          <w:p w14:paraId="0A9909C3" w14:textId="10C405DB" w:rsidR="004554A8" w:rsidRPr="00EA0C6E" w:rsidRDefault="004554A8" w:rsidP="00C71F7B">
            <w:pPr>
              <w:cnfStyle w:val="000000000000" w:firstRow="0" w:lastRow="0" w:firstColumn="0" w:lastColumn="0" w:oddVBand="0" w:evenVBand="0" w:oddHBand="0" w:evenHBand="0" w:firstRowFirstColumn="0" w:firstRowLastColumn="0" w:lastRowFirstColumn="0" w:lastRowLastColumn="0"/>
              <w:rPr>
                <w:rFonts w:cs="Times New Roman"/>
              </w:rPr>
            </w:pPr>
            <w:r w:rsidRPr="00EA0C6E">
              <w:rPr>
                <w:rFonts w:cs="Times New Roman"/>
                <w:lang w:val="en-US"/>
              </w:rPr>
              <w:t>Windows 11 Home 25H2</w:t>
            </w:r>
          </w:p>
        </w:tc>
      </w:tr>
    </w:tbl>
    <w:p w14:paraId="288FDC41" w14:textId="3DC18D38" w:rsidR="007039C4" w:rsidRPr="00EA0C6E" w:rsidRDefault="008F6C5F" w:rsidP="008353D7">
      <w:pPr>
        <w:rPr>
          <w:rFonts w:cs="Times New Roman"/>
        </w:rPr>
      </w:pPr>
      <w:r w:rsidRPr="00EA0C6E">
        <w:rPr>
          <w:rFonts w:cs="Times New Roman"/>
        </w:rPr>
        <w:br w:type="page"/>
      </w:r>
    </w:p>
    <w:p w14:paraId="4917CCF0" w14:textId="6EF7A2C6" w:rsidR="007039C4" w:rsidRPr="00EA0C6E" w:rsidDel="008F6C5F" w:rsidRDefault="007039C4" w:rsidP="00810B50">
      <w:pPr>
        <w:rPr>
          <w:del w:id="220" w:author="Georgios Pitsos" w:date="2026-04-16T23:09:00Z" w16du:dateUtc="2026-04-16T20:09:00Z"/>
          <w:rFonts w:cs="Times New Roman"/>
        </w:rPr>
      </w:pPr>
      <w:bookmarkStart w:id="221" w:name="_Toc227297386"/>
      <w:bookmarkStart w:id="222" w:name="_Toc227303259"/>
      <w:bookmarkStart w:id="223" w:name="_Toc227303974"/>
      <w:bookmarkStart w:id="224" w:name="_Toc227305231"/>
      <w:bookmarkStart w:id="225" w:name="_Toc227312713"/>
      <w:bookmarkStart w:id="226" w:name="_Toc227322794"/>
      <w:bookmarkStart w:id="227" w:name="_Toc227324716"/>
      <w:bookmarkStart w:id="228" w:name="_Toc227325289"/>
      <w:bookmarkStart w:id="229" w:name="_Toc227332506"/>
      <w:bookmarkStart w:id="230" w:name="_Toc227411372"/>
      <w:bookmarkStart w:id="231" w:name="_Toc227411788"/>
      <w:bookmarkEnd w:id="221"/>
      <w:bookmarkEnd w:id="222"/>
      <w:bookmarkEnd w:id="223"/>
      <w:bookmarkEnd w:id="224"/>
      <w:bookmarkEnd w:id="225"/>
      <w:bookmarkEnd w:id="226"/>
      <w:bookmarkEnd w:id="227"/>
      <w:bookmarkEnd w:id="228"/>
      <w:bookmarkEnd w:id="229"/>
      <w:bookmarkEnd w:id="230"/>
      <w:bookmarkEnd w:id="231"/>
    </w:p>
    <w:p w14:paraId="670EF533" w14:textId="1CE742BA" w:rsidR="007039C4" w:rsidRPr="00EA0C6E" w:rsidDel="008F6C5F" w:rsidRDefault="007039C4" w:rsidP="00810B50">
      <w:pPr>
        <w:rPr>
          <w:del w:id="232" w:author="Georgios Pitsos" w:date="2026-04-16T23:09:00Z" w16du:dateUtc="2026-04-16T20:09:00Z"/>
          <w:rFonts w:cs="Times New Roman"/>
        </w:rPr>
      </w:pPr>
      <w:bookmarkStart w:id="233" w:name="_Toc227297387"/>
      <w:bookmarkStart w:id="234" w:name="_Toc227303260"/>
      <w:bookmarkStart w:id="235" w:name="_Toc227303975"/>
      <w:bookmarkStart w:id="236" w:name="_Toc227305232"/>
      <w:bookmarkStart w:id="237" w:name="_Toc227312714"/>
      <w:bookmarkStart w:id="238" w:name="_Toc227322795"/>
      <w:bookmarkStart w:id="239" w:name="_Toc227324717"/>
      <w:bookmarkStart w:id="240" w:name="_Toc227325290"/>
      <w:bookmarkStart w:id="241" w:name="_Toc227332507"/>
      <w:bookmarkStart w:id="242" w:name="_Toc227411373"/>
      <w:bookmarkStart w:id="243" w:name="_Toc227411789"/>
      <w:bookmarkEnd w:id="233"/>
      <w:bookmarkEnd w:id="234"/>
      <w:bookmarkEnd w:id="235"/>
      <w:bookmarkEnd w:id="236"/>
      <w:bookmarkEnd w:id="237"/>
      <w:bookmarkEnd w:id="238"/>
      <w:bookmarkEnd w:id="239"/>
      <w:bookmarkEnd w:id="240"/>
      <w:bookmarkEnd w:id="241"/>
      <w:bookmarkEnd w:id="242"/>
      <w:bookmarkEnd w:id="243"/>
    </w:p>
    <w:p w14:paraId="69A50379" w14:textId="1591FEC3" w:rsidR="007039C4" w:rsidRPr="00EA0C6E" w:rsidDel="008F6C5F" w:rsidRDefault="007039C4">
      <w:pPr>
        <w:jc w:val="left"/>
        <w:rPr>
          <w:del w:id="244" w:author="Georgios Pitsos" w:date="2026-04-16T23:09:00Z" w16du:dateUtc="2026-04-16T20:09:00Z"/>
          <w:rFonts w:cs="Times New Roman"/>
        </w:rPr>
      </w:pPr>
      <w:del w:id="245" w:author="Georgios Pitsos" w:date="2026-04-16T23:09:00Z" w16du:dateUtc="2026-04-16T20:09:00Z">
        <w:r w:rsidRPr="00EA0C6E" w:rsidDel="008F6C5F">
          <w:rPr>
            <w:rFonts w:cs="Times New Roman"/>
          </w:rPr>
          <w:br w:type="page"/>
        </w:r>
      </w:del>
    </w:p>
    <w:p w14:paraId="4140DEDC" w14:textId="77777777" w:rsidR="007039C4" w:rsidRPr="00EA0C6E" w:rsidRDefault="007039C4" w:rsidP="007039C4">
      <w:pPr>
        <w:pStyle w:val="Heading1"/>
        <w:rPr>
          <w:rFonts w:cs="Times New Roman"/>
        </w:rPr>
      </w:pPr>
      <w:bookmarkStart w:id="246" w:name="_Toc227411790"/>
      <w:r w:rsidRPr="00EA0C6E">
        <w:rPr>
          <w:rFonts w:cs="Times New Roman"/>
        </w:rPr>
        <w:t>Συμπεράσματα</w:t>
      </w:r>
      <w:bookmarkEnd w:id="246"/>
    </w:p>
    <w:p w14:paraId="7DCCFBB3" w14:textId="152F78D0" w:rsidR="005A60ED" w:rsidRPr="00EA0C6E" w:rsidRDefault="005A60ED" w:rsidP="005A60ED">
      <w:pPr>
        <w:rPr>
          <w:rFonts w:cs="Times New Roman"/>
        </w:rPr>
      </w:pPr>
      <w:r w:rsidRPr="00EA0C6E">
        <w:rPr>
          <w:rFonts w:cs="Times New Roman"/>
        </w:rPr>
        <w:t>Η παρούσα εργασία διερεύνησε την επέκταση των μοντέλων εκκένωσης σε βιομηχανικό περιβάλλον με διαρροή υδρόθειου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rPr>
        <w:t>), με έμφαση στη δυναμική δρομολόγηση βάσει πρόβλεψης έκθεσης σε τοξικό φορτίο (Toxic Load, TL). Η συγκριτική αξιολόγηση τεσσάρων σεναρίων διαβαθμισμένης πολυπλοκότητας έδειξε ότι η ενσωμάτωση της χρονικής εξέλιξης του κινδύνου στην εύρεση διαδρομής επηρεάζει καθοριστικά τόσο την ασφάλεια των εκκενωθέντων όσο και το υπολογιστικό κόστος της προσομοίωσης.</w:t>
      </w:r>
    </w:p>
    <w:p w14:paraId="3BE0EE99" w14:textId="5C129775" w:rsidR="005A60ED" w:rsidRPr="00EA0C6E" w:rsidRDefault="005A60ED" w:rsidP="005A60ED">
      <w:pPr>
        <w:rPr>
          <w:rFonts w:cs="Times New Roman"/>
        </w:rPr>
      </w:pPr>
      <w:r w:rsidRPr="00EA0C6E">
        <w:rPr>
          <w:rFonts w:cs="Times New Roman"/>
        </w:rPr>
        <w:t>Τα αποτελέσματα ανέδειξαν σαφή συμβιβασμό μεταξύ ταχύτητας και ποιότητας δρομολόγησης. Τα στατικά σενάρια (Σενάρια 1 και 2) παρουσίασαν μικρότερους χρόνους εύρεσης διαδρομής, αλλά υψηλότερη έκθεση των «πρακτόρων» σε τοξικό φορτίο. Αντίθετα, η δυναμική αναδρομολόγηση (Σενάρια 3 και 4) οδήγησε σε ουσιαστική βελτίωση της ασφάλειας, καθώς οι «πράκτορες» μπορούσαν να προσαρμόζουν τη διαδρομή τους σύμφωνα με τις διαδοχικές μεταβολές των concentration maps. Ειδικότερα, το Σενάριο 3 εμφάνισε τη χαμηλότερη μέση επιβάρυνση TL ανά πράκτορα, επιβεβαιώνοντας ότι η δυναμική συνεκτίμηση του κινδύνου κατά την αξιολόγηση κόστους κόμβων μπορεί να περιορίσει σημαντικά την έκθεση. Το όφελος αυτό συνοδεύτηκε από αυξημένο υπολογιστικό χρόνο, κυρίως λόγω του συχνού επαναπροσδιορισμού της διαδρομής.</w:t>
      </w:r>
    </w:p>
    <w:p w14:paraId="3F2E4510" w14:textId="278C412D" w:rsidR="005A60ED" w:rsidRPr="00EA0C6E" w:rsidRDefault="005A60ED" w:rsidP="005A60ED">
      <w:pPr>
        <w:rPr>
          <w:rFonts w:cs="Times New Roman"/>
        </w:rPr>
      </w:pPr>
      <w:r w:rsidRPr="00EA0C6E">
        <w:rPr>
          <w:rFonts w:cs="Times New Roman"/>
        </w:rPr>
        <w:t>Ως προς το Σενάριο 4, η εφαρμογή του D*lite έδειξε διαφορετικό προφίλ απόδοσης με ένα υψηλό αρχικό υπολογιστικό κόστος, αλλά πιο ήπια επιβάρυνση κατά την αύξηση του πλήθους των «πρακτόρων». Το εύρημα αυτό υποδηλώνει ότι επαυξητικοί αλγόριθμοι όπως ο D*lite μπορούν να αποτελέσουν κατάλληλη επιλογή σε περιβάλλοντα μεγάλης κλίμακας, εφόσον προηγηθεί στοχευμένη παραμετροποίηση της συνάρτησης κόστους και του τρόπου ενημέρωσης του πεδίου κινδύνου. Συνεπώς, η επιλογή «βέλτιστου» ΑΕΔ δεν είναι απόλυτη, αλλά εξαρτάται από το εκάστοτε επιχειρησιακό κριτήριο: ελαχιστοποίηση έκθεσης ή ελαχιστοποίηση υπολογιστικού χρόνου.</w:t>
      </w:r>
    </w:p>
    <w:p w14:paraId="6D1C5CB6" w14:textId="7C258E89" w:rsidR="005A60ED" w:rsidRPr="00EA0C6E" w:rsidRDefault="005A60ED" w:rsidP="005A60ED">
      <w:pPr>
        <w:rPr>
          <w:rFonts w:cs="Times New Roman"/>
        </w:rPr>
      </w:pPr>
      <w:r w:rsidRPr="00EA0C6E">
        <w:rPr>
          <w:rFonts w:cs="Times New Roman"/>
        </w:rPr>
        <w:t xml:space="preserve">Η ανάλυση της τοποθεσίας των σημείων συγκέντρωσης έδειξε ότι η χωρική τους διάταξη δεν αποτελεί δευτερεύουσα παράμετρο αλλά κρίσιμο παράγοντα του σχεδιασμού εκκένωσης. Διαφορετικοί συνδυασμοί ενεργών σημείων οδηγούν σε διαφορετικές κατανομές ροών, με άμεση επίδραση τόσο στο συνολικό τοξικό φορτίο όσο και στο υπολογιστικό κόστος. Η αύξηση των ενεργών σημείων εκκένωσης διευρύνει τον χώρο αποφάσεων και συνεπάγεται επιπλέον ελέγχους εναλλακτικών διαδρομών ανά «πράκτορα» και με την εναλλαγή των </w:t>
      </w:r>
      <w:r w:rsidRPr="00EA0C6E">
        <w:rPr>
          <w:rFonts w:cs="Times New Roman"/>
          <w:lang w:val="en-US"/>
        </w:rPr>
        <w:t>concentration</w:t>
      </w:r>
      <w:r w:rsidRPr="00EA0C6E">
        <w:rPr>
          <w:rFonts w:cs="Times New Roman"/>
        </w:rPr>
        <w:t xml:space="preserve"> </w:t>
      </w:r>
      <w:r w:rsidRPr="00EA0C6E">
        <w:rPr>
          <w:rFonts w:cs="Times New Roman"/>
          <w:lang w:val="en-US"/>
        </w:rPr>
        <w:t>maps</w:t>
      </w:r>
      <w:r w:rsidRPr="00EA0C6E">
        <w:rPr>
          <w:rFonts w:cs="Times New Roman"/>
        </w:rPr>
        <w:t>, γεγονός που εξηγεί την παρατηρούμενη αύξηση του κόστους προσομοίωσης.</w:t>
      </w:r>
    </w:p>
    <w:p w14:paraId="156F0EA0" w14:textId="77777777" w:rsidR="005A60ED" w:rsidRPr="00EA0C6E" w:rsidRDefault="005A60ED" w:rsidP="005A60ED">
      <w:pPr>
        <w:rPr>
          <w:rFonts w:cs="Times New Roman"/>
        </w:rPr>
      </w:pPr>
      <w:r w:rsidRPr="00EA0C6E">
        <w:rPr>
          <w:rFonts w:cs="Times New Roman"/>
        </w:rPr>
        <w:t xml:space="preserve">Συνολικά, η εργασία τεκμηριώνει ότι τα μοντέλα εκκένωσης σε τοξικά βιομηχανικά συμβάντα ωφελούνται ουσιαστικά από: </w:t>
      </w:r>
    </w:p>
    <w:p w14:paraId="23B20A56" w14:textId="7B6CCFA1" w:rsidR="005A60ED" w:rsidRPr="00EA0C6E" w:rsidRDefault="005A60ED" w:rsidP="005A60ED">
      <w:pPr>
        <w:pStyle w:val="ListParagraph"/>
        <w:numPr>
          <w:ilvl w:val="0"/>
          <w:numId w:val="48"/>
        </w:numPr>
        <w:rPr>
          <w:rFonts w:ascii="Times New Roman" w:hAnsi="Times New Roman" w:cs="Times New Roman"/>
        </w:rPr>
      </w:pPr>
      <w:r w:rsidRPr="00EA0C6E">
        <w:rPr>
          <w:rFonts w:ascii="Times New Roman" w:hAnsi="Times New Roman" w:cs="Times New Roman"/>
        </w:rPr>
        <w:t>δυναμική αναδρομολόγηση,</w:t>
      </w:r>
    </w:p>
    <w:p w14:paraId="1D0709FC" w14:textId="18665498" w:rsidR="005A60ED" w:rsidRPr="00EA0C6E" w:rsidRDefault="005A60ED" w:rsidP="005A60ED">
      <w:pPr>
        <w:pStyle w:val="ListParagraph"/>
        <w:numPr>
          <w:ilvl w:val="0"/>
          <w:numId w:val="48"/>
        </w:numPr>
        <w:rPr>
          <w:rFonts w:ascii="Times New Roman" w:hAnsi="Times New Roman" w:cs="Times New Roman"/>
        </w:rPr>
      </w:pPr>
      <w:r w:rsidRPr="00EA0C6E">
        <w:rPr>
          <w:rFonts w:ascii="Times New Roman" w:hAnsi="Times New Roman" w:cs="Times New Roman"/>
        </w:rPr>
        <w:t>μετρικές κόστους που ενσωματώνουν το πεδίο επικινδυνότητας,</w:t>
      </w:r>
    </w:p>
    <w:p w14:paraId="2D3523FB" w14:textId="77777777" w:rsidR="005A60ED" w:rsidRPr="00EA0C6E" w:rsidRDefault="005A60ED" w:rsidP="005A60ED">
      <w:pPr>
        <w:pStyle w:val="ListParagraph"/>
        <w:numPr>
          <w:ilvl w:val="0"/>
          <w:numId w:val="48"/>
        </w:numPr>
        <w:rPr>
          <w:rFonts w:ascii="Times New Roman" w:hAnsi="Times New Roman" w:cs="Times New Roman"/>
        </w:rPr>
      </w:pPr>
      <w:r w:rsidRPr="00EA0C6E">
        <w:rPr>
          <w:rFonts w:ascii="Times New Roman" w:hAnsi="Times New Roman" w:cs="Times New Roman"/>
        </w:rPr>
        <w:t xml:space="preserve">συστηματική αξιολόγηση της χωροθέτησης σημείων συγκέντρωσης. </w:t>
      </w:r>
    </w:p>
    <w:p w14:paraId="51294784" w14:textId="77777777" w:rsidR="005A60ED" w:rsidRPr="00EA0C6E" w:rsidRDefault="005A60ED" w:rsidP="005A60ED">
      <w:pPr>
        <w:rPr>
          <w:rFonts w:cs="Times New Roman"/>
        </w:rPr>
      </w:pPr>
    </w:p>
    <w:p w14:paraId="741DB384" w14:textId="6AB231B1" w:rsidR="005A60ED" w:rsidRPr="00EA0C6E" w:rsidRDefault="005A60ED" w:rsidP="005A60ED">
      <w:pPr>
        <w:rPr>
          <w:rFonts w:cs="Times New Roman"/>
        </w:rPr>
      </w:pPr>
      <w:r w:rsidRPr="00EA0C6E">
        <w:rPr>
          <w:rFonts w:cs="Times New Roman"/>
        </w:rPr>
        <w:t>Η προσέγγιση αυτή αυξάνει τον ρεαλισμό της προσομοίωσης και επιτρέπει τεκμηριωμένες αποφάσεις ασφάλειας.</w:t>
      </w:r>
    </w:p>
    <w:p w14:paraId="77639773" w14:textId="27D27BA8" w:rsidR="005A60ED" w:rsidRPr="00EA0C6E" w:rsidRDefault="005A60ED" w:rsidP="005A60ED">
      <w:pPr>
        <w:rPr>
          <w:rFonts w:cs="Times New Roman"/>
        </w:rPr>
      </w:pPr>
      <w:r w:rsidRPr="00EA0C6E">
        <w:rPr>
          <w:rFonts w:cs="Times New Roman"/>
        </w:rPr>
        <w:t xml:space="preserve">Η παρούσα μεθοδολογία βασίστηκε σε συγκεκριμένες παραδοχές που πρέπει να ληφθούν υπόψιν κατά την ερμηνεία των αποτελεσμάτων. Η γεωμετρία της εγκατάστασης προσεγγίστηκε με απλοποιήσεις (heightmap), ενώ η εξέλιξη της διασποράς υδρόθειου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lang w:val="en-US"/>
              </w:rPr>
              <m:t>H</m:t>
            </m:r>
          </m:e>
          <m:sub>
            <m:r>
              <m:rPr>
                <m:sty m:val="p"/>
              </m:rPr>
              <w:rPr>
                <w:rFonts w:ascii="Cambria Math" w:hAnsi="Cambria Math" w:cs="Times New Roman"/>
              </w:rPr>
              <m:t>2</m:t>
            </m:r>
          </m:sub>
        </m:sSub>
        <m:r>
          <m:rPr>
            <m:sty m:val="p"/>
          </m:rPr>
          <w:rPr>
            <w:rFonts w:ascii="Cambria Math" w:hAnsi="Cambria Math" w:cs="Times New Roman"/>
          </w:rPr>
          <m:t>S)</m:t>
        </m:r>
      </m:oMath>
      <w:r w:rsidRPr="00EA0C6E">
        <w:rPr>
          <w:rFonts w:cs="Times New Roman"/>
        </w:rPr>
        <w:t xml:space="preserve"> αναπαραστάθηκε μέσω συνθετικών διαδοχικών </w:t>
      </w:r>
      <w:r w:rsidR="008D0B9B" w:rsidRPr="00EA0C6E">
        <w:rPr>
          <w:rFonts w:cs="Times New Roman"/>
          <w:lang w:val="en-US"/>
        </w:rPr>
        <w:t>concentration</w:t>
      </w:r>
      <w:r w:rsidR="008D0B9B" w:rsidRPr="00EA0C6E">
        <w:rPr>
          <w:rFonts w:cs="Times New Roman"/>
        </w:rPr>
        <w:t xml:space="preserve"> </w:t>
      </w:r>
      <w:r w:rsidR="008D0B9B" w:rsidRPr="00EA0C6E">
        <w:rPr>
          <w:rFonts w:cs="Times New Roman"/>
          <w:lang w:val="en-US"/>
        </w:rPr>
        <w:t>map</w:t>
      </w:r>
      <w:r w:rsidRPr="00EA0C6E">
        <w:rPr>
          <w:rFonts w:cs="Times New Roman"/>
        </w:rPr>
        <w:t>s. Επιπλέον, η αξιολόγηση των αλγορίθμων πραγματοποιήθηκε σε συγκεκριμένο σύνολο παραμέτρων (πλήθος πρακτόρων, χρονισμός ενημερώσεων, κανόνες κόστους), επομένως τα αριθμητικά αποτελέσματα είναι ενδεικτικά του εξεταζόμενου πλαισίου και όχι καθολικά για κάθε πιθανό βιομηχανικό σενάριο.</w:t>
      </w:r>
    </w:p>
    <w:p w14:paraId="65600B72" w14:textId="77777777" w:rsidR="005A60ED" w:rsidRPr="00EA0C6E" w:rsidRDefault="005A60ED" w:rsidP="005A60ED">
      <w:pPr>
        <w:rPr>
          <w:rFonts w:cs="Times New Roman"/>
        </w:rPr>
      </w:pPr>
      <w:r w:rsidRPr="00EA0C6E">
        <w:rPr>
          <w:rFonts w:cs="Times New Roman"/>
        </w:rPr>
        <w:t>Για περαιτέρω ενίσχυση της μεθοδολογίας προτείνονται:</w:t>
      </w:r>
    </w:p>
    <w:p w14:paraId="63E0D345" w14:textId="77777777" w:rsidR="005A60ED" w:rsidRPr="00EA0C6E" w:rsidRDefault="005A60ED" w:rsidP="005A60ED">
      <w:pPr>
        <w:pStyle w:val="ListParagraph"/>
        <w:numPr>
          <w:ilvl w:val="0"/>
          <w:numId w:val="49"/>
        </w:numPr>
        <w:rPr>
          <w:rFonts w:ascii="Times New Roman" w:hAnsi="Times New Roman" w:cs="Times New Roman"/>
        </w:rPr>
      </w:pPr>
      <w:r w:rsidRPr="00EA0C6E">
        <w:rPr>
          <w:rFonts w:ascii="Times New Roman" w:hAnsi="Times New Roman" w:cs="Times New Roman"/>
        </w:rPr>
        <w:t>εκτενέστερη ανάλυση ευαισθησίας των παραμέτρων κόστους και των κανόνων ενημέρωσης του πεδίου κινδύνου,</w:t>
      </w:r>
    </w:p>
    <w:p w14:paraId="18AB91DE" w14:textId="77777777" w:rsidR="005A60ED" w:rsidRPr="00EA0C6E" w:rsidRDefault="005A60ED" w:rsidP="005A60ED">
      <w:pPr>
        <w:pStyle w:val="ListParagraph"/>
        <w:numPr>
          <w:ilvl w:val="0"/>
          <w:numId w:val="49"/>
        </w:numPr>
        <w:rPr>
          <w:rFonts w:ascii="Times New Roman" w:hAnsi="Times New Roman" w:cs="Times New Roman"/>
        </w:rPr>
      </w:pPr>
      <w:r w:rsidRPr="00EA0C6E">
        <w:rPr>
          <w:rFonts w:ascii="Times New Roman" w:hAnsi="Times New Roman" w:cs="Times New Roman"/>
        </w:rPr>
        <w:t>στατιστικός έλεγχος σημαντικότητας μεταξύ σεναρίων (πέρα από μέσες τιμές),</w:t>
      </w:r>
    </w:p>
    <w:p w14:paraId="60AF9536" w14:textId="77777777" w:rsidR="005A60ED" w:rsidRPr="00EA0C6E" w:rsidRDefault="005A60ED" w:rsidP="005A60ED">
      <w:pPr>
        <w:pStyle w:val="ListParagraph"/>
        <w:numPr>
          <w:ilvl w:val="0"/>
          <w:numId w:val="49"/>
        </w:numPr>
        <w:rPr>
          <w:rFonts w:ascii="Times New Roman" w:hAnsi="Times New Roman" w:cs="Times New Roman"/>
        </w:rPr>
      </w:pPr>
      <w:r w:rsidRPr="00EA0C6E">
        <w:rPr>
          <w:rFonts w:ascii="Times New Roman" w:hAnsi="Times New Roman" w:cs="Times New Roman"/>
        </w:rPr>
        <w:t xml:space="preserve">ενσωμάτωση πρόσθετων φυσιολογικών και συμπεριφορικών χαρακτηριστικών των </w:t>
      </w:r>
      <w:r w:rsidRPr="00EA0C6E">
        <w:rPr>
          <w:rFonts w:ascii="Times New Roman" w:hAnsi="Times New Roman" w:cs="Times New Roman"/>
        </w:rPr>
        <w:lastRenderedPageBreak/>
        <w:t>«πρακτόρων»,</w:t>
      </w:r>
    </w:p>
    <w:p w14:paraId="7DAEDE4B" w14:textId="77777777" w:rsidR="005A60ED" w:rsidRPr="00EA0C6E" w:rsidRDefault="005A60ED" w:rsidP="005A60ED">
      <w:pPr>
        <w:pStyle w:val="ListParagraph"/>
        <w:numPr>
          <w:ilvl w:val="0"/>
          <w:numId w:val="49"/>
        </w:numPr>
        <w:rPr>
          <w:rFonts w:ascii="Times New Roman" w:hAnsi="Times New Roman" w:cs="Times New Roman"/>
        </w:rPr>
      </w:pPr>
      <w:r w:rsidRPr="00EA0C6E">
        <w:rPr>
          <w:rFonts w:ascii="Times New Roman" w:hAnsi="Times New Roman" w:cs="Times New Roman"/>
        </w:rPr>
        <w:t>αξιολόγηση περισσότερων επαυξητικών αλγορίθμων δυναμικής δρομολόγησης,</w:t>
      </w:r>
    </w:p>
    <w:p w14:paraId="5E3211CA" w14:textId="60141678" w:rsidR="005A60ED" w:rsidRPr="00EA0C6E" w:rsidRDefault="005A60ED" w:rsidP="005A60ED">
      <w:pPr>
        <w:pStyle w:val="ListParagraph"/>
        <w:numPr>
          <w:ilvl w:val="0"/>
          <w:numId w:val="49"/>
        </w:numPr>
        <w:rPr>
          <w:rFonts w:ascii="Times New Roman" w:hAnsi="Times New Roman" w:cs="Times New Roman"/>
        </w:rPr>
      </w:pPr>
      <w:r w:rsidRPr="00EA0C6E">
        <w:rPr>
          <w:rFonts w:ascii="Times New Roman" w:hAnsi="Times New Roman" w:cs="Times New Roman"/>
        </w:rPr>
        <w:t>σύνδεση με δεδομένα πραγματικού χρόνου αισθητήρων για online αναπροσαρμογή διαδρομών και σημείων συγκέντρωσης.</w:t>
      </w:r>
    </w:p>
    <w:p w14:paraId="7B0F0E33" w14:textId="77777777" w:rsidR="005A60ED" w:rsidRPr="00EA0C6E" w:rsidRDefault="005A60ED" w:rsidP="00810B50">
      <w:pPr>
        <w:rPr>
          <w:rFonts w:cs="Times New Roman"/>
        </w:rPr>
      </w:pPr>
    </w:p>
    <w:p w14:paraId="31C37743" w14:textId="77777777" w:rsidR="005A60ED" w:rsidRPr="00EA0C6E" w:rsidRDefault="005A60ED" w:rsidP="00810B50">
      <w:pPr>
        <w:rPr>
          <w:rFonts w:cs="Times New Roman"/>
        </w:rPr>
      </w:pPr>
    </w:p>
    <w:p w14:paraId="02819A09" w14:textId="77777777" w:rsidR="005A60ED" w:rsidRPr="00EA0C6E" w:rsidRDefault="005A60ED" w:rsidP="00810B50">
      <w:pPr>
        <w:rPr>
          <w:rFonts w:cs="Times New Roman"/>
        </w:rPr>
      </w:pPr>
    </w:p>
    <w:p w14:paraId="0EC5367E" w14:textId="77777777" w:rsidR="005A60ED" w:rsidRPr="00EA0C6E" w:rsidRDefault="005A60ED" w:rsidP="00810B50">
      <w:pPr>
        <w:rPr>
          <w:rFonts w:cs="Times New Roman"/>
        </w:rPr>
      </w:pPr>
    </w:p>
    <w:p w14:paraId="411BBA11" w14:textId="2AB51556" w:rsidR="005A60ED" w:rsidRPr="00EA0C6E" w:rsidRDefault="005A60ED" w:rsidP="00810B50">
      <w:pPr>
        <w:rPr>
          <w:rFonts w:cs="Times New Roman"/>
        </w:rPr>
        <w:sectPr w:rsidR="005A60ED" w:rsidRPr="00EA0C6E" w:rsidSect="00DD5CB2">
          <w:pgSz w:w="12240" w:h="15840"/>
          <w:pgMar w:top="1340" w:right="1080" w:bottom="280" w:left="1080" w:header="723" w:footer="0" w:gutter="0"/>
          <w:pgNumType w:start="1"/>
          <w:cols w:space="720"/>
        </w:sectPr>
      </w:pPr>
    </w:p>
    <w:p w14:paraId="68376FDA" w14:textId="407C4D47" w:rsidR="00962FED" w:rsidRPr="00EA0C6E" w:rsidRDefault="00BC6F76" w:rsidP="009D102C">
      <w:pPr>
        <w:pStyle w:val="Heading1"/>
        <w:rPr>
          <w:rFonts w:cs="Times New Roman"/>
          <w:lang w:val="en-US"/>
        </w:rPr>
      </w:pPr>
      <w:bookmarkStart w:id="247" w:name="_Toc227411791"/>
      <w:r w:rsidRPr="00EA0C6E">
        <w:rPr>
          <w:rFonts w:cs="Times New Roman"/>
        </w:rPr>
        <w:lastRenderedPageBreak/>
        <w:t>Βιβλιογραφία</w:t>
      </w:r>
      <w:bookmarkEnd w:id="247"/>
    </w:p>
    <w:p w14:paraId="528BAC5D" w14:textId="77777777" w:rsidR="00962FED" w:rsidRPr="00EA0C6E" w:rsidRDefault="00962FED" w:rsidP="00444FDB">
      <w:pPr>
        <w:rPr>
          <w:rFonts w:cs="Times New Roman"/>
          <w:lang w:val="en-US"/>
        </w:rPr>
      </w:pPr>
    </w:p>
    <w:p w14:paraId="24800BA1" w14:textId="77777777" w:rsidR="007E65F5" w:rsidRPr="00EA0C6E" w:rsidRDefault="00962FED" w:rsidP="007E65F5">
      <w:pPr>
        <w:pStyle w:val="EndNoteBibliography"/>
        <w:ind w:left="720" w:hanging="720"/>
      </w:pPr>
      <w:r w:rsidRPr="00EA0C6E">
        <w:fldChar w:fldCharType="begin"/>
      </w:r>
      <w:r w:rsidRPr="00EA0C6E">
        <w:instrText xml:space="preserve"> ADDIN EN.REFLIST </w:instrText>
      </w:r>
      <w:r w:rsidRPr="00EA0C6E">
        <w:fldChar w:fldCharType="separate"/>
      </w:r>
      <w:bookmarkStart w:id="248" w:name="_ENREF_1"/>
      <w:r w:rsidR="007E65F5" w:rsidRPr="00EA0C6E">
        <w:t xml:space="preserve">ALDAHLAWI, R. Y., AKBARI, V. &amp; LAWSON, G. 2024. A systematic review of methodologies for human behavior modelling and routing optimization in large-scale evacuation planning. </w:t>
      </w:r>
      <w:r w:rsidR="007E65F5" w:rsidRPr="00EA0C6E">
        <w:rPr>
          <w:i/>
        </w:rPr>
        <w:t>International Journal of Disaster Risk Reduction,</w:t>
      </w:r>
      <w:r w:rsidR="007E65F5" w:rsidRPr="00EA0C6E">
        <w:t xml:space="preserve"> 110</w:t>
      </w:r>
      <w:r w:rsidR="007E65F5" w:rsidRPr="00EA0C6E">
        <w:rPr>
          <w:b/>
        </w:rPr>
        <w:t>,</w:t>
      </w:r>
      <w:r w:rsidR="007E65F5" w:rsidRPr="00EA0C6E">
        <w:t xml:space="preserve"> 104638.</w:t>
      </w:r>
      <w:bookmarkEnd w:id="248"/>
    </w:p>
    <w:p w14:paraId="2B9070EF" w14:textId="77777777" w:rsidR="007E65F5" w:rsidRPr="00EA0C6E" w:rsidRDefault="007E65F5" w:rsidP="007E65F5">
      <w:pPr>
        <w:pStyle w:val="EndNoteBibliography"/>
        <w:ind w:left="720" w:hanging="720"/>
      </w:pPr>
      <w:bookmarkStart w:id="249" w:name="_ENREF_2"/>
      <w:r w:rsidRPr="00EA0C6E">
        <w:t xml:space="preserve">ALMUFTI, S., SHABAN, A., ALI, R. &amp; FUENTE, J. 2023. Overview of Metaheuristic Algorithms. </w:t>
      </w:r>
      <w:r w:rsidRPr="00EA0C6E">
        <w:rPr>
          <w:i/>
        </w:rPr>
        <w:t>Polaris Global Journal of Scholarly Research and Trends,</w:t>
      </w:r>
      <w:r w:rsidRPr="00EA0C6E">
        <w:t xml:space="preserve"> 2</w:t>
      </w:r>
      <w:r w:rsidRPr="00EA0C6E">
        <w:rPr>
          <w:b/>
        </w:rPr>
        <w:t>,</w:t>
      </w:r>
      <w:r w:rsidRPr="00EA0C6E">
        <w:t xml:space="preserve"> 10-32.</w:t>
      </w:r>
      <w:bookmarkEnd w:id="249"/>
    </w:p>
    <w:p w14:paraId="1C83F94B" w14:textId="77777777" w:rsidR="007E65F5" w:rsidRPr="00EA0C6E" w:rsidRDefault="007E65F5" w:rsidP="007E65F5">
      <w:pPr>
        <w:pStyle w:val="EndNoteBibliography"/>
        <w:ind w:left="720" w:hanging="720"/>
      </w:pPr>
      <w:bookmarkStart w:id="250" w:name="_ENREF_3"/>
      <w:r w:rsidRPr="00EA0C6E">
        <w:t>ANYSPHERE, I. 2026. Cursor AI Code Editor.</w:t>
      </w:r>
      <w:bookmarkEnd w:id="250"/>
    </w:p>
    <w:p w14:paraId="5D0CA54B" w14:textId="77777777" w:rsidR="007E65F5" w:rsidRPr="00EA0C6E" w:rsidRDefault="007E65F5" w:rsidP="007E65F5">
      <w:pPr>
        <w:pStyle w:val="EndNoteBibliography"/>
        <w:ind w:left="720" w:hanging="720"/>
      </w:pPr>
      <w:bookmarkStart w:id="251" w:name="_ENREF_4"/>
      <w:r w:rsidRPr="00EA0C6E">
        <w:t xml:space="preserve">ARGYROPOULOS, C. D., ASHRAF, A. M., MARKATOS, N. C. &amp; KAKOSIMOS, K. E. 2017. Mathematical modelling and computer simulation of toxic gas building infiltration. </w:t>
      </w:r>
      <w:r w:rsidRPr="00EA0C6E">
        <w:rPr>
          <w:i/>
        </w:rPr>
        <w:t>Process Safety and Environmental Protection,</w:t>
      </w:r>
      <w:r w:rsidRPr="00EA0C6E">
        <w:t xml:space="preserve"> 111</w:t>
      </w:r>
      <w:r w:rsidRPr="00EA0C6E">
        <w:rPr>
          <w:b/>
        </w:rPr>
        <w:t>,</w:t>
      </w:r>
      <w:r w:rsidRPr="00EA0C6E">
        <w:t xml:space="preserve"> 687-700.</w:t>
      </w:r>
      <w:bookmarkEnd w:id="251"/>
    </w:p>
    <w:p w14:paraId="3EE4B0E4" w14:textId="77777777" w:rsidR="007E65F5" w:rsidRPr="00EA0C6E" w:rsidRDefault="007E65F5" w:rsidP="007E65F5">
      <w:pPr>
        <w:pStyle w:val="EndNoteBibliography"/>
        <w:ind w:left="720" w:hanging="720"/>
      </w:pPr>
      <w:bookmarkStart w:id="252" w:name="_ENREF_5"/>
      <w:r w:rsidRPr="00EA0C6E">
        <w:t xml:space="preserve">BAE, S. &amp; RYOU, H. S. 2015. Development of a smoke effect model for representing the psychological pressure from the smoke. </w:t>
      </w:r>
      <w:r w:rsidRPr="00EA0C6E">
        <w:rPr>
          <w:i/>
        </w:rPr>
        <w:t>Safety Science,</w:t>
      </w:r>
      <w:r w:rsidRPr="00EA0C6E">
        <w:t xml:space="preserve"> 77</w:t>
      </w:r>
      <w:r w:rsidRPr="00EA0C6E">
        <w:rPr>
          <w:b/>
        </w:rPr>
        <w:t>,</w:t>
      </w:r>
      <w:r w:rsidRPr="00EA0C6E">
        <w:t xml:space="preserve"> 57-65.</w:t>
      </w:r>
      <w:bookmarkEnd w:id="252"/>
    </w:p>
    <w:p w14:paraId="7D0C18E5" w14:textId="77777777" w:rsidR="007E65F5" w:rsidRPr="00EA0C6E" w:rsidRDefault="007E65F5" w:rsidP="007E65F5">
      <w:pPr>
        <w:pStyle w:val="EndNoteBibliography"/>
        <w:ind w:left="720" w:hanging="720"/>
      </w:pPr>
      <w:bookmarkStart w:id="253" w:name="_ENREF_6"/>
      <w:r w:rsidRPr="00EA0C6E">
        <w:t xml:space="preserve">BARAŃSKI, M. &amp; HAZNAR-BARAŃSKA, A. 2021. Evacuation and its Types – Revision of the Definition and Classification. </w:t>
      </w:r>
      <w:r w:rsidRPr="00EA0C6E">
        <w:rPr>
          <w:i/>
        </w:rPr>
        <w:t>Safety &amp; Fire Technology,</w:t>
      </w:r>
      <w:r w:rsidRPr="00EA0C6E">
        <w:t xml:space="preserve"> 58</w:t>
      </w:r>
      <w:r w:rsidRPr="00EA0C6E">
        <w:rPr>
          <w:b/>
        </w:rPr>
        <w:t>,</w:t>
      </w:r>
      <w:r w:rsidRPr="00EA0C6E">
        <w:t xml:space="preserve"> 204-222.</w:t>
      </w:r>
      <w:bookmarkEnd w:id="253"/>
    </w:p>
    <w:p w14:paraId="5B5D8A51" w14:textId="77777777" w:rsidR="007E65F5" w:rsidRPr="00EA0C6E" w:rsidRDefault="007E65F5" w:rsidP="007E65F5">
      <w:pPr>
        <w:pStyle w:val="EndNoteBibliography"/>
        <w:ind w:left="720" w:hanging="720"/>
      </w:pPr>
      <w:bookmarkStart w:id="254" w:name="_ENREF_7"/>
      <w:r w:rsidRPr="00EA0C6E">
        <w:t xml:space="preserve">BEZANSON, J., KARPINSKI, S., SHAH, V. &amp; EDELMAN, A. 2012. </w:t>
      </w:r>
      <w:r w:rsidRPr="00EA0C6E">
        <w:rPr>
          <w:i/>
        </w:rPr>
        <w:t>Julia: A Fast Dynamic Language for Technical Computing</w:t>
      </w:r>
      <w:r w:rsidRPr="00EA0C6E">
        <w:t>.</w:t>
      </w:r>
      <w:bookmarkEnd w:id="254"/>
    </w:p>
    <w:p w14:paraId="6C794071" w14:textId="77777777" w:rsidR="007E65F5" w:rsidRPr="00EA0C6E" w:rsidRDefault="007E65F5" w:rsidP="007E65F5">
      <w:pPr>
        <w:pStyle w:val="EndNoteBibliography"/>
        <w:ind w:left="720" w:hanging="720"/>
      </w:pPr>
      <w:bookmarkStart w:id="255" w:name="_ENREF_8"/>
      <w:r w:rsidRPr="00EA0C6E">
        <w:t xml:space="preserve">BLACKMAN, D. &amp; VIGNA, S. 2021. Scrambled Linear Pseudorandom Number Generators. </w:t>
      </w:r>
      <w:r w:rsidRPr="00EA0C6E">
        <w:rPr>
          <w:i/>
        </w:rPr>
        <w:t>ACM Transactions on Mathematical Software,</w:t>
      </w:r>
      <w:r w:rsidRPr="00EA0C6E">
        <w:t xml:space="preserve"> 47</w:t>
      </w:r>
      <w:r w:rsidRPr="00EA0C6E">
        <w:rPr>
          <w:b/>
        </w:rPr>
        <w:t>,</w:t>
      </w:r>
      <w:r w:rsidRPr="00EA0C6E">
        <w:t xml:space="preserve"> 1-32.</w:t>
      </w:r>
      <w:bookmarkEnd w:id="255"/>
    </w:p>
    <w:p w14:paraId="174C172C" w14:textId="77777777" w:rsidR="007E65F5" w:rsidRPr="00EA0C6E" w:rsidRDefault="007E65F5" w:rsidP="007E65F5">
      <w:pPr>
        <w:pStyle w:val="EndNoteBibliography"/>
        <w:ind w:left="720" w:hanging="720"/>
      </w:pPr>
      <w:bookmarkStart w:id="256" w:name="_ENREF_9"/>
      <w:r w:rsidRPr="00EA0C6E">
        <w:t>BOARD, U. S. C. S. A. H. I. 2026. U.S. Chemical Safety Board Releases Investigation Report on Fatal Hydrogen Sulfide Release at the PEMEX Deer Park Refinery in Texas. Washington, DC: U.S. Chemical Safety and Hazard Investigation Board.</w:t>
      </w:r>
      <w:bookmarkEnd w:id="256"/>
    </w:p>
    <w:p w14:paraId="58F60D3A" w14:textId="77777777" w:rsidR="007E65F5" w:rsidRPr="00EA0C6E" w:rsidRDefault="007E65F5" w:rsidP="007E65F5">
      <w:pPr>
        <w:pStyle w:val="EndNoteBibliography"/>
        <w:ind w:left="720" w:hanging="720"/>
      </w:pPr>
      <w:bookmarkStart w:id="257" w:name="_ENREF_10"/>
      <w:r w:rsidRPr="00EA0C6E">
        <w:t>BORIS, J. P. &amp; PATNAIK, G. 2014. Acute Exposure Guideline Levels (AEGLs) for Time Varying Toxic Plumes. Washington, DC: Naval Research Laboratory, Laboratories for Computational Physics and Fluid Dynamics.</w:t>
      </w:r>
      <w:bookmarkEnd w:id="257"/>
    </w:p>
    <w:p w14:paraId="32E60937" w14:textId="77777777" w:rsidR="007E65F5" w:rsidRPr="00EA0C6E" w:rsidRDefault="007E65F5" w:rsidP="007E65F5">
      <w:pPr>
        <w:pStyle w:val="EndNoteBibliography"/>
        <w:ind w:left="720" w:hanging="720"/>
      </w:pPr>
      <w:bookmarkStart w:id="258" w:name="_ENREF_11"/>
      <w:r w:rsidRPr="00EA0C6E">
        <w:rPr>
          <w:lang w:val="de-DE"/>
        </w:rPr>
        <w:t xml:space="preserve">BOUCHET-VALAT, M. &amp; KAMIŃSKI, B. 2023. </w:t>
      </w:r>
      <w:r w:rsidRPr="00EA0C6E">
        <w:t xml:space="preserve">DataFrames.jl: Flexible and Fast Tabular Data in Julia. </w:t>
      </w:r>
      <w:r w:rsidRPr="00EA0C6E">
        <w:rPr>
          <w:i/>
        </w:rPr>
        <w:t>Journal of Statistical Software,</w:t>
      </w:r>
      <w:r w:rsidRPr="00EA0C6E">
        <w:t xml:space="preserve"> 107</w:t>
      </w:r>
      <w:r w:rsidRPr="00EA0C6E">
        <w:rPr>
          <w:b/>
        </w:rPr>
        <w:t>,</w:t>
      </w:r>
      <w:r w:rsidRPr="00EA0C6E">
        <w:t xml:space="preserve"> 1-32.</w:t>
      </w:r>
      <w:bookmarkEnd w:id="258"/>
    </w:p>
    <w:p w14:paraId="1328F0FE" w14:textId="177339D2" w:rsidR="007E65F5" w:rsidRPr="00EA0C6E" w:rsidRDefault="007E65F5" w:rsidP="007E65F5">
      <w:pPr>
        <w:pStyle w:val="EndNoteBibliography"/>
        <w:ind w:left="720" w:hanging="720"/>
      </w:pPr>
      <w:bookmarkStart w:id="259" w:name="_ENREF_12"/>
      <w:r w:rsidRPr="00EA0C6E">
        <w:t xml:space="preserve">CONTRIBUTORS, J. L. 2026. </w:t>
      </w:r>
      <w:r w:rsidRPr="00EA0C6E">
        <w:rPr>
          <w:i/>
        </w:rPr>
        <w:t xml:space="preserve">LinearAlgebra - The Julia Language </w:t>
      </w:r>
      <w:r w:rsidRPr="00EA0C6E">
        <w:t xml:space="preserve">[Online]. JuliaLang. Available: </w:t>
      </w:r>
      <w:hyperlink r:id="rId38" w:history="1">
        <w:r w:rsidRPr="00EA0C6E">
          <w:rPr>
            <w:rStyle w:val="Hyperlink"/>
          </w:rPr>
          <w:t>https://docs.julialang.org/en/v1/stdlib/LinearAlgebra/</w:t>
        </w:r>
      </w:hyperlink>
      <w:r w:rsidRPr="00EA0C6E">
        <w:t xml:space="preserve"> [Accessed].</w:t>
      </w:r>
      <w:bookmarkEnd w:id="259"/>
    </w:p>
    <w:p w14:paraId="0EA4C007" w14:textId="77777777" w:rsidR="007E65F5" w:rsidRPr="00EA0C6E" w:rsidRDefault="007E65F5" w:rsidP="007E65F5">
      <w:pPr>
        <w:pStyle w:val="EndNoteBibliography"/>
        <w:ind w:left="720" w:hanging="720"/>
      </w:pPr>
      <w:bookmarkStart w:id="260" w:name="_ENREF_13"/>
      <w:r w:rsidRPr="00EA0C6E">
        <w:t>DAHER, E., DOWD, D. &amp; KVEPS, A. Addressing Gaps in Facilities Safety and Disaster Management: How Personnel Can Move From Muster Point to the Safe Zone in a High H2S Concentration Environment.  SPE Latin American and Caribbean Health, Safety, Environment and Sustainability Conference, 2015. SPE-174108-MS.</w:t>
      </w:r>
      <w:bookmarkEnd w:id="260"/>
    </w:p>
    <w:p w14:paraId="137C6BB5" w14:textId="77777777" w:rsidR="007E65F5" w:rsidRPr="00EA0C6E" w:rsidRDefault="007E65F5" w:rsidP="007E65F5">
      <w:pPr>
        <w:pStyle w:val="EndNoteBibliography"/>
        <w:ind w:left="720" w:hanging="720"/>
      </w:pPr>
      <w:bookmarkStart w:id="261" w:name="_ENREF_14"/>
      <w:r w:rsidRPr="00EA0C6E">
        <w:t xml:space="preserve">DEBEBE KEBEDE, B. &amp; FRIEDRICH, J. 2025. </w:t>
      </w:r>
      <w:r w:rsidRPr="00EA0C6E">
        <w:rPr>
          <w:i/>
        </w:rPr>
        <w:t>Comparison of Pathfinding Algorithms in Dynamic and Congested Environments : A Comparative Analysis of D* Lite and LPA*.</w:t>
      </w:r>
      <w:r w:rsidRPr="00EA0C6E">
        <w:t xml:space="preserve"> Independent thesis Basic level (degree of Bachelor) Student thesis.</w:t>
      </w:r>
      <w:bookmarkEnd w:id="261"/>
    </w:p>
    <w:p w14:paraId="0F0508B0" w14:textId="77777777" w:rsidR="007E65F5" w:rsidRPr="00EA0C6E" w:rsidRDefault="007E65F5" w:rsidP="007E65F5">
      <w:pPr>
        <w:pStyle w:val="EndNoteBibliography"/>
        <w:ind w:left="720" w:hanging="720"/>
      </w:pPr>
      <w:bookmarkStart w:id="262" w:name="_ENREF_15"/>
      <w:r w:rsidRPr="00EA0C6E">
        <w:t xml:space="preserve">DUBOIS, G. D. A. A. R. V. A. T. C. 2022. Agents.jl: a performant and feature-full agent-based modeling software of minimal code complexity. </w:t>
      </w:r>
      <w:r w:rsidRPr="00EA0C6E">
        <w:rPr>
          <w:i/>
        </w:rPr>
        <w:t>SIMULATION,</w:t>
      </w:r>
      <w:r w:rsidRPr="00EA0C6E">
        <w:t xml:space="preserve"> 0</w:t>
      </w:r>
      <w:r w:rsidRPr="00EA0C6E">
        <w:rPr>
          <w:b/>
        </w:rPr>
        <w:t>,</w:t>
      </w:r>
      <w:r w:rsidRPr="00EA0C6E">
        <w:t xml:space="preserve"> 003754972110688.</w:t>
      </w:r>
      <w:bookmarkEnd w:id="262"/>
    </w:p>
    <w:p w14:paraId="7D4B067C" w14:textId="1E50460A" w:rsidR="007E65F5" w:rsidRPr="00EA0C6E" w:rsidRDefault="007E65F5" w:rsidP="007E65F5">
      <w:pPr>
        <w:pStyle w:val="EndNoteBibliography"/>
        <w:ind w:left="720" w:hanging="720"/>
      </w:pPr>
      <w:bookmarkStart w:id="263" w:name="_ENREF_16"/>
      <w:r w:rsidRPr="00EA0C6E">
        <w:t xml:space="preserve">EPA, U. 2025. </w:t>
      </w:r>
      <w:r w:rsidRPr="00EA0C6E">
        <w:rPr>
          <w:i/>
        </w:rPr>
        <w:t xml:space="preserve">Hydrogen sulfide Results - AEGL Program </w:t>
      </w:r>
      <w:r w:rsidRPr="00EA0C6E">
        <w:t xml:space="preserve">[Online]. United States Environmental Protection Agency. Available: </w:t>
      </w:r>
      <w:hyperlink r:id="rId39" w:history="1">
        <w:r w:rsidRPr="00EA0C6E">
          <w:rPr>
            <w:rStyle w:val="Hyperlink"/>
          </w:rPr>
          <w:t>https://www.epa.gov/aegl/hydrogen-sulfide-results-aegl-program</w:t>
        </w:r>
      </w:hyperlink>
      <w:r w:rsidRPr="00EA0C6E">
        <w:t xml:space="preserve"> [Accessed 23/03/2026 2026].</w:t>
      </w:r>
      <w:bookmarkEnd w:id="263"/>
    </w:p>
    <w:p w14:paraId="5FBEC58E" w14:textId="77777777" w:rsidR="007E65F5" w:rsidRPr="00EA0C6E" w:rsidRDefault="007E65F5" w:rsidP="007E65F5">
      <w:pPr>
        <w:pStyle w:val="EndNoteBibliography"/>
        <w:ind w:left="720" w:hanging="720"/>
      </w:pPr>
      <w:bookmarkStart w:id="264" w:name="_ENREF_17"/>
      <w:r w:rsidRPr="00EA0C6E">
        <w:t xml:space="preserve">EPSTEIN, J. M. &amp; AXTELL, R. 1996. </w:t>
      </w:r>
      <w:r w:rsidRPr="00EA0C6E">
        <w:rPr>
          <w:i/>
        </w:rPr>
        <w:t>Growing Artificial Societies: Social Science from the Bottom Up</w:t>
      </w:r>
      <w:r w:rsidRPr="00EA0C6E">
        <w:t>, The MIT Press.</w:t>
      </w:r>
      <w:bookmarkEnd w:id="264"/>
    </w:p>
    <w:p w14:paraId="6431A591" w14:textId="77777777" w:rsidR="007E65F5" w:rsidRPr="00EA0C6E" w:rsidRDefault="007E65F5" w:rsidP="007E65F5">
      <w:pPr>
        <w:pStyle w:val="EndNoteBibliography"/>
        <w:ind w:left="720" w:hanging="720"/>
      </w:pPr>
      <w:bookmarkStart w:id="265" w:name="_ENREF_18"/>
      <w:r w:rsidRPr="00EA0C6E">
        <w:t>FITRIANIE, S. &amp; ROTHKRANTZ, L. J. M. Dynamic Routing during Disaster Events.  International Conference on Information Systems for Crisis Response and Management, 2015.</w:t>
      </w:r>
      <w:bookmarkEnd w:id="265"/>
    </w:p>
    <w:p w14:paraId="0AD7AC8D" w14:textId="77777777" w:rsidR="007E65F5" w:rsidRPr="00EA0C6E" w:rsidRDefault="007E65F5" w:rsidP="007E65F5">
      <w:pPr>
        <w:pStyle w:val="EndNoteBibliography"/>
        <w:ind w:left="720" w:hanging="720"/>
      </w:pPr>
      <w:bookmarkStart w:id="266" w:name="_ENREF_19"/>
      <w:r w:rsidRPr="00EA0C6E">
        <w:t xml:space="preserve">FOEAD, D., GHIFARI, A., KUSUMA, M., HANAFIAH, N. &amp; GUNAWAN, E. 2021. A Systematic Literature Review of A* Pathfinding. </w:t>
      </w:r>
      <w:r w:rsidRPr="00EA0C6E">
        <w:rPr>
          <w:i/>
        </w:rPr>
        <w:t>Procedia Computer Science,</w:t>
      </w:r>
      <w:r w:rsidRPr="00EA0C6E">
        <w:t xml:space="preserve"> 179</w:t>
      </w:r>
      <w:r w:rsidRPr="00EA0C6E">
        <w:rPr>
          <w:b/>
        </w:rPr>
        <w:t>,</w:t>
      </w:r>
      <w:r w:rsidRPr="00EA0C6E">
        <w:t xml:space="preserve"> 507-514.</w:t>
      </w:r>
      <w:bookmarkEnd w:id="266"/>
    </w:p>
    <w:p w14:paraId="2E863C95" w14:textId="6E2CEE89" w:rsidR="007E65F5" w:rsidRPr="00EA0C6E" w:rsidRDefault="007E65F5" w:rsidP="007E65F5">
      <w:pPr>
        <w:pStyle w:val="EndNoteBibliography"/>
        <w:ind w:left="720" w:hanging="720"/>
      </w:pPr>
      <w:bookmarkStart w:id="267" w:name="_ENREF_20"/>
      <w:r w:rsidRPr="00EA0C6E">
        <w:t xml:space="preserve">GITHUB, I. 2026. </w:t>
      </w:r>
      <w:r w:rsidRPr="00EA0C6E">
        <w:rPr>
          <w:i/>
        </w:rPr>
        <w:t xml:space="preserve">GitHub </w:t>
      </w:r>
      <w:r w:rsidRPr="00EA0C6E">
        <w:t xml:space="preserve">[Online]. GitHub. Available: </w:t>
      </w:r>
      <w:hyperlink r:id="rId40" w:history="1">
        <w:r w:rsidRPr="00EA0C6E">
          <w:rPr>
            <w:rStyle w:val="Hyperlink"/>
          </w:rPr>
          <w:t>https://github.com</w:t>
        </w:r>
      </w:hyperlink>
      <w:r w:rsidRPr="00EA0C6E">
        <w:t xml:space="preserve"> [Accessed].</w:t>
      </w:r>
      <w:bookmarkEnd w:id="267"/>
    </w:p>
    <w:p w14:paraId="26701866" w14:textId="77777777" w:rsidR="007E65F5" w:rsidRPr="00EA0C6E" w:rsidRDefault="007E65F5" w:rsidP="007E65F5">
      <w:pPr>
        <w:pStyle w:val="EndNoteBibliography"/>
        <w:ind w:left="720" w:hanging="720"/>
      </w:pPr>
      <w:bookmarkStart w:id="268" w:name="_ENREF_21"/>
      <w:r w:rsidRPr="00EA0C6E">
        <w:t xml:space="preserve">GOLDSIM TECHNOLOGY, G. 2026. Lesson 3 - Representing Time in a Dynamic Simulation. </w:t>
      </w:r>
      <w:r w:rsidRPr="00EA0C6E">
        <w:rPr>
          <w:i/>
        </w:rPr>
        <w:t>Introduction to GoldSim, Unit 6 - Carrying Out a Dynamic Simulation.</w:t>
      </w:r>
      <w:r w:rsidRPr="00EA0C6E">
        <w:t xml:space="preserve"> Issaquah, WA: GoldSim </w:t>
      </w:r>
      <w:r w:rsidRPr="00EA0C6E">
        <w:lastRenderedPageBreak/>
        <w:t>Technology Group.</w:t>
      </w:r>
      <w:bookmarkEnd w:id="268"/>
    </w:p>
    <w:p w14:paraId="793CB437" w14:textId="77777777" w:rsidR="007E65F5" w:rsidRPr="00EA0C6E" w:rsidRDefault="007E65F5" w:rsidP="007E65F5">
      <w:pPr>
        <w:pStyle w:val="EndNoteBibliography"/>
        <w:ind w:left="720" w:hanging="720"/>
      </w:pPr>
      <w:bookmarkStart w:id="269" w:name="_ENREF_22"/>
      <w:r w:rsidRPr="00EA0C6E">
        <w:t xml:space="preserve">GWYNNE, S. M. V., HULSE, L. M. &amp; KINSEY, M. J. 2016. Guidance for the Model Developer on Representing Human Behavior in Egress Models. </w:t>
      </w:r>
      <w:r w:rsidRPr="00EA0C6E">
        <w:rPr>
          <w:i/>
        </w:rPr>
        <w:t>Fire Technology,</w:t>
      </w:r>
      <w:r w:rsidRPr="00EA0C6E">
        <w:t xml:space="preserve"> 52</w:t>
      </w:r>
      <w:r w:rsidRPr="00EA0C6E">
        <w:rPr>
          <w:b/>
        </w:rPr>
        <w:t>,</w:t>
      </w:r>
      <w:r w:rsidRPr="00EA0C6E">
        <w:t xml:space="preserve"> 775-800.</w:t>
      </w:r>
      <w:bookmarkEnd w:id="269"/>
    </w:p>
    <w:p w14:paraId="34071B3E" w14:textId="77777777" w:rsidR="007E65F5" w:rsidRPr="00EA0C6E" w:rsidRDefault="007E65F5" w:rsidP="007E65F5">
      <w:pPr>
        <w:pStyle w:val="EndNoteBibliography"/>
        <w:ind w:left="720" w:hanging="720"/>
      </w:pPr>
      <w:bookmarkStart w:id="270" w:name="_ENREF_23"/>
      <w:r w:rsidRPr="00EA0C6E">
        <w:t xml:space="preserve">HE, Z., SHEN, K., LAN, M. &amp; WENG, W. 2024. An evacuation path planning method for multi-hazard accidents in chemical industries based on risk perception. </w:t>
      </w:r>
      <w:r w:rsidRPr="00EA0C6E">
        <w:rPr>
          <w:i/>
        </w:rPr>
        <w:t>Reliability Engineering &amp; System Safety,</w:t>
      </w:r>
      <w:r w:rsidRPr="00EA0C6E">
        <w:t xml:space="preserve"> 244</w:t>
      </w:r>
      <w:r w:rsidRPr="00EA0C6E">
        <w:rPr>
          <w:b/>
        </w:rPr>
        <w:t>,</w:t>
      </w:r>
      <w:r w:rsidRPr="00EA0C6E">
        <w:t xml:space="preserve"> 109912.</w:t>
      </w:r>
      <w:bookmarkEnd w:id="270"/>
    </w:p>
    <w:p w14:paraId="777FD9C9" w14:textId="77777777" w:rsidR="007E65F5" w:rsidRPr="00EA0C6E" w:rsidRDefault="007E65F5" w:rsidP="007E65F5">
      <w:pPr>
        <w:pStyle w:val="EndNoteBibliography"/>
        <w:ind w:left="720" w:hanging="720"/>
      </w:pPr>
      <w:bookmarkStart w:id="271" w:name="_ENREF_24"/>
      <w:r w:rsidRPr="00EA0C6E">
        <w:t xml:space="preserve">HELBING, D., FARKAS, I. &amp; VICSEK, T. 2000. Simulating Dynamic Features of Escape Panic. </w:t>
      </w:r>
      <w:r w:rsidRPr="00EA0C6E">
        <w:rPr>
          <w:i/>
        </w:rPr>
        <w:t>Nature,</w:t>
      </w:r>
      <w:r w:rsidRPr="00EA0C6E">
        <w:t xml:space="preserve"> 407</w:t>
      </w:r>
      <w:r w:rsidRPr="00EA0C6E">
        <w:rPr>
          <w:b/>
        </w:rPr>
        <w:t>,</w:t>
      </w:r>
      <w:r w:rsidRPr="00EA0C6E">
        <w:t xml:space="preserve"> 487-490.</w:t>
      </w:r>
      <w:bookmarkEnd w:id="271"/>
    </w:p>
    <w:p w14:paraId="5C638D1F" w14:textId="77777777" w:rsidR="007E65F5" w:rsidRPr="00EA0C6E" w:rsidRDefault="007E65F5" w:rsidP="007E65F5">
      <w:pPr>
        <w:pStyle w:val="EndNoteBibliography"/>
        <w:ind w:left="720" w:hanging="720"/>
      </w:pPr>
      <w:bookmarkStart w:id="272" w:name="_ENREF_25"/>
      <w:r w:rsidRPr="00EA0C6E">
        <w:t xml:space="preserve">HELBING, D. &amp; MOLNAR, P. 1998. Social Force Model for Pedestrian Dynamics. </w:t>
      </w:r>
      <w:r w:rsidRPr="00EA0C6E">
        <w:rPr>
          <w:i/>
        </w:rPr>
        <w:t>Physical Review E,</w:t>
      </w:r>
      <w:r w:rsidRPr="00EA0C6E">
        <w:t xml:space="preserve"> 51.</w:t>
      </w:r>
      <w:bookmarkEnd w:id="272"/>
    </w:p>
    <w:p w14:paraId="27342B3A" w14:textId="77777777" w:rsidR="007E65F5" w:rsidRPr="00EA0C6E" w:rsidRDefault="007E65F5" w:rsidP="007E65F5">
      <w:pPr>
        <w:pStyle w:val="EndNoteBibliography"/>
        <w:ind w:left="720" w:hanging="720"/>
      </w:pPr>
      <w:bookmarkStart w:id="273" w:name="_ENREF_26"/>
      <w:r w:rsidRPr="00EA0C6E">
        <w:t xml:space="preserve">HERNÁNDEZ-IBÁÑEZ, L. A. &amp; BARNECHE-NAYA, V. Heightmap Examiner. A Descriptive Tool for Education in Digital Cartography. </w:t>
      </w:r>
      <w:r w:rsidRPr="00EA0C6E">
        <w:rPr>
          <w:i/>
        </w:rPr>
        <w:t xml:space="preserve">In: </w:t>
      </w:r>
      <w:r w:rsidRPr="00EA0C6E">
        <w:t>STEPHANIDIS, C., HARRIS, D., LI, W.-C., SCHMORROW, D. D., FIDOPIASTIS, C. M., ANTONA, M., GAO, Q., ZHOU, J., ZAPHIRIS, P., IOANNOU, A., SOTTILARE, R. A., SCHWARZ, J. &amp; RAUTERBERG, M., eds. HCI International 2021 - Late Breaking Papers: Cognition, Inclusion, Learning, and Culture, 2021// 2021 Cham. Springer International Publishing, 406-416.</w:t>
      </w:r>
      <w:bookmarkEnd w:id="273"/>
    </w:p>
    <w:p w14:paraId="000F1C8D" w14:textId="77777777" w:rsidR="007E65F5" w:rsidRPr="00EA0C6E" w:rsidRDefault="007E65F5" w:rsidP="007E65F5">
      <w:pPr>
        <w:pStyle w:val="EndNoteBibliography"/>
        <w:ind w:left="720" w:hanging="720"/>
      </w:pPr>
      <w:bookmarkStart w:id="274" w:name="_ENREF_27"/>
      <w:r w:rsidRPr="00EA0C6E">
        <w:t xml:space="preserve">HEUSNER, M., KELLER, T. &amp; HELMERT, M. 2021. Understanding the Search Behaviour of Greedy Best-First Search. </w:t>
      </w:r>
      <w:r w:rsidRPr="00EA0C6E">
        <w:rPr>
          <w:i/>
        </w:rPr>
        <w:t>Proceedings of the International Symposium on Combinatorial Search,</w:t>
      </w:r>
      <w:r w:rsidRPr="00EA0C6E">
        <w:t xml:space="preserve"> 8</w:t>
      </w:r>
      <w:r w:rsidRPr="00EA0C6E">
        <w:rPr>
          <w:b/>
        </w:rPr>
        <w:t>,</w:t>
      </w:r>
      <w:r w:rsidRPr="00EA0C6E">
        <w:t xml:space="preserve"> 47-55.</w:t>
      </w:r>
      <w:bookmarkEnd w:id="274"/>
    </w:p>
    <w:p w14:paraId="0A8D0390" w14:textId="77777777" w:rsidR="007E65F5" w:rsidRPr="00EA0C6E" w:rsidRDefault="007E65F5" w:rsidP="007E65F5">
      <w:pPr>
        <w:pStyle w:val="EndNoteBibliography"/>
        <w:ind w:left="720" w:hanging="720"/>
      </w:pPr>
      <w:bookmarkStart w:id="275" w:name="_ENREF_28"/>
      <w:r w:rsidRPr="00EA0C6E">
        <w:t xml:space="preserve">HOSCAN, O. &amp; CETINYOKUS, S. 2021. Determination of emergency assembly point for industrial accidents with AHP analysis. </w:t>
      </w:r>
      <w:r w:rsidRPr="00EA0C6E">
        <w:rPr>
          <w:i/>
        </w:rPr>
        <w:t>Journal of Loss Prevention in the Process Industries,</w:t>
      </w:r>
      <w:r w:rsidRPr="00EA0C6E">
        <w:t xml:space="preserve"> 69</w:t>
      </w:r>
      <w:r w:rsidRPr="00EA0C6E">
        <w:rPr>
          <w:b/>
        </w:rPr>
        <w:t>,</w:t>
      </w:r>
      <w:r w:rsidRPr="00EA0C6E">
        <w:t xml:space="preserve"> 104386.</w:t>
      </w:r>
      <w:bookmarkEnd w:id="275"/>
    </w:p>
    <w:p w14:paraId="2B5F2AA5" w14:textId="77777777" w:rsidR="007E65F5" w:rsidRPr="00EA0C6E" w:rsidRDefault="007E65F5" w:rsidP="007E65F5">
      <w:pPr>
        <w:pStyle w:val="EndNoteBibliography"/>
        <w:ind w:left="720" w:hanging="720"/>
      </w:pPr>
      <w:bookmarkStart w:id="276" w:name="_ENREF_29"/>
      <w:r w:rsidRPr="00EA0C6E">
        <w:t xml:space="preserve">HU, X., CHEN, L., TANG, B., CAO, D. &amp; HE, H. 2018. Dynamic path planning for autonomous driving on various roads with avoidance of static and moving obstacles. </w:t>
      </w:r>
      <w:r w:rsidRPr="00EA0C6E">
        <w:rPr>
          <w:i/>
        </w:rPr>
        <w:t>Mechanical Systems and Signal Processing,</w:t>
      </w:r>
      <w:r w:rsidRPr="00EA0C6E">
        <w:t xml:space="preserve"> 100</w:t>
      </w:r>
      <w:r w:rsidRPr="00EA0C6E">
        <w:rPr>
          <w:b/>
        </w:rPr>
        <w:t>,</w:t>
      </w:r>
      <w:r w:rsidRPr="00EA0C6E">
        <w:t xml:space="preserve"> 482-500.</w:t>
      </w:r>
      <w:bookmarkEnd w:id="276"/>
    </w:p>
    <w:p w14:paraId="009B05DB" w14:textId="77777777" w:rsidR="007E65F5" w:rsidRPr="00EA0C6E" w:rsidRDefault="007E65F5" w:rsidP="007E65F5">
      <w:pPr>
        <w:pStyle w:val="EndNoteBibliography"/>
        <w:ind w:left="720" w:hanging="720"/>
      </w:pPr>
      <w:bookmarkStart w:id="277" w:name="_ENREF_30"/>
      <w:r w:rsidRPr="00EA0C6E">
        <w:t>IBRAHIM, N. &amp; HASSAN, F. H. 2023. The Integration of Agent-based Model and Social Force Model: Realistic Pedestrian Simulation. 13</w:t>
      </w:r>
      <w:r w:rsidRPr="00EA0C6E">
        <w:rPr>
          <w:b/>
        </w:rPr>
        <w:t>,</w:t>
      </w:r>
      <w:r w:rsidRPr="00EA0C6E">
        <w:t xml:space="preserve"> 317-331.</w:t>
      </w:r>
      <w:bookmarkEnd w:id="277"/>
    </w:p>
    <w:p w14:paraId="630E10D4" w14:textId="77777777" w:rsidR="007E65F5" w:rsidRPr="00EA0C6E" w:rsidRDefault="007E65F5" w:rsidP="007E65F5">
      <w:pPr>
        <w:pStyle w:val="EndNoteBibliography"/>
        <w:ind w:left="720" w:hanging="720"/>
      </w:pPr>
      <w:bookmarkStart w:id="278" w:name="_ENREF_31"/>
      <w:r w:rsidRPr="00EA0C6E">
        <w:t>IMAGEMAGICK STUDIO, L. L. C. 2024. ImageMagick. ImageMagick Studio LLC.</w:t>
      </w:r>
      <w:bookmarkEnd w:id="278"/>
    </w:p>
    <w:p w14:paraId="3685A19F" w14:textId="77777777" w:rsidR="007E65F5" w:rsidRPr="00EA0C6E" w:rsidRDefault="007E65F5" w:rsidP="007E65F5">
      <w:pPr>
        <w:pStyle w:val="EndNoteBibliography"/>
        <w:ind w:left="720" w:hanging="720"/>
      </w:pPr>
      <w:bookmarkStart w:id="279" w:name="_ENREF_32"/>
      <w:r w:rsidRPr="00EA0C6E">
        <w:t xml:space="preserve">ISSA, N. T. S. 2024. </w:t>
      </w:r>
      <w:r w:rsidRPr="00EA0C6E">
        <w:rPr>
          <w:i/>
        </w:rPr>
        <w:t>Modeling and Simulation of Outdoor Crowd Evacuation Upon Exposure to Toxic Hydrogen Sulfide Gas.</w:t>
      </w:r>
      <w:r w:rsidRPr="00EA0C6E">
        <w:t xml:space="preserve"> Master's thesis, Texas A&amp;M University.</w:t>
      </w:r>
      <w:bookmarkEnd w:id="279"/>
    </w:p>
    <w:p w14:paraId="1E7AAD29" w14:textId="77777777" w:rsidR="007E65F5" w:rsidRPr="00EA0C6E" w:rsidRDefault="007E65F5" w:rsidP="007E65F5">
      <w:pPr>
        <w:pStyle w:val="EndNoteBibliography"/>
        <w:ind w:left="720" w:hanging="720"/>
      </w:pPr>
      <w:bookmarkStart w:id="280" w:name="_ENREF_33"/>
      <w:r w:rsidRPr="00EA0C6E">
        <w:t xml:space="preserve">JIANG, Y., XU, K., GAI, W. &amp; SALHI, S. 2022. Emergency response for tackling major accidental toxic gas releases: What should be done and when? </w:t>
      </w:r>
      <w:r w:rsidRPr="00EA0C6E">
        <w:rPr>
          <w:i/>
        </w:rPr>
        <w:t>Safety Science,</w:t>
      </w:r>
      <w:r w:rsidRPr="00EA0C6E">
        <w:t xml:space="preserve"> 154</w:t>
      </w:r>
      <w:r w:rsidRPr="00EA0C6E">
        <w:rPr>
          <w:b/>
        </w:rPr>
        <w:t>,</w:t>
      </w:r>
      <w:r w:rsidRPr="00EA0C6E">
        <w:t xml:space="preserve"> 105819.</w:t>
      </w:r>
      <w:bookmarkEnd w:id="280"/>
    </w:p>
    <w:p w14:paraId="53FC6DEB" w14:textId="77777777" w:rsidR="007E65F5" w:rsidRPr="00EA0C6E" w:rsidRDefault="007E65F5" w:rsidP="007E65F5">
      <w:pPr>
        <w:pStyle w:val="EndNoteBibliography"/>
        <w:ind w:left="720" w:hanging="720"/>
      </w:pPr>
      <w:bookmarkStart w:id="281" w:name="_ENREF_34"/>
      <w:r w:rsidRPr="00EA0C6E">
        <w:t xml:space="preserve">JULIAARRAYS 2026. StaticArrays.jl. </w:t>
      </w:r>
      <w:r w:rsidRPr="00EA0C6E">
        <w:rPr>
          <w:i/>
        </w:rPr>
        <w:t>Statically sized arrays for Julia.</w:t>
      </w:r>
      <w:r w:rsidRPr="00EA0C6E">
        <w:t xml:space="preserve"> GitHub.</w:t>
      </w:r>
      <w:bookmarkEnd w:id="281"/>
    </w:p>
    <w:p w14:paraId="67A9C967" w14:textId="452CD1BD" w:rsidR="007E65F5" w:rsidRPr="00EA0C6E" w:rsidRDefault="007E65F5" w:rsidP="007E65F5">
      <w:pPr>
        <w:pStyle w:val="EndNoteBibliography"/>
        <w:ind w:left="720" w:hanging="720"/>
      </w:pPr>
      <w:bookmarkStart w:id="282" w:name="_ENREF_35"/>
      <w:r w:rsidRPr="00EA0C6E">
        <w:t xml:space="preserve">JULIADATA. 2026. </w:t>
      </w:r>
      <w:r w:rsidRPr="00EA0C6E">
        <w:rPr>
          <w:i/>
        </w:rPr>
        <w:t xml:space="preserve">CSV.jl Documentation </w:t>
      </w:r>
      <w:r w:rsidRPr="00EA0C6E">
        <w:t xml:space="preserve">[Online]. JuliaData. Available: </w:t>
      </w:r>
      <w:hyperlink r:id="rId41" w:history="1">
        <w:r w:rsidRPr="00EA0C6E">
          <w:rPr>
            <w:rStyle w:val="Hyperlink"/>
          </w:rPr>
          <w:t>https://csv.juliadata.org/stable/</w:t>
        </w:r>
      </w:hyperlink>
      <w:r w:rsidRPr="00EA0C6E">
        <w:t xml:space="preserve"> [Accessed].</w:t>
      </w:r>
      <w:bookmarkEnd w:id="282"/>
    </w:p>
    <w:p w14:paraId="5FA44095" w14:textId="6D40AB04" w:rsidR="007E65F5" w:rsidRPr="00EA0C6E" w:rsidRDefault="007E65F5" w:rsidP="007E65F5">
      <w:pPr>
        <w:pStyle w:val="EndNoteBibliography"/>
        <w:ind w:left="720" w:hanging="720"/>
      </w:pPr>
      <w:bookmarkStart w:id="283" w:name="_ENREF_36"/>
      <w:r w:rsidRPr="00EA0C6E">
        <w:t xml:space="preserve">JULIADYNAMICS. 2022. </w:t>
      </w:r>
      <w:r w:rsidRPr="00EA0C6E">
        <w:rPr>
          <w:i/>
        </w:rPr>
        <w:t xml:space="preserve">InteractiveDynamics.jl </w:t>
      </w:r>
      <w:r w:rsidRPr="00EA0C6E">
        <w:t xml:space="preserve">[Online]. JuliaDynamics. Available: </w:t>
      </w:r>
      <w:hyperlink r:id="rId42" w:history="1">
        <w:r w:rsidRPr="00EA0C6E">
          <w:rPr>
            <w:rStyle w:val="Hyperlink"/>
          </w:rPr>
          <w:t>https://juliadynamics.github.io/InteractiveDynamics.jl/dev/</w:t>
        </w:r>
      </w:hyperlink>
      <w:r w:rsidRPr="00EA0C6E">
        <w:t xml:space="preserve"> [Accessed].</w:t>
      </w:r>
      <w:bookmarkEnd w:id="283"/>
    </w:p>
    <w:p w14:paraId="706F5058" w14:textId="77777777" w:rsidR="007E65F5" w:rsidRPr="00EA0C6E" w:rsidRDefault="007E65F5" w:rsidP="007E65F5">
      <w:pPr>
        <w:pStyle w:val="EndNoteBibliography"/>
        <w:ind w:left="720" w:hanging="720"/>
      </w:pPr>
      <w:bookmarkStart w:id="284" w:name="_ENREF_37"/>
      <w:r w:rsidRPr="00EA0C6E">
        <w:t xml:space="preserve">JULIAGIZMOS 2026. Observables.jl. </w:t>
      </w:r>
      <w:r w:rsidRPr="00EA0C6E">
        <w:rPr>
          <w:i/>
        </w:rPr>
        <w:t>Observable refs.</w:t>
      </w:r>
      <w:r w:rsidRPr="00EA0C6E">
        <w:t xml:space="preserve"> GitHub.</w:t>
      </w:r>
      <w:bookmarkEnd w:id="284"/>
    </w:p>
    <w:p w14:paraId="7AF9177E" w14:textId="77777777" w:rsidR="007E65F5" w:rsidRPr="00EA0C6E" w:rsidRDefault="007E65F5" w:rsidP="007E65F5">
      <w:pPr>
        <w:pStyle w:val="EndNoteBibliography"/>
        <w:ind w:left="720" w:hanging="720"/>
      </w:pPr>
      <w:bookmarkStart w:id="285" w:name="_ENREF_38"/>
      <w:r w:rsidRPr="00EA0C6E">
        <w:t xml:space="preserve">JULIAIMAGES 2023. JuliaImages: image processing and machine vision for Julia. </w:t>
      </w:r>
      <w:r w:rsidRPr="00EA0C6E">
        <w:rPr>
          <w:i/>
        </w:rPr>
        <w:t>JuliaImages documentation</w:t>
      </w:r>
      <w:r w:rsidRPr="00EA0C6E">
        <w:t>.</w:t>
      </w:r>
      <w:bookmarkEnd w:id="285"/>
    </w:p>
    <w:p w14:paraId="6473ABE6" w14:textId="74F5A3FE" w:rsidR="007E65F5" w:rsidRPr="00EA0C6E" w:rsidRDefault="007E65F5" w:rsidP="007E65F5">
      <w:pPr>
        <w:pStyle w:val="EndNoteBibliography"/>
        <w:ind w:left="720" w:hanging="720"/>
      </w:pPr>
      <w:bookmarkStart w:id="286" w:name="_ENREF_39"/>
      <w:r w:rsidRPr="00EA0C6E">
        <w:t xml:space="preserve">JULIAIO. 2026. </w:t>
      </w:r>
      <w:r w:rsidRPr="00EA0C6E">
        <w:rPr>
          <w:i/>
        </w:rPr>
        <w:t xml:space="preserve">FileIO.jl </w:t>
      </w:r>
      <w:r w:rsidRPr="00EA0C6E">
        <w:t xml:space="preserve">[Online]. JuliaIO. Available: </w:t>
      </w:r>
      <w:hyperlink r:id="rId43" w:history="1">
        <w:r w:rsidRPr="00EA0C6E">
          <w:rPr>
            <w:rStyle w:val="Hyperlink"/>
          </w:rPr>
          <w:t>https://juliaio.github.io/FileIO.jl/stable/</w:t>
        </w:r>
      </w:hyperlink>
      <w:r w:rsidRPr="00EA0C6E">
        <w:t xml:space="preserve"> [Accessed].</w:t>
      </w:r>
      <w:bookmarkEnd w:id="286"/>
    </w:p>
    <w:p w14:paraId="5A73E396" w14:textId="77777777" w:rsidR="007E65F5" w:rsidRPr="00EA0C6E" w:rsidRDefault="007E65F5" w:rsidP="007E65F5">
      <w:pPr>
        <w:pStyle w:val="EndNoteBibliography"/>
        <w:ind w:left="720" w:hanging="720"/>
      </w:pPr>
      <w:bookmarkStart w:id="287" w:name="_ENREF_40"/>
      <w:r w:rsidRPr="00EA0C6E">
        <w:t xml:space="preserve">KAY, F. P. M. &amp; KÄHLER, K. N. 2023. Bhopal Disaster. </w:t>
      </w:r>
      <w:r w:rsidRPr="00EA0C6E">
        <w:rPr>
          <w:i/>
        </w:rPr>
        <w:t>Research Starters: Science.</w:t>
      </w:r>
      <w:r w:rsidRPr="00EA0C6E">
        <w:t xml:space="preserve"> EBSCO.</w:t>
      </w:r>
      <w:bookmarkEnd w:id="287"/>
    </w:p>
    <w:p w14:paraId="27F536CB" w14:textId="77777777" w:rsidR="007E65F5" w:rsidRPr="00EA0C6E" w:rsidRDefault="007E65F5" w:rsidP="007E65F5">
      <w:pPr>
        <w:pStyle w:val="EndNoteBibliography"/>
        <w:ind w:left="720" w:hanging="720"/>
      </w:pPr>
      <w:bookmarkStart w:id="288" w:name="_ENREF_41"/>
      <w:r w:rsidRPr="00EA0C6E">
        <w:t>KIM, H., HAAM, S., YOO, M. &amp; SONG, W. S. 2026. Algorithmic Evaluation of Fire Evacuation Efficiency Under Dynamic Crowd and Smoke Conditions. 9</w:t>
      </w:r>
      <w:r w:rsidRPr="00EA0C6E">
        <w:rPr>
          <w:b/>
        </w:rPr>
        <w:t>,</w:t>
      </w:r>
      <w:r w:rsidRPr="00EA0C6E">
        <w:t xml:space="preserve"> 32.</w:t>
      </w:r>
      <w:bookmarkEnd w:id="288"/>
    </w:p>
    <w:p w14:paraId="5CCB9309" w14:textId="77777777" w:rsidR="007E65F5" w:rsidRPr="00EA0C6E" w:rsidRDefault="007E65F5" w:rsidP="007E65F5">
      <w:pPr>
        <w:pStyle w:val="EndNoteBibliography"/>
        <w:ind w:left="720" w:hanging="720"/>
        <w:rPr>
          <w:lang w:val="de-DE"/>
        </w:rPr>
      </w:pPr>
      <w:bookmarkStart w:id="289" w:name="_ENREF_42"/>
      <w:r w:rsidRPr="00EA0C6E">
        <w:t xml:space="preserve">KL¼GL, F. &amp; BAZZAN, A. 2012. Agent-Based Modeling and Simulation. </w:t>
      </w:r>
      <w:r w:rsidRPr="00EA0C6E">
        <w:rPr>
          <w:i/>
          <w:lang w:val="de-DE"/>
        </w:rPr>
        <w:t>AI Magazine,</w:t>
      </w:r>
      <w:r w:rsidRPr="00EA0C6E">
        <w:rPr>
          <w:lang w:val="de-DE"/>
        </w:rPr>
        <w:t xml:space="preserve"> 33</w:t>
      </w:r>
      <w:r w:rsidRPr="00EA0C6E">
        <w:rPr>
          <w:b/>
          <w:lang w:val="de-DE"/>
        </w:rPr>
        <w:t>,</w:t>
      </w:r>
      <w:r w:rsidRPr="00EA0C6E">
        <w:rPr>
          <w:lang w:val="de-DE"/>
        </w:rPr>
        <w:t xml:space="preserve"> 29-40.</w:t>
      </w:r>
      <w:bookmarkEnd w:id="289"/>
    </w:p>
    <w:p w14:paraId="5FC70EBB" w14:textId="77777777" w:rsidR="007E65F5" w:rsidRPr="00EA0C6E" w:rsidRDefault="007E65F5" w:rsidP="007E65F5">
      <w:pPr>
        <w:pStyle w:val="EndNoteBibliography"/>
        <w:ind w:left="720" w:hanging="720"/>
        <w:rPr>
          <w:lang w:val="de-DE"/>
        </w:rPr>
      </w:pPr>
      <w:bookmarkStart w:id="290" w:name="_ENREF_43"/>
      <w:r w:rsidRPr="00EA0C6E">
        <w:rPr>
          <w:lang w:val="de-DE"/>
        </w:rPr>
        <w:t xml:space="preserve">KOENIG, S. &amp; LIKHACHEV, M. 2002. </w:t>
      </w:r>
      <w:r w:rsidRPr="00EA0C6E">
        <w:rPr>
          <w:i/>
          <w:lang w:val="de-DE"/>
        </w:rPr>
        <w:t>D*Lite</w:t>
      </w:r>
      <w:r w:rsidRPr="00EA0C6E">
        <w:rPr>
          <w:lang w:val="de-DE"/>
        </w:rPr>
        <w:t>.</w:t>
      </w:r>
      <w:bookmarkEnd w:id="290"/>
    </w:p>
    <w:p w14:paraId="3DF5A8ED" w14:textId="77777777" w:rsidR="007E65F5" w:rsidRPr="00EA0C6E" w:rsidRDefault="007E65F5" w:rsidP="007E65F5">
      <w:pPr>
        <w:pStyle w:val="EndNoteBibliography"/>
        <w:ind w:left="720" w:hanging="720"/>
      </w:pPr>
      <w:bookmarkStart w:id="291" w:name="_ENREF_44"/>
      <w:r w:rsidRPr="00EA0C6E">
        <w:rPr>
          <w:lang w:val="de-DE"/>
        </w:rPr>
        <w:t xml:space="preserve">KORHONEN, T., HOSTIKKA, S., HELIÖVAARA, S. &amp; EHTAMO, H. 2010. </w:t>
      </w:r>
      <w:r w:rsidRPr="00EA0C6E">
        <w:t xml:space="preserve">FDS+Evac: an agent based fire evacuation model. </w:t>
      </w:r>
      <w:r w:rsidRPr="00EA0C6E">
        <w:rPr>
          <w:i/>
        </w:rPr>
        <w:t>Pedestrian and Evacuation Dynamics</w:t>
      </w:r>
      <w:r w:rsidRPr="00EA0C6E">
        <w:t>.</w:t>
      </w:r>
      <w:bookmarkEnd w:id="291"/>
    </w:p>
    <w:p w14:paraId="0614875F" w14:textId="77777777" w:rsidR="007E65F5" w:rsidRPr="00EA0C6E" w:rsidRDefault="007E65F5" w:rsidP="007E65F5">
      <w:pPr>
        <w:pStyle w:val="EndNoteBibliography"/>
        <w:ind w:left="720" w:hanging="720"/>
      </w:pPr>
      <w:bookmarkStart w:id="292" w:name="_ENREF_45"/>
      <w:r w:rsidRPr="00EA0C6E">
        <w:t xml:space="preserve">KRUMBIEGEL, S. D. A. J. 2021. {Makie.jl}: Flexible high-performance data visualization for {Julia}. </w:t>
      </w:r>
      <w:r w:rsidRPr="00EA0C6E">
        <w:rPr>
          <w:i/>
        </w:rPr>
        <w:t>Journal of Open Source Software,</w:t>
      </w:r>
      <w:r w:rsidRPr="00EA0C6E">
        <w:t xml:space="preserve"> 6</w:t>
      </w:r>
      <w:r w:rsidRPr="00EA0C6E">
        <w:rPr>
          <w:b/>
        </w:rPr>
        <w:t>,</w:t>
      </w:r>
      <w:r w:rsidRPr="00EA0C6E">
        <w:t xml:space="preserve"> 3349.</w:t>
      </w:r>
      <w:bookmarkEnd w:id="292"/>
    </w:p>
    <w:p w14:paraId="26416567" w14:textId="77777777" w:rsidR="007E65F5" w:rsidRPr="00EA0C6E" w:rsidRDefault="007E65F5" w:rsidP="007E65F5">
      <w:pPr>
        <w:pStyle w:val="EndNoteBibliography"/>
        <w:ind w:left="720" w:hanging="720"/>
      </w:pPr>
      <w:bookmarkStart w:id="293" w:name="_ENREF_46"/>
      <w:r w:rsidRPr="00EA0C6E">
        <w:lastRenderedPageBreak/>
        <w:t xml:space="preserve">KULIGOWSKI, E. D. 2011. </w:t>
      </w:r>
      <w:r w:rsidRPr="00EA0C6E">
        <w:rPr>
          <w:i/>
        </w:rPr>
        <w:t>TERROR DEFEATED: Occupant Sensemaking, Decision-Making and Protective Action in the 2001 World Trade Center Disaster.</w:t>
      </w:r>
      <w:r w:rsidRPr="00EA0C6E">
        <w:t xml:space="preserve"> PhD thesis, University of Colorado at Boulder.</w:t>
      </w:r>
      <w:bookmarkEnd w:id="293"/>
    </w:p>
    <w:p w14:paraId="7CE53218" w14:textId="77777777" w:rsidR="007E65F5" w:rsidRPr="00EA0C6E" w:rsidRDefault="007E65F5" w:rsidP="007E65F5">
      <w:pPr>
        <w:pStyle w:val="EndNoteBibliography"/>
        <w:ind w:left="720" w:hanging="720"/>
      </w:pPr>
      <w:bookmarkStart w:id="294" w:name="_ENREF_47"/>
      <w:r w:rsidRPr="00EA0C6E">
        <w:t>LAWANDE, S. R., JASMINE, G., ANBARASI, J. &amp; IZHAR, L. I. 2022. A Systematic Review and Analysis of Intelligence-Based Pathfinding Algorithms in the Field of Video Games. 12</w:t>
      </w:r>
      <w:r w:rsidRPr="00EA0C6E">
        <w:rPr>
          <w:b/>
        </w:rPr>
        <w:t>,</w:t>
      </w:r>
      <w:r w:rsidRPr="00EA0C6E">
        <w:t xml:space="preserve"> 5499.</w:t>
      </w:r>
      <w:bookmarkEnd w:id="294"/>
    </w:p>
    <w:p w14:paraId="79D3D2FE" w14:textId="77777777" w:rsidR="007E65F5" w:rsidRPr="00EA0C6E" w:rsidRDefault="007E65F5" w:rsidP="007E65F5">
      <w:pPr>
        <w:pStyle w:val="EndNoteBibliography"/>
        <w:ind w:left="720" w:hanging="720"/>
      </w:pPr>
      <w:bookmarkStart w:id="295" w:name="_ENREF_48"/>
      <w:r w:rsidRPr="00EA0C6E">
        <w:t xml:space="preserve">LEE, A. F. &amp; TSAI, P. H. 2023. Online Indoor Fire Evacuation System. </w:t>
      </w:r>
      <w:r w:rsidRPr="00EA0C6E">
        <w:rPr>
          <w:i/>
        </w:rPr>
        <w:t>IEEE Systems Journal,</w:t>
      </w:r>
      <w:r w:rsidRPr="00EA0C6E">
        <w:t xml:space="preserve"> 17</w:t>
      </w:r>
      <w:r w:rsidRPr="00EA0C6E">
        <w:rPr>
          <w:b/>
        </w:rPr>
        <w:t>,</w:t>
      </w:r>
      <w:r w:rsidRPr="00EA0C6E">
        <w:t xml:space="preserve"> 3584-3592.</w:t>
      </w:r>
      <w:bookmarkEnd w:id="295"/>
    </w:p>
    <w:p w14:paraId="17D3E59A" w14:textId="77777777" w:rsidR="007E65F5" w:rsidRPr="00EA0C6E" w:rsidRDefault="007E65F5" w:rsidP="007E65F5">
      <w:pPr>
        <w:pStyle w:val="EndNoteBibliography"/>
        <w:ind w:left="720" w:hanging="720"/>
      </w:pPr>
      <w:bookmarkStart w:id="296" w:name="_ENREF_49"/>
      <w:r w:rsidRPr="00EA0C6E">
        <w:t xml:space="preserve">LI, C., HOU, J., CHENG, W. &amp; GAI, W. 2022. A multiagent-based modeling approach for emergency evacuation plan optimization during toxic gas releases within chemical plants. </w:t>
      </w:r>
      <w:r w:rsidRPr="00EA0C6E">
        <w:rPr>
          <w:i/>
        </w:rPr>
        <w:t>Process Safety and Environmental Protection,</w:t>
      </w:r>
      <w:r w:rsidRPr="00EA0C6E">
        <w:t xml:space="preserve"> 163</w:t>
      </w:r>
      <w:r w:rsidRPr="00EA0C6E">
        <w:rPr>
          <w:b/>
        </w:rPr>
        <w:t>,</w:t>
      </w:r>
      <w:r w:rsidRPr="00EA0C6E">
        <w:t xml:space="preserve"> 543-557.</w:t>
      </w:r>
      <w:bookmarkEnd w:id="296"/>
    </w:p>
    <w:p w14:paraId="218A49F7" w14:textId="77777777" w:rsidR="007E65F5" w:rsidRPr="00EA0C6E" w:rsidRDefault="007E65F5" w:rsidP="007E65F5">
      <w:pPr>
        <w:pStyle w:val="EndNoteBibliography"/>
        <w:ind w:left="720" w:hanging="720"/>
      </w:pPr>
      <w:bookmarkStart w:id="297" w:name="_ENREF_50"/>
      <w:r w:rsidRPr="00EA0C6E">
        <w:t xml:space="preserve">LIU, L., ZHANG, H., SHI, J. &amp; GENG, J. 2023. Real-time evacuation route optimization in the fire scenarios of cruise ships. </w:t>
      </w:r>
      <w:r w:rsidRPr="00EA0C6E">
        <w:rPr>
          <w:i/>
        </w:rPr>
        <w:t>Simulation Modelling Practice and Theory,</w:t>
      </w:r>
      <w:r w:rsidRPr="00EA0C6E">
        <w:t xml:space="preserve"> 129</w:t>
      </w:r>
      <w:r w:rsidRPr="00EA0C6E">
        <w:rPr>
          <w:b/>
        </w:rPr>
        <w:t>,</w:t>
      </w:r>
      <w:r w:rsidRPr="00EA0C6E">
        <w:t xml:space="preserve"> 102843.</w:t>
      </w:r>
      <w:bookmarkEnd w:id="297"/>
    </w:p>
    <w:p w14:paraId="44D18BE1" w14:textId="77777777" w:rsidR="007E65F5" w:rsidRPr="00EA0C6E" w:rsidRDefault="007E65F5" w:rsidP="007E65F5">
      <w:pPr>
        <w:pStyle w:val="EndNoteBibliography"/>
        <w:ind w:left="720" w:hanging="720"/>
        <w:rPr>
          <w:i/>
        </w:rPr>
      </w:pPr>
      <w:bookmarkStart w:id="298" w:name="_ENREF_51"/>
      <w:r w:rsidRPr="00EA0C6E">
        <w:t xml:space="preserve">LOVREGLIO, R. 2016. </w:t>
      </w:r>
      <w:r w:rsidRPr="00EA0C6E">
        <w:rPr>
          <w:i/>
        </w:rPr>
        <w:t>Modelling Decision-Making in Fire Evacuation based on Random Utility Theory.</w:t>
      </w:r>
      <w:bookmarkEnd w:id="298"/>
    </w:p>
    <w:p w14:paraId="5503B796" w14:textId="77777777" w:rsidR="007E65F5" w:rsidRPr="00EA0C6E" w:rsidRDefault="007E65F5" w:rsidP="007E65F5">
      <w:pPr>
        <w:pStyle w:val="EndNoteBibliography"/>
        <w:ind w:left="720" w:hanging="720"/>
      </w:pPr>
      <w:bookmarkStart w:id="299" w:name="_ENREF_52"/>
      <w:r w:rsidRPr="00EA0C6E">
        <w:t xml:space="preserve">MACAL, C. 2018. </w:t>
      </w:r>
      <w:r w:rsidRPr="00EA0C6E">
        <w:rPr>
          <w:i/>
        </w:rPr>
        <w:t>TUTORIAL ON AGENT-BASED MODELING AND SIMULATION: ABM DESIGN FOR THE ZOMBIE APOCALYPSE</w:t>
      </w:r>
      <w:r w:rsidRPr="00EA0C6E">
        <w:t>.</w:t>
      </w:r>
      <w:bookmarkEnd w:id="299"/>
    </w:p>
    <w:p w14:paraId="5AE86347" w14:textId="77777777" w:rsidR="007E65F5" w:rsidRPr="00EA0C6E" w:rsidRDefault="007E65F5" w:rsidP="007E65F5">
      <w:pPr>
        <w:pStyle w:val="EndNoteBibliography"/>
        <w:ind w:left="720" w:hanging="720"/>
      </w:pPr>
      <w:bookmarkStart w:id="300" w:name="_ENREF_53"/>
      <w:r w:rsidRPr="00EA0C6E">
        <w:t>MAINIER, F. B., SANDRES, G. &amp; MAINIER, R. J. Integrated Management System for in-House Control of Accidental Hydrogen Sulfide Leaks in Oil Refineries. 2012.</w:t>
      </w:r>
      <w:bookmarkEnd w:id="300"/>
    </w:p>
    <w:p w14:paraId="40859CF8" w14:textId="1BBC7865" w:rsidR="007E65F5" w:rsidRPr="00EA0C6E" w:rsidRDefault="007E65F5" w:rsidP="007E65F5">
      <w:pPr>
        <w:pStyle w:val="EndNoteBibliography"/>
        <w:ind w:left="720" w:hanging="720"/>
      </w:pPr>
      <w:bookmarkStart w:id="301" w:name="_ENREF_54"/>
      <w:r w:rsidRPr="00EA0C6E">
        <w:t xml:space="preserve">MAPS, G. 2026. </w:t>
      </w:r>
      <w:r w:rsidRPr="00EA0C6E">
        <w:rPr>
          <w:i/>
        </w:rPr>
        <w:t xml:space="preserve">Google Maps </w:t>
      </w:r>
      <w:r w:rsidRPr="00EA0C6E">
        <w:t xml:space="preserve">[Online]. Google. Available: </w:t>
      </w:r>
      <w:hyperlink r:id="rId44" w:history="1">
        <w:r w:rsidRPr="00EA0C6E">
          <w:rPr>
            <w:rStyle w:val="Hyperlink"/>
          </w:rPr>
          <w:t>https://www.google.com/maps</w:t>
        </w:r>
      </w:hyperlink>
      <w:r w:rsidRPr="00EA0C6E">
        <w:t xml:space="preserve"> [Accessed].</w:t>
      </w:r>
      <w:bookmarkEnd w:id="301"/>
    </w:p>
    <w:p w14:paraId="5472FAFD" w14:textId="18B478E0" w:rsidR="007E65F5" w:rsidRPr="00EA0C6E" w:rsidRDefault="007E65F5" w:rsidP="007E65F5">
      <w:pPr>
        <w:pStyle w:val="EndNoteBibliography"/>
        <w:ind w:left="720" w:hanging="720"/>
      </w:pPr>
      <w:bookmarkStart w:id="302" w:name="_ENREF_55"/>
      <w:r w:rsidRPr="00EA0C6E">
        <w:t xml:space="preserve">MICROSOFT. 2026. </w:t>
      </w:r>
      <w:r w:rsidRPr="00EA0C6E">
        <w:rPr>
          <w:i/>
        </w:rPr>
        <w:t xml:space="preserve">Visual Studio Code - Code Editing. Redefined </w:t>
      </w:r>
      <w:r w:rsidRPr="00EA0C6E">
        <w:t xml:space="preserve">[Online]. Microsoft. Available: </w:t>
      </w:r>
      <w:hyperlink r:id="rId45" w:history="1">
        <w:r w:rsidRPr="00EA0C6E">
          <w:rPr>
            <w:rStyle w:val="Hyperlink"/>
          </w:rPr>
          <w:t>https://code.visualstudio.com</w:t>
        </w:r>
      </w:hyperlink>
      <w:r w:rsidRPr="00EA0C6E">
        <w:t xml:space="preserve"> [Accessed].</w:t>
      </w:r>
      <w:bookmarkEnd w:id="302"/>
    </w:p>
    <w:p w14:paraId="3FC031C1" w14:textId="77777777" w:rsidR="007E65F5" w:rsidRPr="00EA0C6E" w:rsidRDefault="007E65F5" w:rsidP="007E65F5">
      <w:pPr>
        <w:pStyle w:val="EndNoteBibliography"/>
        <w:ind w:left="720" w:hanging="720"/>
      </w:pPr>
      <w:bookmarkStart w:id="303" w:name="_ENREF_56"/>
      <w:r w:rsidRPr="00EA0C6E">
        <w:rPr>
          <w:lang w:val="de-DE"/>
        </w:rPr>
        <w:t xml:space="preserve">NIU, C., LI, A., HUANG, X., LI, W. &amp; XU, C. 2021. </w:t>
      </w:r>
      <w:r w:rsidRPr="00EA0C6E">
        <w:t>Research on Global Dynamic Path Planning Method Based on Improved A  </w:t>
      </w:r>
      <w:r w:rsidRPr="00EA0C6E">
        <w:rPr>
          <w:rFonts w:ascii="Cambria Math" w:hAnsi="Cambria Math" w:cs="Cambria Math"/>
        </w:rPr>
        <w:t>∗</w:t>
      </w:r>
      <w:r w:rsidRPr="00EA0C6E">
        <w:t xml:space="preserve"> Algorithm. 2021</w:t>
      </w:r>
      <w:r w:rsidRPr="00EA0C6E">
        <w:rPr>
          <w:b/>
        </w:rPr>
        <w:t>,</w:t>
      </w:r>
      <w:r w:rsidRPr="00EA0C6E">
        <w:t xml:space="preserve"> 4977041.</w:t>
      </w:r>
      <w:bookmarkEnd w:id="303"/>
    </w:p>
    <w:p w14:paraId="616D5BC7" w14:textId="5CF885AC" w:rsidR="007E65F5" w:rsidRPr="00EA0C6E" w:rsidRDefault="007E65F5" w:rsidP="007E65F5">
      <w:pPr>
        <w:pStyle w:val="EndNoteBibliography"/>
        <w:ind w:left="720" w:hanging="720"/>
      </w:pPr>
      <w:bookmarkStart w:id="304" w:name="_ENREF_57"/>
      <w:r w:rsidRPr="00EA0C6E">
        <w:t xml:space="preserve">OPENAI. 2025. </w:t>
      </w:r>
      <w:r w:rsidRPr="00EA0C6E">
        <w:rPr>
          <w:i/>
        </w:rPr>
        <w:t xml:space="preserve">ChatGPT </w:t>
      </w:r>
      <w:r w:rsidRPr="00EA0C6E">
        <w:t xml:space="preserve">[Online]. OpenAI. Available: </w:t>
      </w:r>
      <w:hyperlink r:id="rId46" w:history="1">
        <w:r w:rsidRPr="00EA0C6E">
          <w:rPr>
            <w:rStyle w:val="Hyperlink"/>
          </w:rPr>
          <w:t>https://chatgpt.com</w:t>
        </w:r>
      </w:hyperlink>
      <w:r w:rsidRPr="00EA0C6E">
        <w:t xml:space="preserve"> [Accessed].</w:t>
      </w:r>
      <w:bookmarkEnd w:id="304"/>
    </w:p>
    <w:p w14:paraId="6F65162D" w14:textId="3291466D" w:rsidR="007E65F5" w:rsidRPr="00EA0C6E" w:rsidRDefault="007E65F5" w:rsidP="007E65F5">
      <w:pPr>
        <w:pStyle w:val="EndNoteBibliography"/>
        <w:ind w:left="720" w:hanging="720"/>
      </w:pPr>
      <w:bookmarkStart w:id="305" w:name="_ENREF_58"/>
      <w:r w:rsidRPr="00EA0C6E">
        <w:t xml:space="preserve">PINETOOLS. 2026. </w:t>
      </w:r>
      <w:r w:rsidRPr="00EA0C6E">
        <w:rPr>
          <w:i/>
        </w:rPr>
        <w:t xml:space="preserve">PineTools - Free online tools </w:t>
      </w:r>
      <w:r w:rsidRPr="00EA0C6E">
        <w:t xml:space="preserve">[Online]. PineTools. Available: </w:t>
      </w:r>
      <w:hyperlink r:id="rId47" w:history="1">
        <w:r w:rsidRPr="00EA0C6E">
          <w:rPr>
            <w:rStyle w:val="Hyperlink"/>
          </w:rPr>
          <w:t>https://pinetools.com</w:t>
        </w:r>
      </w:hyperlink>
      <w:r w:rsidRPr="00EA0C6E">
        <w:t xml:space="preserve"> [Accessed].</w:t>
      </w:r>
      <w:bookmarkEnd w:id="305"/>
    </w:p>
    <w:p w14:paraId="2B932572" w14:textId="77777777" w:rsidR="007E65F5" w:rsidRPr="00EA0C6E" w:rsidRDefault="007E65F5" w:rsidP="007E65F5">
      <w:pPr>
        <w:pStyle w:val="EndNoteBibliography"/>
        <w:ind w:left="720" w:hanging="720"/>
      </w:pPr>
      <w:bookmarkStart w:id="306" w:name="_ENREF_59"/>
      <w:r w:rsidRPr="00EA0C6E">
        <w:t>RAKSTAD, K. S. 2026. Dstar-lite-pathplanner: D* Lite incremental path planning in Python. GitHub.</w:t>
      </w:r>
      <w:bookmarkEnd w:id="306"/>
    </w:p>
    <w:p w14:paraId="58A5C22A" w14:textId="77777777" w:rsidR="007E65F5" w:rsidRPr="00EA0C6E" w:rsidRDefault="007E65F5" w:rsidP="007E65F5">
      <w:pPr>
        <w:pStyle w:val="EndNoteBibliography"/>
        <w:ind w:left="720" w:hanging="720"/>
      </w:pPr>
      <w:bookmarkStart w:id="307" w:name="_ENREF_60"/>
      <w:r w:rsidRPr="00EA0C6E">
        <w:t>RICHARDS, T. 2020. Pedestrian Simulation Software Review. Leeds, United Kingdom: University of Leeds, Leeds Institute for Data Science.</w:t>
      </w:r>
      <w:bookmarkEnd w:id="307"/>
    </w:p>
    <w:p w14:paraId="345236E4" w14:textId="77777777" w:rsidR="007E65F5" w:rsidRPr="00EA0C6E" w:rsidRDefault="007E65F5" w:rsidP="007E65F5">
      <w:pPr>
        <w:pStyle w:val="EndNoteBibliography"/>
        <w:ind w:left="720" w:hanging="720"/>
      </w:pPr>
      <w:bookmarkStart w:id="308" w:name="_ENREF_61"/>
      <w:r w:rsidRPr="00EA0C6E">
        <w:t xml:space="preserve">RONCHI, E. 2021. Developing and validating evacuation models for fire safety engineering. </w:t>
      </w:r>
      <w:r w:rsidRPr="00EA0C6E">
        <w:rPr>
          <w:i/>
        </w:rPr>
        <w:t>Fire Safety Journal,</w:t>
      </w:r>
      <w:r w:rsidRPr="00EA0C6E">
        <w:t xml:space="preserve"> 120</w:t>
      </w:r>
      <w:r w:rsidRPr="00EA0C6E">
        <w:rPr>
          <w:b/>
        </w:rPr>
        <w:t>,</w:t>
      </w:r>
      <w:r w:rsidRPr="00EA0C6E">
        <w:t xml:space="preserve"> 103020.</w:t>
      </w:r>
      <w:bookmarkEnd w:id="308"/>
    </w:p>
    <w:p w14:paraId="0690A80C" w14:textId="77777777" w:rsidR="007E65F5" w:rsidRPr="00EA0C6E" w:rsidRDefault="007E65F5" w:rsidP="007E65F5">
      <w:pPr>
        <w:pStyle w:val="EndNoteBibliography"/>
        <w:ind w:left="720" w:hanging="720"/>
      </w:pPr>
      <w:bookmarkStart w:id="309" w:name="_ENREF_62"/>
      <w:r w:rsidRPr="00EA0C6E">
        <w:t xml:space="preserve">RUSSELL, S. &amp; NORVIG, P. 2020. </w:t>
      </w:r>
      <w:r w:rsidRPr="00EA0C6E">
        <w:rPr>
          <w:i/>
        </w:rPr>
        <w:t xml:space="preserve">Artificial Intelligence: A Modern Approach, </w:t>
      </w:r>
      <w:r w:rsidRPr="00EA0C6E">
        <w:t>Hoboken, NJ, Pearson.</w:t>
      </w:r>
      <w:bookmarkEnd w:id="309"/>
    </w:p>
    <w:p w14:paraId="73744F14" w14:textId="77777777" w:rsidR="007E65F5" w:rsidRPr="00EA0C6E" w:rsidRDefault="007E65F5" w:rsidP="007E65F5">
      <w:pPr>
        <w:pStyle w:val="EndNoteBibliography"/>
        <w:ind w:left="720" w:hanging="720"/>
      </w:pPr>
      <w:bookmarkStart w:id="310" w:name="_ENREF_63"/>
      <w:r w:rsidRPr="00EA0C6E">
        <w:t xml:space="preserve">SENANAYAKE, G. P. D. P., KIEU, M., ZOU, Y. &amp; DIRKS, K. 2024. Agent-based simulation for pedestrian evacuation: A systematic literature review. </w:t>
      </w:r>
      <w:r w:rsidRPr="00EA0C6E">
        <w:rPr>
          <w:i/>
        </w:rPr>
        <w:t>International Journal of Disaster Risk Reduction,</w:t>
      </w:r>
      <w:r w:rsidRPr="00EA0C6E">
        <w:t xml:space="preserve"> 111</w:t>
      </w:r>
      <w:r w:rsidRPr="00EA0C6E">
        <w:rPr>
          <w:b/>
        </w:rPr>
        <w:t>,</w:t>
      </w:r>
      <w:r w:rsidRPr="00EA0C6E">
        <w:t xml:space="preserve"> 104705.</w:t>
      </w:r>
      <w:bookmarkEnd w:id="310"/>
    </w:p>
    <w:p w14:paraId="5F133168" w14:textId="77777777" w:rsidR="007E65F5" w:rsidRPr="00EA0C6E" w:rsidRDefault="007E65F5" w:rsidP="007E65F5">
      <w:pPr>
        <w:pStyle w:val="EndNoteBibliography"/>
        <w:ind w:left="720" w:hanging="720"/>
      </w:pPr>
      <w:bookmarkStart w:id="311" w:name="_ENREF_64"/>
      <w:r w:rsidRPr="00EA0C6E">
        <w:t xml:space="preserve">SEO, S.-K., YOON, Y.-G., LEE, J.-S., NA, J. &amp; LEE, C.-J. 2022. Deep Neural Network-based Optimization Framework for Safety Evacuation Route during Toxic Gas Leak Incidents. </w:t>
      </w:r>
      <w:r w:rsidRPr="00EA0C6E">
        <w:rPr>
          <w:i/>
        </w:rPr>
        <w:t>Reliability Engineering &amp; System Safety,</w:t>
      </w:r>
      <w:r w:rsidRPr="00EA0C6E">
        <w:t xml:space="preserve"> 218</w:t>
      </w:r>
      <w:r w:rsidRPr="00EA0C6E">
        <w:rPr>
          <w:b/>
        </w:rPr>
        <w:t>,</w:t>
      </w:r>
      <w:r w:rsidRPr="00EA0C6E">
        <w:t xml:space="preserve"> 108102.</w:t>
      </w:r>
      <w:bookmarkEnd w:id="311"/>
    </w:p>
    <w:p w14:paraId="254C294F" w14:textId="77777777" w:rsidR="007E65F5" w:rsidRPr="00EA0C6E" w:rsidRDefault="007E65F5" w:rsidP="007E65F5">
      <w:pPr>
        <w:pStyle w:val="EndNoteBibliography"/>
        <w:ind w:left="720" w:hanging="720"/>
      </w:pPr>
      <w:bookmarkStart w:id="312" w:name="_ENREF_65"/>
      <w:r w:rsidRPr="00EA0C6E">
        <w:t xml:space="preserve">SHAIKH, N., KAKOSIMOS, K. E., ADIA, N. &amp; VECHOT, L. 2020. Concept and demonstration of a fully coupled and dynamic exposure-response methodology for crowd evacuation numerical modelling in airborne-toxic environments. </w:t>
      </w:r>
      <w:r w:rsidRPr="00EA0C6E">
        <w:rPr>
          <w:i/>
        </w:rPr>
        <w:t>J Hazard Mater,</w:t>
      </w:r>
      <w:r w:rsidRPr="00EA0C6E">
        <w:t xml:space="preserve"> 399</w:t>
      </w:r>
      <w:r w:rsidRPr="00EA0C6E">
        <w:rPr>
          <w:b/>
        </w:rPr>
        <w:t>,</w:t>
      </w:r>
      <w:r w:rsidRPr="00EA0C6E">
        <w:t xml:space="preserve"> 123093.</w:t>
      </w:r>
      <w:bookmarkEnd w:id="312"/>
    </w:p>
    <w:p w14:paraId="0AA2DE36" w14:textId="77777777" w:rsidR="007E65F5" w:rsidRPr="00EA0C6E" w:rsidRDefault="007E65F5" w:rsidP="007E65F5">
      <w:pPr>
        <w:pStyle w:val="EndNoteBibliography"/>
        <w:ind w:left="720" w:hanging="720"/>
      </w:pPr>
      <w:bookmarkStart w:id="313" w:name="_ENREF_66"/>
      <w:r w:rsidRPr="00EA0C6E">
        <w:t xml:space="preserve">SHARMA, H., ALEKSEYCHUK, A., LESKOVSKY, P., HELLWICH, O., ANAND, R. S., ZERBE, N. &amp; HUFNAGL, P. 2012. Determining similarity in histological images using graph-theoretic description and matching methods for content-based image retrieval in medical diagnostics. </w:t>
      </w:r>
      <w:r w:rsidRPr="00EA0C6E">
        <w:rPr>
          <w:i/>
        </w:rPr>
        <w:t>Diagnostic Pathology,</w:t>
      </w:r>
      <w:r w:rsidRPr="00EA0C6E">
        <w:t xml:space="preserve"> 7</w:t>
      </w:r>
      <w:r w:rsidRPr="00EA0C6E">
        <w:rPr>
          <w:b/>
        </w:rPr>
        <w:t>,</w:t>
      </w:r>
      <w:r w:rsidRPr="00EA0C6E">
        <w:t xml:space="preserve"> 134.</w:t>
      </w:r>
      <w:bookmarkEnd w:id="313"/>
    </w:p>
    <w:p w14:paraId="38E7A91D" w14:textId="77777777" w:rsidR="007E65F5" w:rsidRPr="00EA0C6E" w:rsidRDefault="007E65F5" w:rsidP="007E65F5">
      <w:pPr>
        <w:pStyle w:val="EndNoteBibliography"/>
        <w:ind w:left="720" w:hanging="720"/>
      </w:pPr>
      <w:bookmarkStart w:id="314" w:name="_ENREF_67"/>
      <w:r w:rsidRPr="00EA0C6E">
        <w:t xml:space="preserve">SIPAYUNG, L., SINAGA, C. &amp; SAGALA, A. 2023. Application of Dijkstra's Algorithm to Determine the Shortest Route from City Center to Medan City Tourist Attractions. </w:t>
      </w:r>
      <w:r w:rsidRPr="00EA0C6E">
        <w:rPr>
          <w:i/>
        </w:rPr>
        <w:t>Journal of Computer Networks, Architecture and High Performance Computing,</w:t>
      </w:r>
      <w:r w:rsidRPr="00EA0C6E">
        <w:t xml:space="preserve"> 5</w:t>
      </w:r>
      <w:r w:rsidRPr="00EA0C6E">
        <w:rPr>
          <w:b/>
        </w:rPr>
        <w:t>,</w:t>
      </w:r>
      <w:r w:rsidRPr="00EA0C6E">
        <w:t xml:space="preserve"> 648-655.</w:t>
      </w:r>
      <w:bookmarkEnd w:id="314"/>
    </w:p>
    <w:p w14:paraId="4BFBBDB3" w14:textId="77777777" w:rsidR="007E65F5" w:rsidRPr="00EA0C6E" w:rsidRDefault="007E65F5" w:rsidP="007E65F5">
      <w:pPr>
        <w:pStyle w:val="EndNoteBibliography"/>
        <w:ind w:left="720" w:hanging="720"/>
      </w:pPr>
      <w:bookmarkStart w:id="315" w:name="_ENREF_68"/>
      <w:r w:rsidRPr="00EA0C6E">
        <w:t>STENTZ, A. The D* Algorithm for Real-Time Planning of Optimal Traverses. 1994.</w:t>
      </w:r>
      <w:bookmarkEnd w:id="315"/>
    </w:p>
    <w:p w14:paraId="5FEA9CFE" w14:textId="77777777" w:rsidR="007E65F5" w:rsidRPr="00EA0C6E" w:rsidRDefault="007E65F5" w:rsidP="007E65F5">
      <w:pPr>
        <w:pStyle w:val="EndNoteBibliography"/>
        <w:ind w:left="720" w:hanging="720"/>
      </w:pPr>
      <w:bookmarkStart w:id="316" w:name="_ENREF_69"/>
      <w:r w:rsidRPr="00EA0C6E">
        <w:t>STEVENS, D., ELPERN, E., SHARMA, K., SZIDON, P., ANKIN, M. &amp; KESTEN, S. 1999. Comparison of Hallway and Treadmill Six-minute Walk Tests. 160</w:t>
      </w:r>
      <w:r w:rsidRPr="00EA0C6E">
        <w:rPr>
          <w:b/>
        </w:rPr>
        <w:t>,</w:t>
      </w:r>
      <w:r w:rsidRPr="00EA0C6E">
        <w:t xml:space="preserve"> 1540-1543.</w:t>
      </w:r>
      <w:bookmarkEnd w:id="316"/>
    </w:p>
    <w:p w14:paraId="68A16FAB" w14:textId="77777777" w:rsidR="007E65F5" w:rsidRPr="00EA0C6E" w:rsidRDefault="007E65F5" w:rsidP="007E65F5">
      <w:pPr>
        <w:pStyle w:val="EndNoteBibliography"/>
        <w:ind w:left="720" w:hanging="720"/>
      </w:pPr>
      <w:bookmarkStart w:id="317" w:name="_ENREF_70"/>
      <w:r w:rsidRPr="00EA0C6E">
        <w:lastRenderedPageBreak/>
        <w:t xml:space="preserve">SUN, H., HAN, G., ZHANG, X. &amp; RUAN, X. 2025. Grasping emergency dynamics: A review of group evacuation techniques and strategies in major emergencies. </w:t>
      </w:r>
      <w:r w:rsidRPr="00EA0C6E">
        <w:rPr>
          <w:i/>
        </w:rPr>
        <w:t>Journal of Safety Science and Resilience,</w:t>
      </w:r>
      <w:r w:rsidRPr="00EA0C6E">
        <w:t xml:space="preserve"> 6</w:t>
      </w:r>
      <w:r w:rsidRPr="00EA0C6E">
        <w:rPr>
          <w:b/>
        </w:rPr>
        <w:t>,</w:t>
      </w:r>
      <w:r w:rsidRPr="00EA0C6E">
        <w:t xml:space="preserve"> 1-20.</w:t>
      </w:r>
      <w:bookmarkEnd w:id="317"/>
    </w:p>
    <w:p w14:paraId="567E37E6" w14:textId="77777777" w:rsidR="007E65F5" w:rsidRPr="00EA0C6E" w:rsidRDefault="007E65F5" w:rsidP="007E65F5">
      <w:pPr>
        <w:pStyle w:val="EndNoteBibliography"/>
        <w:ind w:left="720" w:hanging="720"/>
      </w:pPr>
      <w:bookmarkStart w:id="318" w:name="_ENREF_71"/>
      <w:r w:rsidRPr="00EA0C6E">
        <w:t xml:space="preserve">TALBI, E.-G. 2009. </w:t>
      </w:r>
      <w:r w:rsidRPr="00EA0C6E">
        <w:rPr>
          <w:i/>
        </w:rPr>
        <w:t>Metaheuristics: From Design to Implementation</w:t>
      </w:r>
      <w:r w:rsidRPr="00EA0C6E">
        <w:t>, Wiley Publishing.</w:t>
      </w:r>
      <w:bookmarkEnd w:id="318"/>
    </w:p>
    <w:p w14:paraId="228ACA6B" w14:textId="77777777" w:rsidR="007E65F5" w:rsidRPr="00EA0C6E" w:rsidRDefault="007E65F5" w:rsidP="007E65F5">
      <w:pPr>
        <w:pStyle w:val="EndNoteBibliography"/>
        <w:ind w:left="720" w:hanging="720"/>
      </w:pPr>
      <w:bookmarkStart w:id="319" w:name="_ENREF_72"/>
      <w:r w:rsidRPr="00EA0C6E">
        <w:t>TEAM, T. G. D. 2026. GNU Image Manipulation Program (GIMP), Version 3.2.2. Community, Free Software (license GPLv3).</w:t>
      </w:r>
      <w:bookmarkEnd w:id="319"/>
    </w:p>
    <w:p w14:paraId="08F90322" w14:textId="77777777" w:rsidR="007E65F5" w:rsidRPr="00EA0C6E" w:rsidRDefault="007E65F5" w:rsidP="007E65F5">
      <w:pPr>
        <w:pStyle w:val="EndNoteBibliography"/>
        <w:ind w:left="720" w:hanging="720"/>
      </w:pPr>
      <w:bookmarkStart w:id="320" w:name="_ENREF_73"/>
      <w:r w:rsidRPr="00EA0C6E">
        <w:rPr>
          <w:lang w:val="de-DE"/>
        </w:rPr>
        <w:t xml:space="preserve">TEN BERGE, W. F., ZWART, A. &amp; APPELMAN, L. M. 1986. </w:t>
      </w:r>
      <w:r w:rsidRPr="00EA0C6E">
        <w:t xml:space="preserve">Concentration—time mortality response relationship of irritant and systemically acting vapours and gases. </w:t>
      </w:r>
      <w:r w:rsidRPr="00EA0C6E">
        <w:rPr>
          <w:i/>
        </w:rPr>
        <w:t>Journal of Hazardous Materials,</w:t>
      </w:r>
      <w:r w:rsidRPr="00EA0C6E">
        <w:t xml:space="preserve"> 13</w:t>
      </w:r>
      <w:r w:rsidRPr="00EA0C6E">
        <w:rPr>
          <w:b/>
        </w:rPr>
        <w:t>,</w:t>
      </w:r>
      <w:r w:rsidRPr="00EA0C6E">
        <w:t xml:space="preserve"> 301-309.</w:t>
      </w:r>
      <w:bookmarkEnd w:id="320"/>
    </w:p>
    <w:p w14:paraId="0E09AF28" w14:textId="77777777" w:rsidR="007E65F5" w:rsidRPr="00EA0C6E" w:rsidRDefault="007E65F5" w:rsidP="007E65F5">
      <w:pPr>
        <w:pStyle w:val="EndNoteBibliography"/>
        <w:ind w:left="720" w:hanging="720"/>
      </w:pPr>
      <w:bookmarkStart w:id="321" w:name="_ENREF_74"/>
      <w:r w:rsidRPr="00EA0C6E">
        <w:rPr>
          <w:i/>
        </w:rPr>
        <w:t xml:space="preserve">A* Pathfinding Visualization Tutorial - Python A* Path Finding Tutorial, </w:t>
      </w:r>
      <w:r w:rsidRPr="00EA0C6E">
        <w:t>2020. Directed by TIM, T. W.: YouTube.</w:t>
      </w:r>
      <w:bookmarkEnd w:id="321"/>
    </w:p>
    <w:p w14:paraId="761C57DC" w14:textId="77777777" w:rsidR="007E65F5" w:rsidRPr="00EA0C6E" w:rsidRDefault="007E65F5" w:rsidP="007E65F5">
      <w:pPr>
        <w:pStyle w:val="EndNoteBibliography"/>
        <w:ind w:left="720" w:hanging="720"/>
      </w:pPr>
      <w:bookmarkStart w:id="322" w:name="_ENREF_75"/>
      <w:r w:rsidRPr="00EA0C6E">
        <w:t xml:space="preserve">TIN, D., CHENG, L., HATA, R., HERTELENDY, A. J., HART, A. &amp; CIOTTONE, G. 2023. Descriptive Analysis of the Healthcare Aspects of Industrial Disasters Around the World. </w:t>
      </w:r>
      <w:r w:rsidRPr="00EA0C6E">
        <w:rPr>
          <w:i/>
        </w:rPr>
        <w:t>Disaster Medicine and Public Health Preparedness,</w:t>
      </w:r>
      <w:r w:rsidRPr="00EA0C6E">
        <w:t xml:space="preserve"> 17</w:t>
      </w:r>
      <w:r w:rsidRPr="00EA0C6E">
        <w:rPr>
          <w:b/>
        </w:rPr>
        <w:t>,</w:t>
      </w:r>
      <w:r w:rsidRPr="00EA0C6E">
        <w:t xml:space="preserve"> e400.</w:t>
      </w:r>
      <w:bookmarkEnd w:id="322"/>
    </w:p>
    <w:p w14:paraId="754D705B" w14:textId="77777777" w:rsidR="007E65F5" w:rsidRPr="00EA0C6E" w:rsidRDefault="007E65F5" w:rsidP="007E65F5">
      <w:pPr>
        <w:pStyle w:val="EndNoteBibliography"/>
        <w:ind w:left="720" w:hanging="720"/>
      </w:pPr>
      <w:bookmarkStart w:id="323" w:name="_ENREF_76"/>
      <w:r w:rsidRPr="00EA0C6E">
        <w:t>TREVENA, C. Algorithms Used in Pathfinding and Navigation Meshes 3 Concepts and Terminology : Basic Visual Representations. 2015.</w:t>
      </w:r>
      <w:bookmarkEnd w:id="323"/>
    </w:p>
    <w:p w14:paraId="64EF1BD0" w14:textId="4D99B531" w:rsidR="007E65F5" w:rsidRPr="00EA0C6E" w:rsidRDefault="007E65F5" w:rsidP="007E65F5">
      <w:pPr>
        <w:pStyle w:val="EndNoteBibliography"/>
        <w:ind w:left="720" w:hanging="720"/>
      </w:pPr>
      <w:bookmarkStart w:id="324" w:name="_ENREF_77"/>
      <w:r w:rsidRPr="00EA0C6E">
        <w:t xml:space="preserve">UNION, E. 2023. </w:t>
      </w:r>
      <w:r w:rsidRPr="00EA0C6E">
        <w:rPr>
          <w:i/>
        </w:rPr>
        <w:t xml:space="preserve">Describing colours: RGB </w:t>
      </w:r>
      <w:r w:rsidRPr="00EA0C6E">
        <w:t xml:space="preserve">[Online]. European Union: data.europa.eu. Available: </w:t>
      </w:r>
      <w:hyperlink r:id="rId48" w:history="1">
        <w:r w:rsidRPr="00EA0C6E">
          <w:rPr>
            <w:rStyle w:val="Hyperlink"/>
          </w:rPr>
          <w:t>https://data.europa.eu/apps/data-visualisation-guide/describing-colours-rgb</w:t>
        </w:r>
      </w:hyperlink>
      <w:r w:rsidRPr="00EA0C6E">
        <w:t xml:space="preserve"> [Accessed].</w:t>
      </w:r>
      <w:bookmarkEnd w:id="324"/>
    </w:p>
    <w:p w14:paraId="581B4A11" w14:textId="77777777" w:rsidR="007E65F5" w:rsidRPr="00EA0C6E" w:rsidRDefault="007E65F5" w:rsidP="007E65F5">
      <w:pPr>
        <w:pStyle w:val="EndNoteBibliography"/>
        <w:ind w:left="720" w:hanging="720"/>
      </w:pPr>
      <w:bookmarkStart w:id="325" w:name="_ENREF_78"/>
      <w:r w:rsidRPr="00EA0C6E">
        <w:t xml:space="preserve">VENTURA SPAGNOLO, E., ROMANO, G., ZUCCARELLO, P., LAUDANI, A., MONDELLO, C., ARGO, A., ZERBO, S. &amp; BARBERA, N. 2019. Toxicological investigations in a fatal and non-fatal accident due to hydrogen sulphide (H2S) poisoning. </w:t>
      </w:r>
      <w:r w:rsidRPr="00EA0C6E">
        <w:rPr>
          <w:i/>
        </w:rPr>
        <w:t>Forensic Science International,</w:t>
      </w:r>
      <w:r w:rsidRPr="00EA0C6E">
        <w:t xml:space="preserve"> 300</w:t>
      </w:r>
      <w:r w:rsidRPr="00EA0C6E">
        <w:rPr>
          <w:b/>
        </w:rPr>
        <w:t>,</w:t>
      </w:r>
      <w:r w:rsidRPr="00EA0C6E">
        <w:t xml:space="preserve"> e4-e8.</w:t>
      </w:r>
      <w:bookmarkEnd w:id="325"/>
    </w:p>
    <w:p w14:paraId="42514DB2" w14:textId="77777777" w:rsidR="007E65F5" w:rsidRPr="00EA0C6E" w:rsidRDefault="007E65F5" w:rsidP="007E65F5">
      <w:pPr>
        <w:pStyle w:val="EndNoteBibliography"/>
        <w:ind w:left="720" w:hanging="720"/>
      </w:pPr>
      <w:bookmarkStart w:id="326" w:name="_ENREF_79"/>
      <w:r w:rsidRPr="00EA0C6E">
        <w:t xml:space="preserve">VERMUYTEN, H., BELIËN, J., DE BOECK, L., RENIERS, G. &amp; WAUTERS, T. 2016. A review of optimisation models for pedestrian evacuation and design problems. </w:t>
      </w:r>
      <w:r w:rsidRPr="00EA0C6E">
        <w:rPr>
          <w:i/>
        </w:rPr>
        <w:t>Safety Science,</w:t>
      </w:r>
      <w:r w:rsidRPr="00EA0C6E">
        <w:t xml:space="preserve"> 87</w:t>
      </w:r>
      <w:r w:rsidRPr="00EA0C6E">
        <w:rPr>
          <w:b/>
        </w:rPr>
        <w:t>,</w:t>
      </w:r>
      <w:r w:rsidRPr="00EA0C6E">
        <w:t xml:space="preserve"> 167-178.</w:t>
      </w:r>
      <w:bookmarkEnd w:id="326"/>
    </w:p>
    <w:p w14:paraId="0A710B77" w14:textId="77777777" w:rsidR="007E65F5" w:rsidRPr="00EA0C6E" w:rsidRDefault="007E65F5" w:rsidP="007E65F5">
      <w:pPr>
        <w:pStyle w:val="EndNoteBibliography"/>
        <w:ind w:left="720" w:hanging="720"/>
      </w:pPr>
      <w:bookmarkStart w:id="327" w:name="_ENREF_80"/>
      <w:r w:rsidRPr="00EA0C6E">
        <w:t xml:space="preserve">WAN, J., SUI, J. &amp; YU, H. 2014. Research on evacuation in the subway station in China based on the Combined Social Force Model. </w:t>
      </w:r>
      <w:r w:rsidRPr="00EA0C6E">
        <w:rPr>
          <w:i/>
        </w:rPr>
        <w:t>Physica A: Statistical Mechanics and its Applications,</w:t>
      </w:r>
      <w:r w:rsidRPr="00EA0C6E">
        <w:t xml:space="preserve"> 394</w:t>
      </w:r>
      <w:r w:rsidRPr="00EA0C6E">
        <w:rPr>
          <w:b/>
        </w:rPr>
        <w:t>,</w:t>
      </w:r>
      <w:r w:rsidRPr="00EA0C6E">
        <w:t xml:space="preserve"> 33-46.</w:t>
      </w:r>
      <w:bookmarkEnd w:id="327"/>
    </w:p>
    <w:p w14:paraId="72DAB080" w14:textId="77777777" w:rsidR="007E65F5" w:rsidRPr="00EA0C6E" w:rsidRDefault="007E65F5" w:rsidP="007E65F5">
      <w:pPr>
        <w:pStyle w:val="EndNoteBibliography"/>
        <w:ind w:left="720" w:hanging="720"/>
      </w:pPr>
      <w:bookmarkStart w:id="328" w:name="_ENREF_81"/>
      <w:r w:rsidRPr="00EA0C6E">
        <w:t xml:space="preserve">WIJNANDS, A., KOPPEN, A., VRIES, I., LANGE, D. &amp; RIETJENS, S. 2025. Poison Center Surveillance of Occupational Incidents with Hazardous Materials (2016–2023): Insights for Risk Mitigation and Incident Preparedness. </w:t>
      </w:r>
      <w:r w:rsidRPr="00EA0C6E">
        <w:rPr>
          <w:i/>
        </w:rPr>
        <w:t>International Journal of Environmental Research and Public Health,</w:t>
      </w:r>
      <w:r w:rsidRPr="00EA0C6E">
        <w:t xml:space="preserve"> 22</w:t>
      </w:r>
      <w:r w:rsidRPr="00EA0C6E">
        <w:rPr>
          <w:b/>
        </w:rPr>
        <w:t>,</w:t>
      </w:r>
      <w:r w:rsidRPr="00EA0C6E">
        <w:t xml:space="preserve"> 158.</w:t>
      </w:r>
      <w:bookmarkEnd w:id="328"/>
    </w:p>
    <w:p w14:paraId="72691A9A" w14:textId="77777777" w:rsidR="007E65F5" w:rsidRPr="00EA0C6E" w:rsidRDefault="007E65F5" w:rsidP="007E65F5">
      <w:pPr>
        <w:pStyle w:val="EndNoteBibliography"/>
        <w:ind w:left="720" w:hanging="720"/>
      </w:pPr>
      <w:bookmarkStart w:id="329" w:name="_ENREF_82"/>
      <w:r w:rsidRPr="00EA0C6E">
        <w:t xml:space="preserve">XU, J.-H. &amp; FAN, Y. 2014. An individual risk assessment framework for high-pressure natural gas wells with hydrogen sulphide, applied to a case study in China. </w:t>
      </w:r>
      <w:r w:rsidRPr="00EA0C6E">
        <w:rPr>
          <w:i/>
        </w:rPr>
        <w:t>Safety Science,</w:t>
      </w:r>
      <w:r w:rsidRPr="00EA0C6E">
        <w:t xml:space="preserve"> 68</w:t>
      </w:r>
      <w:r w:rsidRPr="00EA0C6E">
        <w:rPr>
          <w:b/>
        </w:rPr>
        <w:t>,</w:t>
      </w:r>
      <w:r w:rsidRPr="00EA0C6E">
        <w:t xml:space="preserve"> 14–23.</w:t>
      </w:r>
      <w:bookmarkEnd w:id="329"/>
    </w:p>
    <w:p w14:paraId="0FC35A36" w14:textId="77777777" w:rsidR="007E65F5" w:rsidRPr="00EA0C6E" w:rsidRDefault="007E65F5" w:rsidP="007E65F5">
      <w:pPr>
        <w:pStyle w:val="EndNoteBibliography"/>
        <w:ind w:left="720" w:hanging="720"/>
      </w:pPr>
      <w:bookmarkStart w:id="330" w:name="_ENREF_83"/>
      <w:r w:rsidRPr="00EA0C6E">
        <w:t>YANG, D., ZHENG, Y., PENG, K., PAN, L., ZHENG, J., XIE, B. &amp; WANG, B. 2022. Characteristics and Statistical Analysis of Large and above Hazardous Chemical Accidents in China from 2000 to 2020. 19</w:t>
      </w:r>
      <w:r w:rsidRPr="00EA0C6E">
        <w:rPr>
          <w:b/>
        </w:rPr>
        <w:t>,</w:t>
      </w:r>
      <w:r w:rsidRPr="00EA0C6E">
        <w:t xml:space="preserve"> 15603.</w:t>
      </w:r>
      <w:bookmarkEnd w:id="330"/>
    </w:p>
    <w:p w14:paraId="477714AF" w14:textId="77777777" w:rsidR="007E65F5" w:rsidRPr="00EA0C6E" w:rsidRDefault="007E65F5" w:rsidP="007E65F5">
      <w:pPr>
        <w:pStyle w:val="EndNoteBibliography"/>
        <w:ind w:left="720" w:hanging="720"/>
      </w:pPr>
      <w:bookmarkStart w:id="331" w:name="_ENREF_84"/>
      <w:r w:rsidRPr="00EA0C6E">
        <w:t xml:space="preserve">ZHENG, X., ZHONG, T. &amp; LIU, M. 2009. Modeling crowd evacuation of a building based on seven methodological approaches. </w:t>
      </w:r>
      <w:r w:rsidRPr="00EA0C6E">
        <w:rPr>
          <w:i/>
        </w:rPr>
        <w:t>Building and Environment,</w:t>
      </w:r>
      <w:r w:rsidRPr="00EA0C6E">
        <w:t xml:space="preserve"> 44</w:t>
      </w:r>
      <w:r w:rsidRPr="00EA0C6E">
        <w:rPr>
          <w:b/>
        </w:rPr>
        <w:t>,</w:t>
      </w:r>
      <w:r w:rsidRPr="00EA0C6E">
        <w:t xml:space="preserve"> 437-445.</w:t>
      </w:r>
      <w:bookmarkEnd w:id="331"/>
    </w:p>
    <w:p w14:paraId="7272F7C0" w14:textId="54687C58" w:rsidR="009B416C" w:rsidRPr="00EA0C6E" w:rsidRDefault="00962FED" w:rsidP="00D95B81">
      <w:pPr>
        <w:rPr>
          <w:rFonts w:cs="Times New Roman"/>
        </w:rPr>
      </w:pPr>
      <w:r w:rsidRPr="00EA0C6E">
        <w:rPr>
          <w:rFonts w:cs="Times New Roman"/>
        </w:rPr>
        <w:fldChar w:fldCharType="end"/>
      </w:r>
    </w:p>
    <w:p w14:paraId="68E392E7" w14:textId="77777777" w:rsidR="009B416C" w:rsidRPr="00EA0C6E" w:rsidRDefault="009B416C">
      <w:pPr>
        <w:jc w:val="left"/>
        <w:rPr>
          <w:rFonts w:cs="Times New Roman"/>
          <w:lang w:val="en-US"/>
        </w:rPr>
      </w:pPr>
      <w:r w:rsidRPr="00EA0C6E">
        <w:rPr>
          <w:rFonts w:cs="Times New Roman"/>
        </w:rPr>
        <w:br w:type="page"/>
      </w:r>
    </w:p>
    <w:p w14:paraId="6095E9E8" w14:textId="7450D275" w:rsidR="00C76A6D" w:rsidRPr="00EA0C6E" w:rsidRDefault="009B416C" w:rsidP="009B416C">
      <w:pPr>
        <w:pStyle w:val="Heading1"/>
        <w:rPr>
          <w:rFonts w:cs="Times New Roman"/>
        </w:rPr>
      </w:pPr>
      <w:bookmarkStart w:id="332" w:name="_Toc227411792"/>
      <w:r w:rsidRPr="00EA0C6E">
        <w:rPr>
          <w:rFonts w:cs="Times New Roman"/>
        </w:rPr>
        <w:lastRenderedPageBreak/>
        <w:t>Παράρτημα</w:t>
      </w:r>
      <w:bookmarkEnd w:id="332"/>
    </w:p>
    <w:p w14:paraId="2ED0B3F0" w14:textId="36B5F4FC" w:rsidR="002102AC" w:rsidRPr="00EA0C6E" w:rsidRDefault="00B83595" w:rsidP="008C3231">
      <w:pPr>
        <w:pStyle w:val="Heading2"/>
        <w:rPr>
          <w:lang w:val="en-US"/>
        </w:rPr>
      </w:pPr>
      <w:bookmarkStart w:id="333" w:name="_Toc227411793"/>
      <w:r w:rsidRPr="00EA0C6E">
        <w:t>Διαγράμματα ροής αλγορίθμων</w:t>
      </w:r>
      <w:bookmarkEnd w:id="333"/>
    </w:p>
    <w:p w14:paraId="008BECE7" w14:textId="3B3D1922" w:rsidR="008C3231" w:rsidRPr="00EA0C6E" w:rsidRDefault="008C3231" w:rsidP="008C3231">
      <w:pPr>
        <w:pStyle w:val="Heading3"/>
      </w:pPr>
      <w:bookmarkStart w:id="334" w:name="_Toc227411794"/>
      <w:r w:rsidRPr="00EA0C6E">
        <w:t xml:space="preserve">Διάγραμμα ροής του αλγορίθμου </w:t>
      </w:r>
      <w:r w:rsidRPr="00EA0C6E">
        <w:rPr>
          <w:lang w:val="en-US"/>
        </w:rPr>
        <w:t>A</w:t>
      </w:r>
      <w:r w:rsidRPr="00EA0C6E">
        <w:t>*</w:t>
      </w:r>
      <w:bookmarkEnd w:id="334"/>
    </w:p>
    <w:p w14:paraId="53B4476D" w14:textId="77777777" w:rsidR="008C3231" w:rsidRPr="00EA0C6E" w:rsidRDefault="008C3231" w:rsidP="008C3231">
      <w:pPr>
        <w:keepNext/>
        <w:rPr>
          <w:rFonts w:cs="Times New Roman"/>
        </w:rPr>
      </w:pPr>
      <w:r w:rsidRPr="00EA0C6E">
        <w:rPr>
          <w:rFonts w:cs="Times New Roman"/>
          <w:noProof/>
        </w:rPr>
        <w:drawing>
          <wp:inline distT="0" distB="0" distL="0" distR="0" wp14:anchorId="5FF5E3D6" wp14:editId="1F396E0B">
            <wp:extent cx="6400800" cy="1660525"/>
            <wp:effectExtent l="0" t="0" r="0" b="0"/>
            <wp:docPr id="87381993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9939" name="Εικόνα 87381993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00800" cy="1660525"/>
                    </a:xfrm>
                    <a:prstGeom prst="rect">
                      <a:avLst/>
                    </a:prstGeom>
                  </pic:spPr>
                </pic:pic>
              </a:graphicData>
            </a:graphic>
          </wp:inline>
        </w:drawing>
      </w:r>
    </w:p>
    <w:p w14:paraId="4758740F" w14:textId="248D5A42" w:rsidR="007730B3" w:rsidRPr="00EA0C6E" w:rsidRDefault="008C3231" w:rsidP="008C3231">
      <w:pPr>
        <w:pStyle w:val="Caption"/>
        <w:rPr>
          <w:rFonts w:cs="Times New Roman"/>
        </w:rPr>
      </w:pPr>
      <w:bookmarkStart w:id="335" w:name="_Ref227155341"/>
      <w:bookmarkStart w:id="336" w:name="_Toc227411836"/>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23</w:t>
      </w:r>
      <w:r w:rsidRPr="00EA0C6E">
        <w:rPr>
          <w:rFonts w:cs="Times New Roman"/>
        </w:rPr>
        <w:fldChar w:fldCharType="end"/>
      </w:r>
      <w:bookmarkEnd w:id="335"/>
      <w:r w:rsidRPr="00EA0C6E">
        <w:rPr>
          <w:rFonts w:cs="Times New Roman"/>
        </w:rPr>
        <w:t xml:space="preserve">. Διάγραμμα ροής του αλγορίθμου </w:t>
      </w:r>
      <w:r w:rsidRPr="00EA0C6E">
        <w:rPr>
          <w:rFonts w:cs="Times New Roman"/>
          <w:lang w:val="en-US"/>
        </w:rPr>
        <w:t>A</w:t>
      </w:r>
      <w:r w:rsidRPr="00EA0C6E">
        <w:rPr>
          <w:rFonts w:cs="Times New Roman"/>
        </w:rPr>
        <w:t>*</w:t>
      </w:r>
      <w:bookmarkEnd w:id="336"/>
    </w:p>
    <w:p w14:paraId="14862860" w14:textId="6F80F528" w:rsidR="00D86B25" w:rsidRPr="00EA0C6E" w:rsidRDefault="00D86B25" w:rsidP="00D86B25">
      <w:pPr>
        <w:pStyle w:val="Heading3"/>
      </w:pPr>
      <w:bookmarkStart w:id="337" w:name="_Ref226807564"/>
      <w:bookmarkStart w:id="338" w:name="_Toc227411795"/>
      <w:r w:rsidRPr="00EA0C6E">
        <w:t xml:space="preserve">Ο αλγόριθμος </w:t>
      </w:r>
      <w:r w:rsidRPr="00EA0C6E">
        <w:rPr>
          <w:lang w:val="en-US"/>
        </w:rPr>
        <w:t>D</w:t>
      </w:r>
      <w:r w:rsidRPr="00EA0C6E">
        <w:t>*</w:t>
      </w:r>
      <w:r w:rsidRPr="00EA0C6E">
        <w:rPr>
          <w:lang w:val="en-US"/>
        </w:rPr>
        <w:t>lite</w:t>
      </w:r>
      <w:bookmarkEnd w:id="337"/>
      <w:r w:rsidR="00F447FC" w:rsidRPr="00EA0C6E">
        <w:t xml:space="preserve"> και το διάγραμμα ροής του</w:t>
      </w:r>
      <w:bookmarkEnd w:id="338"/>
    </w:p>
    <w:p w14:paraId="3BCEB891" w14:textId="77777777" w:rsidR="00D86B25" w:rsidRPr="00EA0C6E" w:rsidRDefault="00D86B25" w:rsidP="00D86B25">
      <w:pPr>
        <w:rPr>
          <w:rFonts w:cs="Times New Roman"/>
          <w:b/>
          <w:bCs/>
          <w:lang w:val="en-US"/>
        </w:rPr>
      </w:pPr>
      <w:r w:rsidRPr="00EA0C6E">
        <w:rPr>
          <w:rFonts w:cs="Times New Roman"/>
          <w:b/>
          <w:bCs/>
          <w:lang w:val="en-US"/>
        </w:rPr>
        <w:t>CalculateKey(s)</w:t>
      </w:r>
    </w:p>
    <w:p w14:paraId="048B712A" w14:textId="77777777" w:rsidR="00D86B25" w:rsidRPr="00EA0C6E" w:rsidRDefault="00D86B25" w:rsidP="00EB31B6">
      <w:pPr>
        <w:pStyle w:val="ListParagraph"/>
        <w:numPr>
          <w:ilvl w:val="0"/>
          <w:numId w:val="36"/>
        </w:numPr>
        <w:rPr>
          <w:rFonts w:ascii="Times New Roman" w:hAnsi="Times New Roman" w:cs="Times New Roman"/>
          <w:lang w:val="en-US"/>
        </w:rPr>
      </w:pPr>
      <w:r w:rsidRPr="00EA0C6E">
        <w:rPr>
          <w:rFonts w:ascii="Times New Roman" w:hAnsi="Times New Roman" w:cs="Times New Roman"/>
          <w:lang w:val="en-US"/>
        </w:rPr>
        <w:t xml:space="preserve">      Return </w:t>
      </w:r>
      <m:oMath>
        <m:d>
          <m:dPr>
            <m:begChr m:val="["/>
            <m:endChr m:val="]"/>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lang w:val="en-US"/>
                  </w:rPr>
                  <m:t>min</m:t>
                </m:r>
              </m:fName>
              <m:e>
                <m:d>
                  <m:dPr>
                    <m:ctrlPr>
                      <w:rPr>
                        <w:rFonts w:ascii="Cambria Math" w:hAnsi="Cambria Math" w:cs="Times New Roman"/>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lang w:val="en-US"/>
                      </w:rPr>
                      <m:t>,rhs</m:t>
                    </m:r>
                    <m:d>
                      <m:dPr>
                        <m:ctrlPr>
                          <w:rPr>
                            <w:rFonts w:ascii="Cambria Math" w:hAnsi="Cambria Math" w:cs="Times New Roman"/>
                            <w:lang w:val="en-US"/>
                          </w:rPr>
                        </m:ctrlPr>
                      </m:dPr>
                      <m:e>
                        <m:r>
                          <m:rPr>
                            <m:sty m:val="p"/>
                          </m:rPr>
                          <w:rPr>
                            <w:rFonts w:ascii="Cambria Math" w:hAnsi="Cambria Math" w:cs="Times New Roman"/>
                            <w:lang w:val="en-US"/>
                          </w:rPr>
                          <m:t>s</m:t>
                        </m:r>
                      </m:e>
                    </m:d>
                  </m:e>
                </m:d>
              </m:e>
            </m:func>
            <m:r>
              <m:rPr>
                <m:sty m:val="p"/>
              </m:rPr>
              <w:rPr>
                <w:rFonts w:ascii="Cambria Math" w:hAnsi="Cambria Math" w:cs="Times New Roman"/>
                <w:lang w:val="en-US"/>
              </w:rPr>
              <m:t>+h</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r>
                  <m:rPr>
                    <m:sty m:val="p"/>
                  </m:rPr>
                  <w:rPr>
                    <w:rFonts w:ascii="Cambria Math" w:hAnsi="Cambria Math" w:cs="Times New Roman"/>
                    <w:lang w:val="en-US"/>
                  </w:rPr>
                  <m:t>,s</m:t>
                </m:r>
              </m:e>
            </m:d>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m</m:t>
                </m:r>
              </m:sub>
            </m:sSub>
            <m:r>
              <m:rPr>
                <m:sty m:val="p"/>
              </m:rPr>
              <w:rPr>
                <w:rFonts w:ascii="Cambria Math" w:hAnsi="Cambria Math" w:cs="Times New Roman"/>
                <w:lang w:val="en-US"/>
              </w:rPr>
              <m:t>;</m:t>
            </m:r>
            <m:func>
              <m:funcPr>
                <m:ctrlPr>
                  <w:rPr>
                    <w:rFonts w:ascii="Cambria Math" w:hAnsi="Cambria Math" w:cs="Times New Roman"/>
                    <w:lang w:val="en-US"/>
                  </w:rPr>
                </m:ctrlPr>
              </m:funcPr>
              <m:fName>
                <m:r>
                  <m:rPr>
                    <m:sty m:val="p"/>
                  </m:rPr>
                  <w:rPr>
                    <w:rFonts w:ascii="Cambria Math" w:hAnsi="Cambria Math" w:cs="Times New Roman"/>
                    <w:lang w:val="en-US"/>
                  </w:rPr>
                  <m:t>min</m:t>
                </m:r>
              </m:fName>
              <m:e>
                <m:d>
                  <m:dPr>
                    <m:ctrlPr>
                      <w:rPr>
                        <w:rFonts w:ascii="Cambria Math" w:hAnsi="Cambria Math" w:cs="Times New Roman"/>
                        <w:lang w:val="en-US"/>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lang w:val="en-US"/>
                      </w:rPr>
                      <m:t>,rhs</m:t>
                    </m:r>
                    <m:d>
                      <m:dPr>
                        <m:ctrlPr>
                          <w:rPr>
                            <w:rFonts w:ascii="Cambria Math" w:hAnsi="Cambria Math" w:cs="Times New Roman"/>
                            <w:lang w:val="en-US"/>
                          </w:rPr>
                        </m:ctrlPr>
                      </m:dPr>
                      <m:e>
                        <m:r>
                          <m:rPr>
                            <m:sty m:val="p"/>
                          </m:rPr>
                          <w:rPr>
                            <w:rFonts w:ascii="Cambria Math" w:hAnsi="Cambria Math" w:cs="Times New Roman"/>
                            <w:lang w:val="en-US"/>
                          </w:rPr>
                          <m:t>s</m:t>
                        </m:r>
                      </m:e>
                    </m:d>
                  </m:e>
                </m:d>
              </m:e>
            </m:func>
            <m:ctrlPr>
              <w:rPr>
                <w:rFonts w:ascii="Cambria Math" w:hAnsi="Cambria Math" w:cs="Times New Roman"/>
                <w:lang w:val="en-US"/>
              </w:rPr>
            </m:ctrlPr>
          </m:e>
        </m:d>
        <m:r>
          <m:rPr>
            <m:sty m:val="p"/>
          </m:rPr>
          <w:rPr>
            <w:rFonts w:ascii="Cambria Math" w:hAnsi="Cambria Math" w:cs="Times New Roman"/>
            <w:lang w:val="en-US"/>
          </w:rPr>
          <m:t>;</m:t>
        </m:r>
      </m:oMath>
    </w:p>
    <w:p w14:paraId="74810D9B" w14:textId="77777777" w:rsidR="00D86B25" w:rsidRPr="00EA0C6E" w:rsidRDefault="00D86B25" w:rsidP="00D86B25">
      <w:pPr>
        <w:rPr>
          <w:rFonts w:cs="Times New Roman"/>
          <w:b/>
          <w:bCs/>
          <w:lang w:val="en-US"/>
        </w:rPr>
      </w:pPr>
      <w:r w:rsidRPr="00EA0C6E">
        <w:rPr>
          <w:rFonts w:cs="Times New Roman"/>
          <w:b/>
          <w:bCs/>
          <w:lang w:val="en-US"/>
        </w:rPr>
        <w:t>Initialize()</w:t>
      </w:r>
    </w:p>
    <w:p w14:paraId="15F3D9BD" w14:textId="77777777" w:rsidR="00D86B25" w:rsidRPr="00EA0C6E" w:rsidRDefault="00D86B25" w:rsidP="00EB31B6">
      <w:pPr>
        <w:pStyle w:val="ListParagraph"/>
        <w:numPr>
          <w:ilvl w:val="0"/>
          <w:numId w:val="36"/>
        </w:numPr>
        <w:rPr>
          <w:rFonts w:ascii="Times New Roman" w:hAnsi="Times New Roman" w:cs="Times New Roman"/>
          <w:lang w:val="en-US"/>
        </w:rPr>
      </w:pPr>
      <w:r w:rsidRPr="00EA0C6E">
        <w:rPr>
          <w:rFonts w:ascii="Times New Roman" w:hAnsi="Times New Roman" w:cs="Times New Roman"/>
          <w:lang w:val="en-US"/>
        </w:rPr>
        <w:t xml:space="preserve">      </w:t>
      </w:r>
      <m:oMath>
        <m:r>
          <m:rPr>
            <m:sty m:val="p"/>
          </m:rPr>
          <w:rPr>
            <w:rFonts w:ascii="Cambria Math" w:hAnsi="Cambria Math" w:cs="Times New Roman"/>
            <w:lang w:val="en-US"/>
          </w:rPr>
          <m:t>U=∅;</m:t>
        </m:r>
      </m:oMath>
    </w:p>
    <w:p w14:paraId="46F4E6D3" w14:textId="77777777" w:rsidR="00D86B25" w:rsidRPr="00EA0C6E" w:rsidRDefault="00D86B25" w:rsidP="00EB31B6">
      <w:pPr>
        <w:pStyle w:val="ListParagraph"/>
        <w:numPr>
          <w:ilvl w:val="0"/>
          <w:numId w:val="36"/>
        </w:numPr>
        <w:rPr>
          <w:rFonts w:ascii="Times New Roman" w:hAnsi="Times New Roman" w:cs="Times New Roman"/>
          <w:lang w:val="en-US"/>
        </w:rPr>
      </w:pPr>
      <w:r w:rsidRPr="00EA0C6E">
        <w:rPr>
          <w:rFonts w:ascii="Times New Roman" w:hAnsi="Times New Roman" w:cs="Times New Roman"/>
          <w:lang w:val="en-US"/>
        </w:rPr>
        <w:t xml:space="preserve">      </w:t>
      </w:r>
      <m:oMath>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m</m:t>
            </m:r>
          </m:sub>
        </m:sSub>
        <m:r>
          <m:rPr>
            <m:sty m:val="p"/>
          </m:rPr>
          <w:rPr>
            <w:rFonts w:ascii="Cambria Math" w:hAnsi="Cambria Math" w:cs="Times New Roman"/>
            <w:lang w:val="en-US"/>
          </w:rPr>
          <m:t>=0;</m:t>
        </m:r>
      </m:oMath>
    </w:p>
    <w:p w14:paraId="3C480B36" w14:textId="77777777" w:rsidR="00D86B25" w:rsidRPr="00EA0C6E" w:rsidRDefault="00D86B25" w:rsidP="00EB31B6">
      <w:pPr>
        <w:pStyle w:val="ListParagraph"/>
        <w:numPr>
          <w:ilvl w:val="0"/>
          <w:numId w:val="36"/>
        </w:numPr>
        <w:rPr>
          <w:rFonts w:ascii="Times New Roman" w:hAnsi="Times New Roman" w:cs="Times New Roman"/>
        </w:rPr>
      </w:pPr>
      <w:r w:rsidRPr="00EA0C6E">
        <w:rPr>
          <w:rFonts w:ascii="Times New Roman" w:hAnsi="Times New Roman" w:cs="Times New Roman"/>
        </w:rPr>
        <w:t xml:space="preserve">      Για κάθε </w:t>
      </w:r>
      <m:oMath>
        <m:r>
          <m:rPr>
            <m:sty m:val="p"/>
          </m:rPr>
          <w:rPr>
            <w:rFonts w:ascii="Cambria Math" w:hAnsi="Cambria Math" w:cs="Times New Roman"/>
          </w:rPr>
          <m:t>s∈</m:t>
        </m:r>
        <m:r>
          <m:rPr>
            <m:sty m:val="p"/>
          </m:rPr>
          <w:rPr>
            <w:rFonts w:ascii="Cambria Math" w:hAnsi="Cambria Math" w:cs="Times New Roman"/>
            <w:lang w:val="en-US"/>
          </w:rPr>
          <m:t>S</m:t>
        </m:r>
        <m:r>
          <m:rPr>
            <m:sty m:val="p"/>
          </m:rPr>
          <w:rPr>
            <w:rFonts w:ascii="Cambria Math" w:hAnsi="Cambria Math" w:cs="Times New Roman"/>
          </w:rPr>
          <m:t>:</m:t>
        </m:r>
        <m:r>
          <m:rPr>
            <m:sty m:val="p"/>
          </m:rPr>
          <w:rPr>
            <w:rFonts w:ascii="Cambria Math" w:hAnsi="Cambria Math" w:cs="Times New Roman"/>
            <w:lang w:val="en-US"/>
          </w:rPr>
          <m:t>r</m:t>
        </m:r>
        <m:r>
          <m:rPr>
            <m:sty m:val="p"/>
          </m:rPr>
          <w:rPr>
            <w:rFonts w:ascii="Cambria Math" w:hAnsi="Cambria Math" w:cs="Times New Roman"/>
          </w:rPr>
          <m:t>h</m:t>
        </m:r>
        <m:r>
          <m:rPr>
            <m:sty m:val="p"/>
          </m:rPr>
          <w:rPr>
            <w:rFonts w:ascii="Cambria Math" w:hAnsi="Cambria Math" w:cs="Times New Roman"/>
            <w:lang w:val="en-US"/>
          </w:rPr>
          <m:t>s</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=g</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rPr>
          <m:t>=∞;</m:t>
        </m:r>
      </m:oMath>
    </w:p>
    <w:p w14:paraId="32E2F94D" w14:textId="77777777" w:rsidR="00D86B25" w:rsidRPr="00EA0C6E" w:rsidRDefault="00D86B25" w:rsidP="00EB31B6">
      <w:pPr>
        <w:pStyle w:val="ListParagraph"/>
        <w:numPr>
          <w:ilvl w:val="0"/>
          <w:numId w:val="36"/>
        </w:numPr>
        <w:rPr>
          <w:rFonts w:ascii="Times New Roman" w:hAnsi="Times New Roman" w:cs="Times New Roman"/>
        </w:rPr>
      </w:pPr>
      <w:r w:rsidRPr="00EA0C6E">
        <w:rPr>
          <w:rFonts w:ascii="Times New Roman" w:hAnsi="Times New Roman" w:cs="Times New Roman"/>
        </w:rPr>
        <w:t xml:space="preserve">      </w:t>
      </w:r>
      <m:oMath>
        <m:r>
          <m:rPr>
            <m:sty m:val="p"/>
          </m:rPr>
          <w:rPr>
            <w:rFonts w:ascii="Cambria Math" w:hAnsi="Cambria Math" w:cs="Times New Roman"/>
            <w:lang w:val="en-US"/>
          </w:rPr>
          <m:t>rhs</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ctrlPr>
              <w:rPr>
                <w:rFonts w:ascii="Cambria Math" w:hAnsi="Cambria Math" w:cs="Times New Roman"/>
              </w:rPr>
            </m:ctrlPr>
          </m:e>
        </m:d>
        <m:r>
          <m:rPr>
            <m:sty m:val="p"/>
          </m:rPr>
          <w:rPr>
            <w:rFonts w:ascii="Cambria Math" w:hAnsi="Cambria Math" w:cs="Times New Roman"/>
            <w:lang w:val="en-US"/>
          </w:rPr>
          <m:t>=0;</m:t>
        </m:r>
      </m:oMath>
    </w:p>
    <w:p w14:paraId="4882BAEA" w14:textId="77777777" w:rsidR="00D86B25" w:rsidRPr="00EA0C6E" w:rsidRDefault="00D86B25" w:rsidP="00EB31B6">
      <w:pPr>
        <w:pStyle w:val="ListParagraph"/>
        <w:numPr>
          <w:ilvl w:val="0"/>
          <w:numId w:val="36"/>
        </w:numPr>
        <w:rPr>
          <w:rFonts w:ascii="Times New Roman" w:hAnsi="Times New Roman" w:cs="Times New Roman"/>
        </w:rPr>
      </w:pPr>
      <w:r w:rsidRPr="00EA0C6E">
        <w:rPr>
          <w:rFonts w:ascii="Times New Roman" w:hAnsi="Times New Roman" w:cs="Times New Roman"/>
        </w:rPr>
        <w:t xml:space="preserve">      </w:t>
      </w:r>
      <m:oMath>
        <m:r>
          <m:rPr>
            <m:sty m:val="p"/>
          </m:rPr>
          <w:rPr>
            <w:rFonts w:ascii="Cambria Math" w:hAnsi="Cambria Math" w:cs="Times New Roman"/>
            <w:lang w:val="en-US"/>
          </w:rPr>
          <m:t>U</m:t>
        </m:r>
        <m:r>
          <m:rPr>
            <m:sty m:val="p"/>
          </m:rPr>
          <w:rPr>
            <w:rFonts w:ascii="Cambria Math" w:hAnsi="Cambria Math" w:cs="Times New Roman"/>
          </w:rPr>
          <m:t>.</m:t>
        </m:r>
        <m:r>
          <m:rPr>
            <m:sty m:val="p"/>
          </m:rPr>
          <w:rPr>
            <w:rFonts w:ascii="Cambria Math" w:hAnsi="Cambria Math" w:cs="Times New Roman"/>
            <w:lang w:val="en-US"/>
          </w:rPr>
          <m:t>insert</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r>
              <m:rPr>
                <m:sty m:val="p"/>
              </m:rPr>
              <w:rPr>
                <w:rFonts w:ascii="Cambria Math" w:hAnsi="Cambria Math" w:cs="Times New Roman"/>
              </w:rPr>
              <m:t>,</m:t>
            </m:r>
            <m:r>
              <m:rPr>
                <m:sty m:val="p"/>
              </m:rPr>
              <w:rPr>
                <w:rFonts w:ascii="Cambria Math" w:hAnsi="Cambria Math" w:cs="Times New Roman"/>
                <w:lang w:val="en-US"/>
              </w:rPr>
              <m:t>CalculateKey</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ctrlPr>
                  <w:rPr>
                    <w:rFonts w:ascii="Cambria Math" w:hAnsi="Cambria Math" w:cs="Times New Roman"/>
                  </w:rPr>
                </m:ctrlPr>
              </m:e>
            </m:d>
          </m:e>
        </m:d>
        <m:r>
          <m:rPr>
            <m:sty m:val="p"/>
          </m:rPr>
          <w:rPr>
            <w:rFonts w:ascii="Cambria Math" w:hAnsi="Cambria Math" w:cs="Times New Roman"/>
          </w:rPr>
          <m:t xml:space="preserve">; </m:t>
        </m:r>
      </m:oMath>
    </w:p>
    <w:p w14:paraId="5A4988D6" w14:textId="77777777" w:rsidR="00D86B25" w:rsidRPr="00EA0C6E" w:rsidRDefault="00D86B25" w:rsidP="00D86B25">
      <w:pPr>
        <w:rPr>
          <w:rFonts w:cs="Times New Roman"/>
          <w:b/>
          <w:bCs/>
          <w:lang w:val="en-US"/>
        </w:rPr>
      </w:pPr>
      <w:r w:rsidRPr="00EA0C6E">
        <w:rPr>
          <w:rFonts w:cs="Times New Roman"/>
          <w:b/>
          <w:bCs/>
          <w:lang w:val="en-US"/>
        </w:rPr>
        <w:t>UpdateVertex(u)</w:t>
      </w:r>
    </w:p>
    <w:p w14:paraId="52134DD0"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if </w:t>
      </w:r>
      <m:oMath>
        <m:d>
          <m:dPr>
            <m:ctrlPr>
              <w:rPr>
                <w:rFonts w:ascii="Cambria Math" w:hAnsi="Cambria Math" w:cs="Times New Roman"/>
                <w:lang w:val="en-US"/>
              </w:rPr>
            </m:ctrlPr>
          </m:dPr>
          <m:e>
            <m:r>
              <m:rPr>
                <m:sty m:val="p"/>
              </m:rPr>
              <w:rPr>
                <w:rFonts w:ascii="Cambria Math" w:hAnsi="Cambria Math" w:cs="Times New Roman"/>
                <w:lang w:val="en-US"/>
              </w:rPr>
              <m:t>u≠</m:t>
            </m:r>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e>
        </m:d>
        <m:r>
          <m:rPr>
            <m:sty m:val="p"/>
          </m:rPr>
          <w:rPr>
            <w:rFonts w:ascii="Cambria Math" w:hAnsi="Cambria Math" w:cs="Times New Roman"/>
            <w:lang w:val="en-US"/>
          </w:rPr>
          <m:t>:rhs</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min</m:t>
            </m:r>
          </m:e>
          <m:sub>
            <m:sSup>
              <m:sSupPr>
                <m:ctrlPr>
                  <w:rPr>
                    <w:rFonts w:ascii="Cambria Math" w:hAnsi="Cambria Math" w:cs="Times New Roman"/>
                    <w:lang w:val="en-US"/>
                  </w:rPr>
                </m:ctrlPr>
              </m:sSupPr>
              <m:e>
                <m:r>
                  <m:rPr>
                    <m:sty m:val="p"/>
                  </m:rPr>
                  <w:rPr>
                    <w:rFonts w:ascii="Cambria Math" w:hAnsi="Cambria Math" w:cs="Times New Roman"/>
                    <w:lang w:val="en-US"/>
                  </w:rPr>
                  <m:t>s</m:t>
                </m:r>
              </m:e>
              <m:sup>
                <m:r>
                  <m:rPr>
                    <m:sty m:val="p"/>
                  </m:rPr>
                  <w:rPr>
                    <w:rFonts w:ascii="Cambria Math" w:hAnsi="Cambria Math" w:cs="Times New Roman"/>
                    <w:lang w:val="en-US"/>
                  </w:rPr>
                  <m:t>'</m:t>
                </m:r>
              </m:sup>
            </m:sSup>
            <m:r>
              <m:rPr>
                <m:sty m:val="p"/>
              </m:rPr>
              <w:rPr>
                <w:rFonts w:ascii="Cambria Math" w:hAnsi="Cambria Math" w:cs="Times New Roman"/>
                <w:lang w:val="en-US"/>
              </w:rPr>
              <m:t>∈Succ</m:t>
            </m:r>
            <m:d>
              <m:dPr>
                <m:ctrlPr>
                  <w:rPr>
                    <w:rFonts w:ascii="Cambria Math" w:hAnsi="Cambria Math" w:cs="Times New Roman"/>
                    <w:lang w:val="en-US"/>
                  </w:rPr>
                </m:ctrlPr>
              </m:dPr>
              <m:e>
                <m:r>
                  <m:rPr>
                    <m:sty m:val="p"/>
                  </m:rPr>
                  <w:rPr>
                    <w:rFonts w:ascii="Cambria Math" w:hAnsi="Cambria Math" w:cs="Times New Roman"/>
                    <w:lang w:val="en-US"/>
                  </w:rPr>
                  <m:t>u</m:t>
                </m:r>
              </m:e>
            </m:d>
          </m:sub>
        </m:sSub>
        <m:d>
          <m:dPr>
            <m:ctrlPr>
              <w:rPr>
                <w:rFonts w:ascii="Cambria Math" w:hAnsi="Cambria Math" w:cs="Times New Roman"/>
                <w:lang w:val="en-US"/>
              </w:rPr>
            </m:ctrlPr>
          </m:dPr>
          <m:e>
            <m:r>
              <m:rPr>
                <m:sty m:val="p"/>
              </m:rPr>
              <w:rPr>
                <w:rFonts w:ascii="Cambria Math" w:hAnsi="Cambria Math" w:cs="Times New Roman"/>
                <w:lang w:val="en-US"/>
              </w:rPr>
              <m:t>c</m:t>
            </m:r>
            <m:d>
              <m:dPr>
                <m:ctrlPr>
                  <w:rPr>
                    <w:rFonts w:ascii="Cambria Math" w:hAnsi="Cambria Math" w:cs="Times New Roman"/>
                    <w:lang w:val="en-US"/>
                  </w:rPr>
                </m:ctrlPr>
              </m:dPr>
              <m:e>
                <m:r>
                  <m:rPr>
                    <m:sty m:val="p"/>
                  </m:rPr>
                  <w:rPr>
                    <w:rFonts w:ascii="Cambria Math" w:hAnsi="Cambria Math" w:cs="Times New Roman"/>
                    <w:lang w:val="en-US"/>
                  </w:rPr>
                  <m:t>u,</m:t>
                </m:r>
                <m:sSup>
                  <m:sSupPr>
                    <m:ctrlPr>
                      <w:rPr>
                        <w:rFonts w:ascii="Cambria Math" w:hAnsi="Cambria Math" w:cs="Times New Roman"/>
                        <w:lang w:val="en-US"/>
                      </w:rPr>
                    </m:ctrlPr>
                  </m:sSupPr>
                  <m:e>
                    <m:r>
                      <m:rPr>
                        <m:sty m:val="p"/>
                      </m:rPr>
                      <w:rPr>
                        <w:rFonts w:ascii="Cambria Math" w:hAnsi="Cambria Math" w:cs="Times New Roman"/>
                        <w:lang w:val="en-US"/>
                      </w:rPr>
                      <m:t>s</m:t>
                    </m:r>
                  </m:e>
                  <m:sup>
                    <m:r>
                      <m:rPr>
                        <m:sty m:val="p"/>
                      </m:rPr>
                      <w:rPr>
                        <w:rFonts w:ascii="Cambria Math" w:hAnsi="Cambria Math" w:cs="Times New Roman"/>
                        <w:lang w:val="en-US"/>
                      </w:rPr>
                      <m:t>'</m:t>
                    </m:r>
                  </m:sup>
                </m:sSup>
              </m:e>
            </m:d>
            <m:r>
              <m:rPr>
                <m:sty m:val="p"/>
              </m:rPr>
              <w:rPr>
                <w:rFonts w:ascii="Cambria Math" w:hAnsi="Cambria Math" w:cs="Times New Roman"/>
                <w:lang w:val="en-US"/>
              </w:rPr>
              <m:t>+g</m:t>
            </m:r>
            <m:d>
              <m:dPr>
                <m:ctrlPr>
                  <w:rPr>
                    <w:rFonts w:ascii="Cambria Math" w:hAnsi="Cambria Math" w:cs="Times New Roman"/>
                    <w:lang w:val="en-US"/>
                  </w:rPr>
                </m:ctrlPr>
              </m:dPr>
              <m:e>
                <m:sSup>
                  <m:sSupPr>
                    <m:ctrlPr>
                      <w:rPr>
                        <w:rFonts w:ascii="Cambria Math" w:hAnsi="Cambria Math" w:cs="Times New Roman"/>
                        <w:lang w:val="en-US"/>
                      </w:rPr>
                    </m:ctrlPr>
                  </m:sSupPr>
                  <m:e>
                    <m:r>
                      <m:rPr>
                        <m:sty m:val="p"/>
                      </m:rPr>
                      <w:rPr>
                        <w:rFonts w:ascii="Cambria Math" w:hAnsi="Cambria Math" w:cs="Times New Roman"/>
                        <w:lang w:val="en-US"/>
                      </w:rPr>
                      <m:t>s</m:t>
                    </m:r>
                  </m:e>
                  <m:sup>
                    <m:r>
                      <m:rPr>
                        <m:sty m:val="p"/>
                      </m:rPr>
                      <w:rPr>
                        <w:rFonts w:ascii="Cambria Math" w:hAnsi="Cambria Math" w:cs="Times New Roman"/>
                        <w:lang w:val="en-US"/>
                      </w:rPr>
                      <m:t>'</m:t>
                    </m:r>
                  </m:sup>
                </m:sSup>
              </m:e>
            </m:d>
          </m:e>
        </m:d>
        <m:r>
          <m:rPr>
            <m:sty m:val="p"/>
          </m:rPr>
          <w:rPr>
            <w:rFonts w:ascii="Cambria Math" w:hAnsi="Cambria Math" w:cs="Times New Roman"/>
            <w:lang w:val="en-US"/>
          </w:rPr>
          <m:t>;</m:t>
        </m:r>
      </m:oMath>
    </w:p>
    <w:p w14:paraId="499CF6C2"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if </w:t>
      </w:r>
      <m:oMath>
        <m:d>
          <m:dPr>
            <m:ctrlPr>
              <w:rPr>
                <w:rFonts w:ascii="Cambria Math" w:hAnsi="Cambria Math" w:cs="Times New Roman"/>
                <w:lang w:val="en-US"/>
              </w:rPr>
            </m:ctrlPr>
          </m:dPr>
          <m:e>
            <m:r>
              <m:rPr>
                <m:sty m:val="p"/>
              </m:rPr>
              <w:rPr>
                <w:rFonts w:ascii="Cambria Math" w:hAnsi="Cambria Math" w:cs="Times New Roman"/>
                <w:lang w:val="en-US"/>
              </w:rPr>
              <m:t>u∈U</m:t>
            </m:r>
          </m:e>
        </m:d>
        <m:r>
          <m:rPr>
            <m:sty m:val="p"/>
          </m:rPr>
          <w:rPr>
            <w:rFonts w:ascii="Cambria Math" w:hAnsi="Cambria Math" w:cs="Times New Roman"/>
            <w:lang w:val="en-US"/>
          </w:rPr>
          <m:t>:U.Remove</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m:t>
        </m:r>
      </m:oMath>
    </w:p>
    <w:p w14:paraId="25B35448"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if </w:t>
      </w:r>
      <m:oMath>
        <m:d>
          <m:dPr>
            <m:ctrlPr>
              <w:rPr>
                <w:rFonts w:ascii="Cambria Math" w:hAnsi="Cambria Math" w:cs="Times New Roman"/>
                <w:lang w:val="en-US"/>
              </w:rPr>
            </m:ctrlPr>
          </m:dPr>
          <m:e>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≠rhs</m:t>
            </m:r>
            <m:d>
              <m:dPr>
                <m:ctrlPr>
                  <w:rPr>
                    <w:rFonts w:ascii="Cambria Math" w:hAnsi="Cambria Math" w:cs="Times New Roman"/>
                    <w:lang w:val="en-US"/>
                  </w:rPr>
                </m:ctrlPr>
              </m:dPr>
              <m:e>
                <m:r>
                  <m:rPr>
                    <m:sty m:val="p"/>
                  </m:rPr>
                  <w:rPr>
                    <w:rFonts w:ascii="Cambria Math" w:hAnsi="Cambria Math" w:cs="Times New Roman"/>
                    <w:lang w:val="en-US"/>
                  </w:rPr>
                  <m:t>u</m:t>
                </m:r>
              </m:e>
            </m:d>
          </m:e>
        </m:d>
        <m:r>
          <m:rPr>
            <m:sty m:val="p"/>
          </m:rPr>
          <w:rPr>
            <w:rFonts w:ascii="Cambria Math" w:hAnsi="Cambria Math" w:cs="Times New Roman"/>
            <w:lang w:val="en-US"/>
          </w:rPr>
          <m:t>:U.Insert</m:t>
        </m:r>
        <m:d>
          <m:dPr>
            <m:ctrlPr>
              <w:rPr>
                <w:rFonts w:ascii="Cambria Math" w:hAnsi="Cambria Math" w:cs="Times New Roman"/>
                <w:lang w:val="en-US"/>
              </w:rPr>
            </m:ctrlPr>
          </m:dPr>
          <m:e>
            <m:r>
              <m:rPr>
                <m:sty m:val="p"/>
              </m:rPr>
              <w:rPr>
                <w:rFonts w:ascii="Cambria Math" w:hAnsi="Cambria Math" w:cs="Times New Roman"/>
                <w:lang w:val="en-US"/>
              </w:rPr>
              <m:t>u, CalculateKey</m:t>
            </m:r>
            <m:d>
              <m:dPr>
                <m:ctrlPr>
                  <w:rPr>
                    <w:rFonts w:ascii="Cambria Math" w:hAnsi="Cambria Math" w:cs="Times New Roman"/>
                    <w:lang w:val="en-US"/>
                  </w:rPr>
                </m:ctrlPr>
              </m:dPr>
              <m:e>
                <m:r>
                  <m:rPr>
                    <m:sty m:val="p"/>
                  </m:rPr>
                  <w:rPr>
                    <w:rFonts w:ascii="Cambria Math" w:hAnsi="Cambria Math" w:cs="Times New Roman"/>
                    <w:lang w:val="en-US"/>
                  </w:rPr>
                  <m:t>u</m:t>
                </m:r>
              </m:e>
            </m:d>
          </m:e>
        </m:d>
        <m:r>
          <m:rPr>
            <m:sty m:val="p"/>
          </m:rPr>
          <w:rPr>
            <w:rFonts w:ascii="Cambria Math" w:hAnsi="Cambria Math" w:cs="Times New Roman"/>
            <w:lang w:val="en-US"/>
          </w:rPr>
          <m:t>;</m:t>
        </m:r>
      </m:oMath>
    </w:p>
    <w:p w14:paraId="6BB525E5" w14:textId="77777777" w:rsidR="00D86B25" w:rsidRPr="00EA0C6E" w:rsidRDefault="00D86B25" w:rsidP="00D86B25">
      <w:pPr>
        <w:rPr>
          <w:rFonts w:cs="Times New Roman"/>
          <w:b/>
          <w:bCs/>
          <w:lang w:val="en-US"/>
        </w:rPr>
      </w:pPr>
      <w:r w:rsidRPr="00EA0C6E">
        <w:rPr>
          <w:rFonts w:cs="Times New Roman"/>
          <w:b/>
          <w:bCs/>
          <w:lang w:val="en-US"/>
        </w:rPr>
        <w:t>ComputeShortestPath()</w:t>
      </w:r>
    </w:p>
    <w:p w14:paraId="1F7BB6EF"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while </w:t>
      </w:r>
      <m:oMath>
        <m:r>
          <m:rPr>
            <m:sty m:val="p"/>
          </m:rPr>
          <w:rPr>
            <w:rFonts w:ascii="Cambria Math" w:hAnsi="Cambria Math" w:cs="Times New Roman"/>
            <w:lang w:val="en-US"/>
          </w:rPr>
          <m:t>(U.TopKey()&lt;CalculateKey</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e>
        </m:d>
        <m:r>
          <m:rPr>
            <m:sty m:val="p"/>
          </m:rPr>
          <w:rPr>
            <w:rFonts w:ascii="Cambria Math" w:hAnsi="Cambria Math" w:cs="Times New Roman"/>
            <w:lang w:val="en-US"/>
          </w:rPr>
          <m:t xml:space="preserve"> OR rhs</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e>
        </m:d>
        <m:r>
          <m:rPr>
            <m:sty m:val="p"/>
          </m:rPr>
          <w:rPr>
            <w:rFonts w:ascii="Cambria Math" w:hAnsi="Cambria Math" w:cs="Times New Roman"/>
            <w:lang w:val="en-US"/>
          </w:rPr>
          <m:t>≠g</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e>
        </m:d>
        <m:r>
          <m:rPr>
            <m:sty m:val="p"/>
          </m:rPr>
          <w:rPr>
            <w:rFonts w:ascii="Cambria Math" w:hAnsi="Cambria Math" w:cs="Times New Roman"/>
            <w:lang w:val="en-US"/>
          </w:rPr>
          <m:t>)</m:t>
        </m:r>
      </m:oMath>
    </w:p>
    <w:p w14:paraId="6825A24C"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w:t>
      </w:r>
      <m:oMath>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old</m:t>
            </m:r>
          </m:sub>
        </m:sSub>
        <m:r>
          <m:rPr>
            <m:sty m:val="p"/>
          </m:rPr>
          <w:rPr>
            <w:rFonts w:ascii="Cambria Math" w:hAnsi="Cambria Math" w:cs="Times New Roman"/>
            <w:lang w:val="en-US"/>
          </w:rPr>
          <m:t>=U.TopKey();</m:t>
        </m:r>
      </m:oMath>
    </w:p>
    <w:p w14:paraId="06D035A6"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w:t>
      </w:r>
      <m:oMath>
        <m:r>
          <m:rPr>
            <m:sty m:val="p"/>
          </m:rPr>
          <w:rPr>
            <w:rFonts w:ascii="Cambria Math" w:hAnsi="Cambria Math" w:cs="Times New Roman"/>
            <w:lang w:val="en-US"/>
          </w:rPr>
          <m:t>u=U.Pop();</m:t>
        </m:r>
      </m:oMath>
    </w:p>
    <w:p w14:paraId="7CA6D454"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if </w:t>
      </w:r>
      <m:oMath>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old</m:t>
            </m:r>
          </m:sub>
        </m:sSub>
        <m:r>
          <m:rPr>
            <m:sty m:val="p"/>
          </m:rPr>
          <w:rPr>
            <w:rFonts w:ascii="Cambria Math" w:hAnsi="Cambria Math" w:cs="Times New Roman"/>
            <w:lang w:val="en-US"/>
          </w:rPr>
          <m:t>&lt;CalculateKey</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m:t>
        </m:r>
      </m:oMath>
    </w:p>
    <w:p w14:paraId="272C8F1B"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w:t>
      </w:r>
      <m:oMath>
        <m:r>
          <m:rPr>
            <m:sty m:val="p"/>
          </m:rPr>
          <w:rPr>
            <w:rFonts w:ascii="Cambria Math" w:hAnsi="Cambria Math" w:cs="Times New Roman"/>
            <w:lang w:val="en-US"/>
          </w:rPr>
          <m:t>U.Insert</m:t>
        </m:r>
        <m:d>
          <m:dPr>
            <m:ctrlPr>
              <w:rPr>
                <w:rFonts w:ascii="Cambria Math" w:hAnsi="Cambria Math" w:cs="Times New Roman"/>
                <w:lang w:val="en-US"/>
              </w:rPr>
            </m:ctrlPr>
          </m:dPr>
          <m:e>
            <m:r>
              <m:rPr>
                <m:sty m:val="p"/>
              </m:rPr>
              <w:rPr>
                <w:rFonts w:ascii="Cambria Math" w:hAnsi="Cambria Math" w:cs="Times New Roman"/>
                <w:lang w:val="en-US"/>
              </w:rPr>
              <m:t>u, CalculateKey</m:t>
            </m:r>
            <m:d>
              <m:dPr>
                <m:ctrlPr>
                  <w:rPr>
                    <w:rFonts w:ascii="Cambria Math" w:hAnsi="Cambria Math" w:cs="Times New Roman"/>
                    <w:lang w:val="en-US"/>
                  </w:rPr>
                </m:ctrlPr>
              </m:dPr>
              <m:e>
                <m:r>
                  <m:rPr>
                    <m:sty m:val="p"/>
                  </m:rPr>
                  <w:rPr>
                    <w:rFonts w:ascii="Cambria Math" w:hAnsi="Cambria Math" w:cs="Times New Roman"/>
                    <w:lang w:val="en-US"/>
                  </w:rPr>
                  <m:t>u</m:t>
                </m:r>
              </m:e>
            </m:d>
          </m:e>
        </m:d>
        <m:r>
          <m:rPr>
            <m:sty m:val="p"/>
          </m:rPr>
          <w:rPr>
            <w:rFonts w:ascii="Cambria Math" w:hAnsi="Cambria Math" w:cs="Times New Roman"/>
            <w:lang w:val="en-US"/>
          </w:rPr>
          <m:t>;</m:t>
        </m:r>
      </m:oMath>
    </w:p>
    <w:p w14:paraId="737ACA8F"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else if </w:t>
      </w:r>
      <m:oMath>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&gt;rhs</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m:t>
        </m:r>
      </m:oMath>
    </w:p>
    <w:p w14:paraId="48B9C24A"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w:t>
      </w:r>
      <m:oMath>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=rhs</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m:t>
        </m:r>
      </m:oMath>
    </w:p>
    <w:p w14:paraId="195F71EB"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for all </w:t>
      </w:r>
      <m:oMath>
        <m:r>
          <m:rPr>
            <m:sty m:val="p"/>
          </m:rPr>
          <w:rPr>
            <w:rFonts w:ascii="Cambria Math" w:hAnsi="Cambria Math" w:cs="Times New Roman"/>
            <w:lang w:val="en-US"/>
          </w:rPr>
          <m:t>s∈Pred</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 UpdateVertex</m:t>
        </m:r>
        <m:d>
          <m:dPr>
            <m:ctrlPr>
              <w:rPr>
                <w:rFonts w:ascii="Cambria Math" w:hAnsi="Cambria Math" w:cs="Times New Roman"/>
                <w:lang w:val="en-US"/>
              </w:rPr>
            </m:ctrlPr>
          </m:dPr>
          <m:e>
            <m:r>
              <m:rPr>
                <m:sty m:val="p"/>
              </m:rPr>
              <w:rPr>
                <w:rFonts w:ascii="Cambria Math" w:hAnsi="Cambria Math" w:cs="Times New Roman"/>
                <w:lang w:val="en-US"/>
              </w:rPr>
              <m:t>s</m:t>
            </m:r>
          </m:e>
        </m:d>
        <m:r>
          <m:rPr>
            <m:sty m:val="p"/>
          </m:rPr>
          <w:rPr>
            <w:rFonts w:ascii="Cambria Math" w:hAnsi="Cambria Math" w:cs="Times New Roman"/>
            <w:lang w:val="en-US"/>
          </w:rPr>
          <m:t>;</m:t>
        </m:r>
      </m:oMath>
    </w:p>
    <w:p w14:paraId="7DA20076"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else</w:t>
      </w:r>
    </w:p>
    <w:p w14:paraId="4AF8A2A2"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w:t>
      </w:r>
      <m:oMath>
        <m:r>
          <m:rPr>
            <m:sty m:val="p"/>
          </m:rPr>
          <w:rPr>
            <w:rFonts w:ascii="Cambria Math" w:hAnsi="Cambria Math" w:cs="Times New Roman"/>
            <w:lang w:val="en-US"/>
          </w:rPr>
          <m:t>g</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m:t>
        </m:r>
      </m:oMath>
    </w:p>
    <w:p w14:paraId="3F83ECC1"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for all </w:t>
      </w:r>
      <m:oMath>
        <m:r>
          <m:rPr>
            <m:sty m:val="p"/>
          </m:rPr>
          <w:rPr>
            <w:rFonts w:ascii="Cambria Math" w:hAnsi="Cambria Math" w:cs="Times New Roman"/>
            <w:lang w:val="en-US"/>
          </w:rPr>
          <m:t>s∈Pred</m:t>
        </m:r>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m:t>
        </m:r>
        <m:d>
          <m:dPr>
            <m:begChr m:val="{"/>
            <m:endChr m:val="}"/>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 UpdateVertex(s)</m:t>
        </m:r>
      </m:oMath>
    </w:p>
    <w:p w14:paraId="431E8207" w14:textId="77777777" w:rsidR="00D86B25" w:rsidRPr="00EA0C6E" w:rsidRDefault="00D86B25" w:rsidP="00D86B25">
      <w:pPr>
        <w:rPr>
          <w:rFonts w:cs="Times New Roman"/>
          <w:b/>
          <w:bCs/>
          <w:lang w:val="en-US"/>
        </w:rPr>
      </w:pPr>
      <w:r w:rsidRPr="00EA0C6E">
        <w:rPr>
          <w:rFonts w:cs="Times New Roman"/>
          <w:b/>
          <w:bCs/>
          <w:lang w:val="en-US"/>
        </w:rPr>
        <w:t>Main()</w:t>
      </w:r>
    </w:p>
    <w:p w14:paraId="046F1F30" w14:textId="77777777" w:rsidR="00D86B25" w:rsidRPr="00EA0C6E" w:rsidRDefault="00000000" w:rsidP="00EB31B6">
      <w:pPr>
        <w:pStyle w:val="ListParagraph"/>
        <w:numPr>
          <w:ilvl w:val="0"/>
          <w:numId w:val="37"/>
        </w:numPr>
        <w:rPr>
          <w:rFonts w:ascii="Times New Roman" w:hAnsi="Times New Roman" w:cs="Times New Roman"/>
          <w:lang w:val="en-US"/>
        </w:rPr>
      </w:pPr>
      <m:oMath>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last</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r>
          <m:rPr>
            <m:sty m:val="p"/>
          </m:rPr>
          <w:rPr>
            <w:rFonts w:ascii="Cambria Math" w:hAnsi="Cambria Math" w:cs="Times New Roman"/>
            <w:lang w:val="en-US"/>
          </w:rPr>
          <m:t>;</m:t>
        </m:r>
      </m:oMath>
    </w:p>
    <w:p w14:paraId="360C2358"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Initialize()</w:t>
      </w:r>
    </w:p>
    <w:p w14:paraId="0AB4B592"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ComputeShortestPath()</w:t>
      </w:r>
    </w:p>
    <w:p w14:paraId="51A66A45"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while </w:t>
      </w:r>
      <m:oMath>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goal</m:t>
                </m:r>
              </m:sub>
            </m:sSub>
          </m:e>
        </m:d>
        <m:r>
          <m:rPr>
            <m:sty m:val="p"/>
          </m:rPr>
          <w:rPr>
            <w:rFonts w:ascii="Cambria Math" w:hAnsi="Cambria Math" w:cs="Times New Roman"/>
            <w:lang w:val="en-US"/>
          </w:rPr>
          <m:t>;</m:t>
        </m:r>
      </m:oMath>
    </w:p>
    <w:p w14:paraId="7847B6CC"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 if </w:t>
      </w:r>
      <m:oMath>
        <m:r>
          <m:rPr>
            <m:sty m:val="p"/>
          </m:rPr>
          <w:rPr>
            <w:rFonts w:ascii="Cambria Math" w:hAnsi="Cambria Math" w:cs="Times New Roman"/>
            <w:lang w:val="en-US"/>
          </w:rPr>
          <m:t>(g</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e>
        </m:d>
        <m:r>
          <m:rPr>
            <m:sty m:val="p"/>
          </m:rPr>
          <w:rPr>
            <w:rFonts w:ascii="Cambria Math" w:hAnsi="Cambria Math" w:cs="Times New Roman"/>
            <w:lang w:val="en-US"/>
          </w:rPr>
          <m:t>=∞)</m:t>
        </m:r>
      </m:oMath>
      <w:r w:rsidRPr="00EA0C6E">
        <w:rPr>
          <w:rFonts w:ascii="Times New Roman" w:hAnsi="Times New Roman" w:cs="Times New Roman"/>
          <w:lang w:val="en-US"/>
        </w:rPr>
        <w:t xml:space="preserve"> then there is no known path */</w:t>
      </w:r>
    </w:p>
    <w:p w14:paraId="723CB93A"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w:t>
      </w:r>
      <m:oMath>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r>
          <m:rPr>
            <m:sty m:val="p"/>
          </m:rPr>
          <w:rPr>
            <w:rFonts w:ascii="Cambria Math" w:hAnsi="Cambria Math" w:cs="Times New Roman"/>
            <w:lang w:val="en-US"/>
          </w:rPr>
          <m:t>=arg</m:t>
        </m:r>
        <m:sSub>
          <m:sSubPr>
            <m:ctrlPr>
              <w:rPr>
                <w:rFonts w:ascii="Cambria Math" w:hAnsi="Cambria Math" w:cs="Times New Roman"/>
                <w:lang w:val="en-US"/>
              </w:rPr>
            </m:ctrlPr>
          </m:sSubPr>
          <m:e>
            <m:r>
              <m:rPr>
                <m:sty m:val="p"/>
              </m:rPr>
              <w:rPr>
                <w:rFonts w:ascii="Cambria Math" w:hAnsi="Cambria Math" w:cs="Times New Roman"/>
                <w:lang w:val="en-US"/>
              </w:rPr>
              <m:t>min</m:t>
            </m:r>
          </m:e>
          <m:sub>
            <m:sSup>
              <m:sSupPr>
                <m:ctrlPr>
                  <w:rPr>
                    <w:rFonts w:ascii="Cambria Math" w:hAnsi="Cambria Math" w:cs="Times New Roman"/>
                    <w:lang w:val="en-US"/>
                  </w:rPr>
                </m:ctrlPr>
              </m:sSupPr>
              <m:e>
                <m:r>
                  <m:rPr>
                    <m:sty m:val="p"/>
                  </m:rPr>
                  <w:rPr>
                    <w:rFonts w:ascii="Cambria Math" w:hAnsi="Cambria Math" w:cs="Times New Roman"/>
                    <w:lang w:val="en-US"/>
                  </w:rPr>
                  <m:t>s</m:t>
                </m:r>
              </m:e>
              <m:sup>
                <m:r>
                  <m:rPr>
                    <m:sty m:val="p"/>
                  </m:rPr>
                  <w:rPr>
                    <w:rFonts w:ascii="Cambria Math" w:hAnsi="Cambria Math" w:cs="Times New Roman"/>
                    <w:lang w:val="en-US"/>
                  </w:rPr>
                  <m:t>'</m:t>
                </m:r>
              </m:sup>
            </m:sSup>
            <m:r>
              <m:rPr>
                <m:sty m:val="p"/>
              </m:rPr>
              <w:rPr>
                <w:rFonts w:ascii="Cambria Math" w:hAnsi="Cambria Math" w:cs="Times New Roman"/>
                <w:lang w:val="en-US"/>
              </w:rPr>
              <m:t>∈Succ</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e>
            </m:d>
          </m:sub>
        </m:sSub>
        <m:d>
          <m:dPr>
            <m:ctrlPr>
              <w:rPr>
                <w:rFonts w:ascii="Cambria Math" w:hAnsi="Cambria Math" w:cs="Times New Roman"/>
                <w:lang w:val="en-US"/>
              </w:rPr>
            </m:ctrlPr>
          </m:dPr>
          <m:e>
            <m:r>
              <m:rPr>
                <m:sty m:val="p"/>
              </m:rPr>
              <w:rPr>
                <w:rFonts w:ascii="Cambria Math" w:hAnsi="Cambria Math" w:cs="Times New Roman"/>
                <w:lang w:val="en-US"/>
              </w:rPr>
              <m:t>c</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r>
                  <m:rPr>
                    <m:sty m:val="p"/>
                  </m:rPr>
                  <w:rPr>
                    <w:rFonts w:ascii="Cambria Math" w:hAnsi="Cambria Math" w:cs="Times New Roman"/>
                    <w:lang w:val="en-US"/>
                  </w:rPr>
                  <m:t xml:space="preserve">, </m:t>
                </m:r>
                <m:sSup>
                  <m:sSupPr>
                    <m:ctrlPr>
                      <w:rPr>
                        <w:rFonts w:ascii="Cambria Math" w:hAnsi="Cambria Math" w:cs="Times New Roman"/>
                        <w:lang w:val="en-US"/>
                      </w:rPr>
                    </m:ctrlPr>
                  </m:sSupPr>
                  <m:e>
                    <m:r>
                      <m:rPr>
                        <m:sty m:val="p"/>
                      </m:rPr>
                      <w:rPr>
                        <w:rFonts w:ascii="Cambria Math" w:hAnsi="Cambria Math" w:cs="Times New Roman"/>
                        <w:lang w:val="en-US"/>
                      </w:rPr>
                      <m:t>s</m:t>
                    </m:r>
                  </m:e>
                  <m:sup>
                    <m:r>
                      <m:rPr>
                        <m:sty m:val="p"/>
                      </m:rPr>
                      <w:rPr>
                        <w:rFonts w:ascii="Cambria Math" w:hAnsi="Cambria Math" w:cs="Times New Roman"/>
                        <w:lang w:val="en-US"/>
                      </w:rPr>
                      <m:t>'</m:t>
                    </m:r>
                  </m:sup>
                </m:sSup>
              </m:e>
            </m:d>
            <m:r>
              <m:rPr>
                <m:sty m:val="p"/>
              </m:rPr>
              <w:rPr>
                <w:rFonts w:ascii="Cambria Math" w:hAnsi="Cambria Math" w:cs="Times New Roman"/>
                <w:lang w:val="en-US"/>
              </w:rPr>
              <m:t>+g</m:t>
            </m:r>
            <m:d>
              <m:dPr>
                <m:ctrlPr>
                  <w:rPr>
                    <w:rFonts w:ascii="Cambria Math" w:hAnsi="Cambria Math" w:cs="Times New Roman"/>
                    <w:lang w:val="en-US"/>
                  </w:rPr>
                </m:ctrlPr>
              </m:dPr>
              <m:e>
                <m:sSup>
                  <m:sSupPr>
                    <m:ctrlPr>
                      <w:rPr>
                        <w:rFonts w:ascii="Cambria Math" w:hAnsi="Cambria Math" w:cs="Times New Roman"/>
                        <w:lang w:val="en-US"/>
                      </w:rPr>
                    </m:ctrlPr>
                  </m:sSupPr>
                  <m:e>
                    <m:r>
                      <m:rPr>
                        <m:sty m:val="p"/>
                      </m:rPr>
                      <w:rPr>
                        <w:rFonts w:ascii="Cambria Math" w:hAnsi="Cambria Math" w:cs="Times New Roman"/>
                        <w:lang w:val="en-US"/>
                      </w:rPr>
                      <m:t>s</m:t>
                    </m:r>
                  </m:e>
                  <m:sup>
                    <m:r>
                      <m:rPr>
                        <m:sty m:val="p"/>
                      </m:rPr>
                      <w:rPr>
                        <w:rFonts w:ascii="Cambria Math" w:hAnsi="Cambria Math" w:cs="Times New Roman"/>
                        <w:lang w:val="en-US"/>
                      </w:rPr>
                      <m:t>'</m:t>
                    </m:r>
                  </m:sup>
                </m:sSup>
              </m:e>
            </m:d>
          </m:e>
        </m:d>
        <m:r>
          <m:rPr>
            <m:sty m:val="p"/>
          </m:rPr>
          <w:rPr>
            <w:rFonts w:ascii="Cambria Math" w:hAnsi="Cambria Math" w:cs="Times New Roman"/>
            <w:lang w:val="en-US"/>
          </w:rPr>
          <m:t>;</m:t>
        </m:r>
      </m:oMath>
    </w:p>
    <w:p w14:paraId="1E9ACF7F"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lastRenderedPageBreak/>
        <w:t xml:space="preserve">      Move to </w:t>
      </w:r>
      <m:oMath>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r>
          <m:rPr>
            <m:sty m:val="p"/>
          </m:rPr>
          <w:rPr>
            <w:rFonts w:ascii="Cambria Math" w:hAnsi="Cambria Math" w:cs="Times New Roman"/>
            <w:lang w:val="en-US"/>
          </w:rPr>
          <m:t>;</m:t>
        </m:r>
      </m:oMath>
    </w:p>
    <w:p w14:paraId="3417047E"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Scan graph for changed edge costs;</w:t>
      </w:r>
    </w:p>
    <w:p w14:paraId="721428F1"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if any edge costs changed</w:t>
      </w:r>
    </w:p>
    <w:p w14:paraId="0A739738"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w:t>
      </w:r>
      <m:oMath>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m</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k</m:t>
            </m:r>
          </m:e>
          <m:sub>
            <m:r>
              <m:rPr>
                <m:sty m:val="p"/>
              </m:rPr>
              <w:rPr>
                <w:rFonts w:ascii="Cambria Math" w:hAnsi="Cambria Math" w:cs="Times New Roman"/>
                <w:lang w:val="en-US"/>
              </w:rPr>
              <m:t>m</m:t>
            </m:r>
          </m:sub>
        </m:sSub>
        <m:r>
          <m:rPr>
            <m:sty m:val="p"/>
          </m:rPr>
          <w:rPr>
            <w:rFonts w:ascii="Cambria Math" w:hAnsi="Cambria Math" w:cs="Times New Roman"/>
            <w:lang w:val="en-US"/>
          </w:rPr>
          <m:t>+h</m:t>
        </m:r>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last</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e>
        </m:d>
        <m:r>
          <m:rPr>
            <m:sty m:val="p"/>
          </m:rPr>
          <w:rPr>
            <w:rFonts w:ascii="Cambria Math" w:hAnsi="Cambria Math" w:cs="Times New Roman"/>
            <w:lang w:val="en-US"/>
          </w:rPr>
          <m:t>;</m:t>
        </m:r>
      </m:oMath>
    </w:p>
    <w:p w14:paraId="0F7D07F4"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w:t>
      </w:r>
      <m:oMath>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last</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s</m:t>
            </m:r>
          </m:e>
          <m:sub>
            <m:r>
              <m:rPr>
                <m:sty m:val="p"/>
              </m:rPr>
              <w:rPr>
                <w:rFonts w:ascii="Cambria Math" w:hAnsi="Cambria Math" w:cs="Times New Roman"/>
                <w:lang w:val="en-US"/>
              </w:rPr>
              <m:t>start</m:t>
            </m:r>
          </m:sub>
        </m:sSub>
        <m:r>
          <m:rPr>
            <m:sty m:val="p"/>
          </m:rPr>
          <w:rPr>
            <w:rFonts w:ascii="Cambria Math" w:hAnsi="Cambria Math" w:cs="Times New Roman"/>
            <w:lang w:val="en-US"/>
          </w:rPr>
          <m:t>;</m:t>
        </m:r>
      </m:oMath>
    </w:p>
    <w:p w14:paraId="4AA6CF7E"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for all directed edges </w:t>
      </w:r>
      <m:oMath>
        <m:r>
          <m:rPr>
            <m:sty m:val="p"/>
          </m:rPr>
          <w:rPr>
            <w:rFonts w:ascii="Cambria Math" w:hAnsi="Cambria Math" w:cs="Times New Roman"/>
            <w:lang w:val="en-US"/>
          </w:rPr>
          <m:t>(u,v)</m:t>
        </m:r>
      </m:oMath>
      <w:r w:rsidRPr="00EA0C6E">
        <w:rPr>
          <w:rFonts w:ascii="Times New Roman" w:hAnsi="Times New Roman" w:cs="Times New Roman"/>
          <w:lang w:val="en-US"/>
        </w:rPr>
        <w:t xml:space="preserve"> with changed edge costs</w:t>
      </w:r>
    </w:p>
    <w:p w14:paraId="7C72E2EC"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Update the edge cost </w:t>
      </w:r>
      <m:oMath>
        <m:r>
          <m:rPr>
            <m:sty m:val="p"/>
          </m:rPr>
          <w:rPr>
            <w:rFonts w:ascii="Cambria Math" w:hAnsi="Cambria Math" w:cs="Times New Roman"/>
            <w:lang w:val="en-US"/>
          </w:rPr>
          <m:t>c</m:t>
        </m:r>
        <m:d>
          <m:dPr>
            <m:ctrlPr>
              <w:rPr>
                <w:rFonts w:ascii="Cambria Math" w:hAnsi="Cambria Math" w:cs="Times New Roman"/>
                <w:lang w:val="en-US"/>
              </w:rPr>
            </m:ctrlPr>
          </m:dPr>
          <m:e>
            <m:r>
              <m:rPr>
                <m:sty m:val="p"/>
              </m:rPr>
              <w:rPr>
                <w:rFonts w:ascii="Cambria Math" w:hAnsi="Cambria Math" w:cs="Times New Roman"/>
                <w:lang w:val="en-US"/>
              </w:rPr>
              <m:t>u,v</m:t>
            </m:r>
          </m:e>
        </m:d>
        <m:r>
          <m:rPr>
            <m:sty m:val="p"/>
          </m:rPr>
          <w:rPr>
            <w:rFonts w:ascii="Cambria Math" w:hAnsi="Cambria Math" w:cs="Times New Roman"/>
            <w:lang w:val="en-US"/>
          </w:rPr>
          <m:t>;</m:t>
        </m:r>
      </m:oMath>
    </w:p>
    <w:p w14:paraId="5E7862E1" w14:textId="77777777" w:rsidR="00D86B25"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UpdateVertex</w:t>
      </w:r>
      <m:oMath>
        <m:d>
          <m:dPr>
            <m:ctrlPr>
              <w:rPr>
                <w:rFonts w:ascii="Cambria Math" w:hAnsi="Cambria Math" w:cs="Times New Roman"/>
                <w:lang w:val="en-US"/>
              </w:rPr>
            </m:ctrlPr>
          </m:dPr>
          <m:e>
            <m:r>
              <m:rPr>
                <m:sty m:val="p"/>
              </m:rPr>
              <w:rPr>
                <w:rFonts w:ascii="Cambria Math" w:hAnsi="Cambria Math" w:cs="Times New Roman"/>
                <w:lang w:val="en-US"/>
              </w:rPr>
              <m:t>u</m:t>
            </m:r>
          </m:e>
        </m:d>
        <m:r>
          <m:rPr>
            <m:sty m:val="p"/>
          </m:rPr>
          <w:rPr>
            <w:rFonts w:ascii="Cambria Math" w:hAnsi="Cambria Math" w:cs="Times New Roman"/>
            <w:lang w:val="en-US"/>
          </w:rPr>
          <m:t>;</m:t>
        </m:r>
      </m:oMath>
    </w:p>
    <w:p w14:paraId="4B764859" w14:textId="673B9E1D" w:rsidR="00F447FC" w:rsidRPr="00EA0C6E" w:rsidRDefault="00D86B25" w:rsidP="00EB31B6">
      <w:pPr>
        <w:pStyle w:val="ListParagraph"/>
        <w:numPr>
          <w:ilvl w:val="0"/>
          <w:numId w:val="37"/>
        </w:numPr>
        <w:rPr>
          <w:rFonts w:ascii="Times New Roman" w:hAnsi="Times New Roman" w:cs="Times New Roman"/>
          <w:lang w:val="en-US"/>
        </w:rPr>
      </w:pPr>
      <w:r w:rsidRPr="00EA0C6E">
        <w:rPr>
          <w:rFonts w:ascii="Times New Roman" w:hAnsi="Times New Roman" w:cs="Times New Roman"/>
          <w:lang w:val="en-US"/>
        </w:rPr>
        <w:t xml:space="preserve">            ComputeShortestPath();</w:t>
      </w:r>
    </w:p>
    <w:p w14:paraId="75D77F4D" w14:textId="5F929B2F" w:rsidR="00D86B25" w:rsidRPr="00EA0C6E" w:rsidRDefault="00F447FC" w:rsidP="00F447FC">
      <w:pPr>
        <w:jc w:val="left"/>
        <w:rPr>
          <w:rFonts w:cs="Times New Roman"/>
        </w:rPr>
      </w:pPr>
      <w:r w:rsidRPr="00EA0C6E">
        <w:rPr>
          <w:rFonts w:cs="Times New Roman"/>
          <w:lang w:val="en-U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F447FC" w:rsidRPr="00EA0C6E" w14:paraId="6CE48A1E" w14:textId="77777777" w:rsidTr="00CD699B">
        <w:tc>
          <w:tcPr>
            <w:tcW w:w="5035" w:type="dxa"/>
            <w:vAlign w:val="center"/>
          </w:tcPr>
          <w:p w14:paraId="22F9A0DD" w14:textId="3D70C63E" w:rsidR="00F447FC" w:rsidRPr="00EA0C6E" w:rsidRDefault="008667FF" w:rsidP="00F447FC">
            <w:pPr>
              <w:jc w:val="center"/>
              <w:rPr>
                <w:rFonts w:cs="Times New Roman"/>
              </w:rPr>
            </w:pPr>
            <w:r w:rsidRPr="00EA0C6E">
              <w:rPr>
                <w:rFonts w:cs="Times New Roman"/>
                <w:noProof/>
              </w:rPr>
              <w:lastRenderedPageBreak/>
              <w:drawing>
                <wp:inline distT="0" distB="0" distL="0" distR="0" wp14:anchorId="2A721F07" wp14:editId="224A16F9">
                  <wp:extent cx="8585585" cy="2023745"/>
                  <wp:effectExtent l="4127" t="0" r="0" b="0"/>
                  <wp:docPr id="2005566419"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66419" name="Εικόνα 2005566419"/>
                          <pic:cNvPicPr/>
                        </pic:nvPicPr>
                        <pic:blipFill>
                          <a:blip r:embed="rId50" cstate="print">
                            <a:extLst>
                              <a:ext uri="{28A0092B-C50C-407E-A947-70E740481C1C}">
                                <a14:useLocalDpi xmlns:a14="http://schemas.microsoft.com/office/drawing/2010/main" val="0"/>
                              </a:ext>
                            </a:extLst>
                          </a:blip>
                          <a:stretch>
                            <a:fillRect/>
                          </a:stretch>
                        </pic:blipFill>
                        <pic:spPr>
                          <a:xfrm rot="16200000">
                            <a:off x="0" y="0"/>
                            <a:ext cx="8596673" cy="2026359"/>
                          </a:xfrm>
                          <a:prstGeom prst="rect">
                            <a:avLst/>
                          </a:prstGeom>
                        </pic:spPr>
                      </pic:pic>
                    </a:graphicData>
                  </a:graphic>
                </wp:inline>
              </w:drawing>
            </w:r>
          </w:p>
        </w:tc>
        <w:tc>
          <w:tcPr>
            <w:tcW w:w="5035" w:type="dxa"/>
            <w:vAlign w:val="center"/>
          </w:tcPr>
          <w:p w14:paraId="5D9D0C0F" w14:textId="39A9F60D" w:rsidR="00F447FC" w:rsidRPr="00EA0C6E" w:rsidRDefault="00F447FC" w:rsidP="00F447FC">
            <w:pPr>
              <w:jc w:val="center"/>
              <w:rPr>
                <w:rFonts w:cs="Times New Roman"/>
              </w:rPr>
            </w:pPr>
            <w:r w:rsidRPr="00EA0C6E">
              <w:rPr>
                <w:rFonts w:cs="Times New Roman"/>
                <w:noProof/>
              </w:rPr>
              <w:drawing>
                <wp:inline distT="0" distB="0" distL="0" distR="0" wp14:anchorId="48511090" wp14:editId="46DDE7B2">
                  <wp:extent cx="8585577" cy="1919830"/>
                  <wp:effectExtent l="0" t="953" r="5398" b="5397"/>
                  <wp:docPr id="6691952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95281" name="Εικόνα 669195281"/>
                          <pic:cNvPicPr/>
                        </pic:nvPicPr>
                        <pic:blipFill>
                          <a:blip r:embed="rId51" cstate="print">
                            <a:extLst>
                              <a:ext uri="{28A0092B-C50C-407E-A947-70E740481C1C}">
                                <a14:useLocalDpi xmlns:a14="http://schemas.microsoft.com/office/drawing/2010/main" val="0"/>
                              </a:ext>
                            </a:extLst>
                          </a:blip>
                          <a:stretch>
                            <a:fillRect/>
                          </a:stretch>
                        </pic:blipFill>
                        <pic:spPr>
                          <a:xfrm rot="16200000">
                            <a:off x="0" y="0"/>
                            <a:ext cx="8676710" cy="1940208"/>
                          </a:xfrm>
                          <a:prstGeom prst="rect">
                            <a:avLst/>
                          </a:prstGeom>
                        </pic:spPr>
                      </pic:pic>
                    </a:graphicData>
                  </a:graphic>
                </wp:inline>
              </w:drawing>
            </w:r>
          </w:p>
        </w:tc>
      </w:tr>
      <w:tr w:rsidR="00F447FC" w:rsidRPr="00EA0C6E" w14:paraId="2B226E6B" w14:textId="77777777" w:rsidTr="00CD699B">
        <w:tc>
          <w:tcPr>
            <w:tcW w:w="10070" w:type="dxa"/>
            <w:gridSpan w:val="2"/>
            <w:vAlign w:val="center"/>
          </w:tcPr>
          <w:p w14:paraId="34794395" w14:textId="6794BFED" w:rsidR="00F447FC" w:rsidRPr="00EA0C6E" w:rsidRDefault="00F447FC" w:rsidP="00F447FC">
            <w:pPr>
              <w:pStyle w:val="Caption"/>
              <w:jc w:val="center"/>
              <w:rPr>
                <w:rFonts w:cs="Times New Roman"/>
              </w:rPr>
            </w:pPr>
            <w:bookmarkStart w:id="339" w:name="_Toc227411837"/>
            <w:r w:rsidRPr="00EA0C6E">
              <w:rPr>
                <w:rFonts w:cs="Times New Roman"/>
              </w:rPr>
              <w:t xml:space="preserve">Σχήμα </w:t>
            </w:r>
            <w:r w:rsidRPr="00EA0C6E">
              <w:rPr>
                <w:rFonts w:cs="Times New Roman"/>
              </w:rPr>
              <w:fldChar w:fldCharType="begin"/>
            </w:r>
            <w:r w:rsidRPr="00EA0C6E">
              <w:rPr>
                <w:rFonts w:cs="Times New Roman"/>
              </w:rPr>
              <w:instrText xml:space="preserve"> SEQ Σχήμα \* ARABIC </w:instrText>
            </w:r>
            <w:r w:rsidRPr="00EA0C6E">
              <w:rPr>
                <w:rFonts w:cs="Times New Roman"/>
              </w:rPr>
              <w:fldChar w:fldCharType="separate"/>
            </w:r>
            <w:r w:rsidR="00EA0C6E" w:rsidRPr="00EA0C6E">
              <w:rPr>
                <w:rFonts w:cs="Times New Roman"/>
                <w:noProof/>
              </w:rPr>
              <w:t>24</w:t>
            </w:r>
            <w:r w:rsidRPr="00EA0C6E">
              <w:rPr>
                <w:rFonts w:cs="Times New Roman"/>
              </w:rPr>
              <w:fldChar w:fldCharType="end"/>
            </w:r>
            <w:r w:rsidRPr="00EA0C6E">
              <w:rPr>
                <w:rFonts w:cs="Times New Roman"/>
              </w:rPr>
              <w:t xml:space="preserve">. Διάγραμμα ροής του αλγορίθμου </w:t>
            </w:r>
            <w:r w:rsidRPr="00EA0C6E">
              <w:rPr>
                <w:rFonts w:cs="Times New Roman"/>
                <w:lang w:val="en-US"/>
              </w:rPr>
              <w:t>D</w:t>
            </w:r>
            <w:r w:rsidRPr="00EA0C6E">
              <w:rPr>
                <w:rFonts w:cs="Times New Roman"/>
              </w:rPr>
              <w:t>*</w:t>
            </w:r>
            <w:r w:rsidRPr="00EA0C6E">
              <w:rPr>
                <w:rFonts w:cs="Times New Roman"/>
                <w:lang w:val="en-US"/>
              </w:rPr>
              <w:t>lite</w:t>
            </w:r>
            <w:bookmarkEnd w:id="339"/>
          </w:p>
        </w:tc>
      </w:tr>
    </w:tbl>
    <w:p w14:paraId="2A1679B1" w14:textId="209F9102" w:rsidR="009B416C" w:rsidRPr="00EA0C6E" w:rsidRDefault="009B416C" w:rsidP="0042747D">
      <w:pPr>
        <w:pStyle w:val="Heading2"/>
      </w:pPr>
      <w:bookmarkStart w:id="340" w:name="_Toc227411796"/>
      <w:r w:rsidRPr="00EA0C6E">
        <w:lastRenderedPageBreak/>
        <w:t xml:space="preserve">Κώδικες που </w:t>
      </w:r>
      <w:r w:rsidR="00B83595" w:rsidRPr="00EA0C6E">
        <w:t>αναπτύχθηκαν και τροποποιήθηκαν για τις προσομοιώσεις</w:t>
      </w:r>
      <w:bookmarkEnd w:id="340"/>
    </w:p>
    <w:p w14:paraId="062D6BC7" w14:textId="594D7614" w:rsidR="009B416C" w:rsidRPr="00EA0C6E" w:rsidRDefault="009B416C" w:rsidP="009B416C">
      <w:pPr>
        <w:pStyle w:val="Heading3"/>
        <w:rPr>
          <w:lang w:val="en-US"/>
        </w:rPr>
      </w:pPr>
      <w:bookmarkStart w:id="341" w:name="_Ref226808634"/>
      <w:bookmarkStart w:id="342" w:name="_Ref226811399"/>
      <w:bookmarkStart w:id="343" w:name="_Toc227411797"/>
      <w:r w:rsidRPr="00EA0C6E">
        <w:rPr>
          <w:lang w:val="en-US"/>
        </w:rPr>
        <w:t>D*lite</w:t>
      </w:r>
      <w:bookmarkEnd w:id="341"/>
      <w:bookmarkEnd w:id="342"/>
      <w:bookmarkEnd w:id="343"/>
    </w:p>
    <w:p w14:paraId="243C10F4" w14:textId="2ACE3A50" w:rsidR="00897446" w:rsidRPr="00EA0C6E" w:rsidRDefault="00897446" w:rsidP="00897446">
      <w:pPr>
        <w:rPr>
          <w:rFonts w:cs="Times New Roman"/>
        </w:rPr>
      </w:pPr>
      <w:r w:rsidRPr="00EA0C6E">
        <w:rPr>
          <w:rFonts w:cs="Times New Roman"/>
        </w:rPr>
        <w:t xml:space="preserve">Η υλοποίηση του ΑΕΔ </w:t>
      </w:r>
      <w:r w:rsidRPr="00EA0C6E">
        <w:rPr>
          <w:rFonts w:cs="Times New Roman"/>
          <w:lang w:val="en-US"/>
        </w:rPr>
        <w:t>D</w:t>
      </w:r>
      <w:r w:rsidRPr="00EA0C6E">
        <w:rPr>
          <w:rFonts w:cs="Times New Roman"/>
        </w:rPr>
        <w:t>*</w:t>
      </w:r>
      <w:r w:rsidRPr="00EA0C6E">
        <w:rPr>
          <w:rFonts w:cs="Times New Roman"/>
          <w:lang w:val="en-US"/>
        </w:rPr>
        <w:t>lite</w:t>
      </w:r>
      <w:r w:rsidRPr="00EA0C6E">
        <w:rPr>
          <w:rFonts w:cs="Times New Roman"/>
        </w:rPr>
        <w:t>, όπως χρησιμοποιήθηκε για όλες τις προσομοιώσεις.</w:t>
      </w:r>
    </w:p>
    <w:p w14:paraId="4418CA36" w14:textId="77777777" w:rsidR="00897446" w:rsidRPr="00EA0C6E" w:rsidRDefault="00897446" w:rsidP="00897446">
      <w:pPr>
        <w:rPr>
          <w:rFonts w:cs="Times New Roman"/>
        </w:rPr>
      </w:pPr>
    </w:p>
    <w:p w14:paraId="36D4B47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export</w:t>
      </w:r>
      <w:r w:rsidRPr="00EA0C6E">
        <w:rPr>
          <w:rFonts w:eastAsia="Times New Roman" w:cs="Times New Roman"/>
          <w:color w:val="000000"/>
          <w:sz w:val="21"/>
          <w:szCs w:val="21"/>
          <w:lang w:val="en-US" w:eastAsia="el-GR"/>
        </w:rPr>
        <w:t xml:space="preserve"> DStarLite, find_path, DStarLitePlanner, init_planner, update_after_cm_change!, extract_path</w:t>
      </w:r>
    </w:p>
    <w:p w14:paraId="191AF9D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D* Lite pathfinder for Agents.jl GridSpace / ContinuousSpace</w:t>
      </w:r>
    </w:p>
    <w:p w14:paraId="3AF0709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51B705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struct</w:t>
      </w:r>
      <w:r w:rsidRPr="00EA0C6E">
        <w:rPr>
          <w:rFonts w:eastAsia="Times New Roman" w:cs="Times New Roman"/>
          <w:color w:val="000000"/>
          <w:sz w:val="21"/>
          <w:szCs w:val="21"/>
          <w:lang w:val="en-US" w:eastAsia="el-GR"/>
        </w:rPr>
        <w:t xml:space="preserve"> DStarLite{D,P,M,T,C&lt;:CostMetric{D}} &lt;: GridPathfinder{D,P,M}</w:t>
      </w:r>
    </w:p>
    <w:p w14:paraId="78B1E1F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agent_paths::Dict{Int,Path{D,T}}</w:t>
      </w:r>
    </w:p>
    <w:p w14:paraId="5B36C68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dims::NTuple{D,T}</w:t>
      </w:r>
    </w:p>
    <w:p w14:paraId="5F6BF8F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neighborhood::Vector{CartesianIndex{D}}</w:t>
      </w:r>
    </w:p>
    <w:p w14:paraId="4C3A411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00"/>
          <w:sz w:val="21"/>
          <w:szCs w:val="21"/>
          <w:lang w:eastAsia="el-GR"/>
        </w:rPr>
        <w:t>admissibility::Float64      </w:t>
      </w:r>
      <w:r w:rsidRPr="00EA0C6E">
        <w:rPr>
          <w:rFonts w:eastAsia="Times New Roman" w:cs="Times New Roman"/>
          <w:color w:val="008000"/>
          <w:sz w:val="21"/>
          <w:szCs w:val="21"/>
          <w:lang w:eastAsia="el-GR"/>
        </w:rPr>
        <w:t># κρατιέται για συμβατότητα, δεν χρησιμοποιείται ιδιαίτερα εδώ</w:t>
      </w:r>
    </w:p>
    <w:p w14:paraId="71DF0B4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eastAsia="el-GR"/>
        </w:rPr>
        <w:t xml:space="preserve">    </w:t>
      </w:r>
      <w:r w:rsidRPr="00EA0C6E">
        <w:rPr>
          <w:rFonts w:eastAsia="Times New Roman" w:cs="Times New Roman"/>
          <w:color w:val="000000"/>
          <w:sz w:val="21"/>
          <w:szCs w:val="21"/>
          <w:lang w:val="en-US" w:eastAsia="el-GR"/>
        </w:rPr>
        <w:t>walkmap::BitArray{D}</w:t>
      </w:r>
    </w:p>
    <w:p w14:paraId="14BFB3E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cost_metric::C</w:t>
      </w:r>
    </w:p>
    <w:p w14:paraId="19655EF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0F9E0F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DStarLite{D,P,M,T,C}(</w:t>
      </w:r>
    </w:p>
    <w:p w14:paraId="6D38EB8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agent_paths::Dict,</w:t>
      </w:r>
    </w:p>
    <w:p w14:paraId="3BB16F6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dims::NTuple{D,T},</w:t>
      </w:r>
    </w:p>
    <w:p w14:paraId="210C24A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neighborhood::Vector{CartesianIndex{D}},</w:t>
      </w:r>
    </w:p>
    <w:p w14:paraId="69E5F64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admissibility::Float64,</w:t>
      </w:r>
    </w:p>
    <w:p w14:paraId="3625C7B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walkmap::BitArray{D},</w:t>
      </w:r>
    </w:p>
    <w:p w14:paraId="626B09E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cost_metric::C,</w:t>
      </w:r>
    </w:p>
    <w:p w14:paraId="3F68922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{D,P,M,C,T}</w:t>
      </w:r>
    </w:p>
    <w:p w14:paraId="29BBBFD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@assert all(dims .&gt; </w:t>
      </w:r>
      <w:r w:rsidRPr="00EA0C6E">
        <w:rPr>
          <w:rFonts w:eastAsia="Times New Roman" w:cs="Times New Roman"/>
          <w:color w:val="098658"/>
          <w:sz w:val="21"/>
          <w:szCs w:val="21"/>
          <w:lang w:val="en-US" w:eastAsia="el-GR"/>
        </w:rPr>
        <w:t>0</w:t>
      </w:r>
      <w:r w:rsidRPr="00EA0C6E">
        <w:rPr>
          <w:rFonts w:eastAsia="Times New Roman" w:cs="Times New Roman"/>
          <w:color w:val="000000"/>
          <w:sz w:val="21"/>
          <w:szCs w:val="21"/>
          <w:lang w:val="en-US" w:eastAsia="el-GR"/>
        </w:rPr>
        <w:t xml:space="preserve">) </w:t>
      </w:r>
      <w:r w:rsidRPr="00EA0C6E">
        <w:rPr>
          <w:rFonts w:eastAsia="Times New Roman" w:cs="Times New Roman"/>
          <w:color w:val="A31515"/>
          <w:sz w:val="21"/>
          <w:szCs w:val="21"/>
          <w:lang w:val="en-US" w:eastAsia="el-GR"/>
        </w:rPr>
        <w:t>"Invalid pathfinder dimensions: $(dims)"</w:t>
      </w:r>
    </w:p>
    <w:p w14:paraId="22BB03C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T &lt;: Integer &amp;&amp; @assert size(walkmap) == dims </w:t>
      </w:r>
      <w:r w:rsidRPr="00EA0C6E">
        <w:rPr>
          <w:rFonts w:eastAsia="Times New Roman" w:cs="Times New Roman"/>
          <w:color w:val="A31515"/>
          <w:sz w:val="21"/>
          <w:szCs w:val="21"/>
          <w:lang w:val="en-US" w:eastAsia="el-GR"/>
        </w:rPr>
        <w:t>"Walkmap must be same dimensions as grid"</w:t>
      </w:r>
    </w:p>
    <w:p w14:paraId="7B8DBCD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@assert admissibility &gt;= </w:t>
      </w:r>
      <w:r w:rsidRPr="00EA0C6E">
        <w:rPr>
          <w:rFonts w:eastAsia="Times New Roman" w:cs="Times New Roman"/>
          <w:color w:val="098658"/>
          <w:sz w:val="21"/>
          <w:szCs w:val="21"/>
          <w:lang w:val="en-US" w:eastAsia="el-GR"/>
        </w:rPr>
        <w:t>0</w:t>
      </w:r>
      <w:r w:rsidRPr="00EA0C6E">
        <w:rPr>
          <w:rFonts w:eastAsia="Times New Roman" w:cs="Times New Roman"/>
          <w:color w:val="000000"/>
          <w:sz w:val="21"/>
          <w:szCs w:val="21"/>
          <w:lang w:val="en-US" w:eastAsia="el-GR"/>
        </w:rPr>
        <w:t xml:space="preserve"> </w:t>
      </w:r>
      <w:r w:rsidRPr="00EA0C6E">
        <w:rPr>
          <w:rFonts w:eastAsia="Times New Roman" w:cs="Times New Roman"/>
          <w:color w:val="A31515"/>
          <w:sz w:val="21"/>
          <w:szCs w:val="21"/>
          <w:lang w:val="en-US" w:eastAsia="el-GR"/>
        </w:rPr>
        <w:t xml:space="preserve">"Invalid value for admissibility: $admissibility </w:t>
      </w:r>
      <w:r w:rsidRPr="00EA0C6E">
        <w:rPr>
          <w:rFonts w:ascii="Cambria Math" w:eastAsia="Times New Roman" w:hAnsi="Cambria Math" w:cs="Cambria Math"/>
          <w:color w:val="A31515"/>
          <w:sz w:val="21"/>
          <w:szCs w:val="21"/>
          <w:lang w:val="en-US" w:eastAsia="el-GR"/>
        </w:rPr>
        <w:t>≱</w:t>
      </w:r>
      <w:r w:rsidRPr="00EA0C6E">
        <w:rPr>
          <w:rFonts w:eastAsia="Times New Roman" w:cs="Times New Roman"/>
          <w:color w:val="A31515"/>
          <w:sz w:val="21"/>
          <w:szCs w:val="21"/>
          <w:lang w:val="en-US" w:eastAsia="el-GR"/>
        </w:rPr>
        <w:t xml:space="preserve"> 0"</w:t>
      </w:r>
    </w:p>
    <w:p w14:paraId="079371F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E88823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cost_metric isa PenaltyMap{D}</w:t>
      </w:r>
    </w:p>
    <w:p w14:paraId="15F8AEF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@assert size(cost_metric.pmap) == size(walkmap) </w:t>
      </w:r>
      <w:r w:rsidRPr="00EA0C6E">
        <w:rPr>
          <w:rFonts w:eastAsia="Times New Roman" w:cs="Times New Roman"/>
          <w:color w:val="A31515"/>
          <w:sz w:val="21"/>
          <w:szCs w:val="21"/>
          <w:lang w:val="en-US" w:eastAsia="el-GR"/>
        </w:rPr>
        <w:t>"Penaltymap dimensions must be same as walkable map"</w:t>
      </w:r>
    </w:p>
    <w:p w14:paraId="005CB63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elseif</w:t>
      </w:r>
      <w:r w:rsidRPr="00EA0C6E">
        <w:rPr>
          <w:rFonts w:eastAsia="Times New Roman" w:cs="Times New Roman"/>
          <w:color w:val="000000"/>
          <w:sz w:val="21"/>
          <w:szCs w:val="21"/>
          <w:lang w:val="en-US" w:eastAsia="el-GR"/>
        </w:rPr>
        <w:t xml:space="preserve"> cost_metric isa AbsolutePenaltyMap{D}</w:t>
      </w:r>
    </w:p>
    <w:p w14:paraId="7FC6FAD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@assert size(cost_metric.pmap) == size(walkmap) </w:t>
      </w:r>
      <w:r w:rsidRPr="00EA0C6E">
        <w:rPr>
          <w:rFonts w:eastAsia="Times New Roman" w:cs="Times New Roman"/>
          <w:color w:val="A31515"/>
          <w:sz w:val="21"/>
          <w:szCs w:val="21"/>
          <w:lang w:val="en-US" w:eastAsia="el-GR"/>
        </w:rPr>
        <w:t>"Penaltymap dimensions must be same as walkable map"</w:t>
      </w:r>
    </w:p>
    <w:p w14:paraId="0F9250B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elseif</w:t>
      </w:r>
      <w:r w:rsidRPr="00EA0C6E">
        <w:rPr>
          <w:rFonts w:eastAsia="Times New Roman" w:cs="Times New Roman"/>
          <w:color w:val="000000"/>
          <w:sz w:val="21"/>
          <w:szCs w:val="21"/>
          <w:lang w:val="en-US" w:eastAsia="el-GR"/>
        </w:rPr>
        <w:t xml:space="preserve"> cost_metric isa DirectDistance{D}</w:t>
      </w:r>
    </w:p>
    <w:p w14:paraId="7B305F4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M</w:t>
      </w:r>
    </w:p>
    <w:p w14:paraId="09C3902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@assert length(cost_metric.direction_costs) &gt;= D </w:t>
      </w:r>
      <w:r w:rsidRPr="00EA0C6E">
        <w:rPr>
          <w:rFonts w:eastAsia="Times New Roman" w:cs="Times New Roman"/>
          <w:color w:val="A31515"/>
          <w:sz w:val="21"/>
          <w:szCs w:val="21"/>
          <w:lang w:val="en-US" w:eastAsia="el-GR"/>
        </w:rPr>
        <w:t>"DirectDistance direction_costs must have as many values as dimensions"</w:t>
      </w:r>
    </w:p>
    <w:p w14:paraId="2E7E7AC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w:t>
      </w:r>
    </w:p>
    <w:p w14:paraId="453987E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@assert length(cost_metric.direction_costs) &gt;=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xml:space="preserve"> </w:t>
      </w:r>
      <w:r w:rsidRPr="00EA0C6E">
        <w:rPr>
          <w:rFonts w:eastAsia="Times New Roman" w:cs="Times New Roman"/>
          <w:color w:val="A31515"/>
          <w:sz w:val="21"/>
          <w:szCs w:val="21"/>
          <w:lang w:val="en-US" w:eastAsia="el-GR"/>
        </w:rPr>
        <w:t>"DirectDistance direction_costs must have non-zero length"</w:t>
      </w:r>
    </w:p>
    <w:p w14:paraId="4B20623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3463DC8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760EE72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4C6960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new(agent_paths, dims, neighborhood, admissibility, walkmap, cost_metric)</w:t>
      </w:r>
    </w:p>
    <w:p w14:paraId="4176D39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069F955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33318D9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F10AE6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0E00284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DStarLite(dims::NTuple{D,T}; kwargs...)</w:t>
      </w:r>
    </w:p>
    <w:p w14:paraId="3716B4E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D265B0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eastAsia="el-GR"/>
        </w:rPr>
        <w:lastRenderedPageBreak/>
        <w:t>Δημιουργεί</w:t>
      </w:r>
      <w:r w:rsidRPr="00EA0C6E">
        <w:rPr>
          <w:rFonts w:eastAsia="Times New Roman" w:cs="Times New Roman"/>
          <w:color w:val="A31515"/>
          <w:sz w:val="21"/>
          <w:szCs w:val="21"/>
          <w:lang w:val="en-US" w:eastAsia="el-GR"/>
        </w:rPr>
        <w:t xml:space="preserve"> pathfinder </w:t>
      </w:r>
      <w:r w:rsidRPr="00EA0C6E">
        <w:rPr>
          <w:rFonts w:eastAsia="Times New Roman" w:cs="Times New Roman"/>
          <w:color w:val="A31515"/>
          <w:sz w:val="21"/>
          <w:szCs w:val="21"/>
          <w:lang w:eastAsia="el-GR"/>
        </w:rPr>
        <w:t>τύπου</w:t>
      </w:r>
      <w:r w:rsidRPr="00EA0C6E">
        <w:rPr>
          <w:rFonts w:eastAsia="Times New Roman" w:cs="Times New Roman"/>
          <w:color w:val="A31515"/>
          <w:sz w:val="21"/>
          <w:szCs w:val="21"/>
          <w:lang w:val="en-US" w:eastAsia="el-GR"/>
        </w:rPr>
        <w:t xml:space="preserve"> D* Lite </w:t>
      </w:r>
      <w:r w:rsidRPr="00EA0C6E">
        <w:rPr>
          <w:rFonts w:eastAsia="Times New Roman" w:cs="Times New Roman"/>
          <w:color w:val="A31515"/>
          <w:sz w:val="21"/>
          <w:szCs w:val="21"/>
          <w:lang w:eastAsia="el-GR"/>
        </w:rPr>
        <w:t>για</w:t>
      </w:r>
      <w:r w:rsidRPr="00EA0C6E">
        <w:rPr>
          <w:rFonts w:eastAsia="Times New Roman" w:cs="Times New Roman"/>
          <w:color w:val="A31515"/>
          <w:sz w:val="21"/>
          <w:szCs w:val="21"/>
          <w:lang w:val="en-US" w:eastAsia="el-GR"/>
        </w:rPr>
        <w:t xml:space="preserve"> grid `dims`.</w:t>
      </w:r>
    </w:p>
    <w:p w14:paraId="437F115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7CC8B20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DStarLite(</w:t>
      </w:r>
    </w:p>
    <w:p w14:paraId="3A62DA0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dims::NTuple{D,T};</w:t>
      </w:r>
    </w:p>
    <w:p w14:paraId="7D53724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periodic::Union{Bool,NTuple{D,Bool}} = </w:t>
      </w:r>
      <w:r w:rsidRPr="00EA0C6E">
        <w:rPr>
          <w:rFonts w:eastAsia="Times New Roman" w:cs="Times New Roman"/>
          <w:color w:val="0000FF"/>
          <w:sz w:val="21"/>
          <w:szCs w:val="21"/>
          <w:lang w:val="en-US" w:eastAsia="el-GR"/>
        </w:rPr>
        <w:t>false</w:t>
      </w:r>
      <w:r w:rsidRPr="00EA0C6E">
        <w:rPr>
          <w:rFonts w:eastAsia="Times New Roman" w:cs="Times New Roman"/>
          <w:color w:val="000000"/>
          <w:sz w:val="21"/>
          <w:szCs w:val="21"/>
          <w:lang w:val="en-US" w:eastAsia="el-GR"/>
        </w:rPr>
        <w:t>,</w:t>
      </w:r>
    </w:p>
    <w:p w14:paraId="05549E1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diagonal_movement::Bool = </w:t>
      </w:r>
      <w:r w:rsidRPr="00EA0C6E">
        <w:rPr>
          <w:rFonts w:eastAsia="Times New Roman" w:cs="Times New Roman"/>
          <w:color w:val="0000FF"/>
          <w:sz w:val="21"/>
          <w:szCs w:val="21"/>
          <w:lang w:val="en-US" w:eastAsia="el-GR"/>
        </w:rPr>
        <w:t>true</w:t>
      </w:r>
      <w:r w:rsidRPr="00EA0C6E">
        <w:rPr>
          <w:rFonts w:eastAsia="Times New Roman" w:cs="Times New Roman"/>
          <w:color w:val="000000"/>
          <w:sz w:val="21"/>
          <w:szCs w:val="21"/>
          <w:lang w:val="en-US" w:eastAsia="el-GR"/>
        </w:rPr>
        <w:t>,</w:t>
      </w:r>
    </w:p>
    <w:p w14:paraId="1A4168C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admissibility::Float64 = </w:t>
      </w:r>
      <w:r w:rsidRPr="00EA0C6E">
        <w:rPr>
          <w:rFonts w:eastAsia="Times New Roman" w:cs="Times New Roman"/>
          <w:color w:val="098658"/>
          <w:sz w:val="21"/>
          <w:szCs w:val="21"/>
          <w:lang w:val="en-US" w:eastAsia="el-GR"/>
        </w:rPr>
        <w:t>0.0</w:t>
      </w:r>
      <w:r w:rsidRPr="00EA0C6E">
        <w:rPr>
          <w:rFonts w:eastAsia="Times New Roman" w:cs="Times New Roman"/>
          <w:color w:val="000000"/>
          <w:sz w:val="21"/>
          <w:szCs w:val="21"/>
          <w:lang w:val="en-US" w:eastAsia="el-GR"/>
        </w:rPr>
        <w:t>,</w:t>
      </w:r>
    </w:p>
    <w:p w14:paraId="5A5CF89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walkmap::BitArray{D} = trues(dims),</w:t>
      </w:r>
    </w:p>
    <w:p w14:paraId="3BB9034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cost_metric::CostMetric{D} = DirectDistance{D}(),</w:t>
      </w:r>
    </w:p>
    <w:p w14:paraId="43BFBFD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{D,T}</w:t>
      </w:r>
    </w:p>
    <w:p w14:paraId="2E3071E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neighborhood = diagonal_movement ? moore_neighborhood(D) : vonneumann_neighborhood(D)</w:t>
      </w:r>
    </w:p>
    <w:p w14:paraId="138E84F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DStarLite{D,periodic,diagonal_movement,T,typeof(cost_metric)}(</w:t>
      </w:r>
    </w:p>
    <w:p w14:paraId="5D9077C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Dict{Int,Path{D,T}}(),</w:t>
      </w:r>
    </w:p>
    <w:p w14:paraId="0A4F40D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dims,</w:t>
      </w:r>
    </w:p>
    <w:p w14:paraId="1D78540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neighborhood,</w:t>
      </w:r>
    </w:p>
    <w:p w14:paraId="2C3B453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admissibility,</w:t>
      </w:r>
    </w:p>
    <w:p w14:paraId="78DA1D5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walkmap,</w:t>
      </w:r>
    </w:p>
    <w:p w14:paraId="62A3DFA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cost_metric,</w:t>
      </w:r>
    </w:p>
    <w:p w14:paraId="43C7F61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6938A3D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3CF1BCD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0E5EF6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DStarLite(</w:t>
      </w:r>
    </w:p>
    <w:p w14:paraId="301EFD5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space::GridSpace{D,periodic};</w:t>
      </w:r>
    </w:p>
    <w:p w14:paraId="2FE9DD2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diagonal_movement::Bool = </w:t>
      </w:r>
      <w:r w:rsidRPr="00EA0C6E">
        <w:rPr>
          <w:rFonts w:eastAsia="Times New Roman" w:cs="Times New Roman"/>
          <w:color w:val="0000FF"/>
          <w:sz w:val="21"/>
          <w:szCs w:val="21"/>
          <w:lang w:val="en-US" w:eastAsia="el-GR"/>
        </w:rPr>
        <w:t>true</w:t>
      </w:r>
      <w:r w:rsidRPr="00EA0C6E">
        <w:rPr>
          <w:rFonts w:eastAsia="Times New Roman" w:cs="Times New Roman"/>
          <w:color w:val="000000"/>
          <w:sz w:val="21"/>
          <w:szCs w:val="21"/>
          <w:lang w:val="en-US" w:eastAsia="el-GR"/>
        </w:rPr>
        <w:t>,</w:t>
      </w:r>
    </w:p>
    <w:p w14:paraId="39D6063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admissibility::Float64 = </w:t>
      </w:r>
      <w:r w:rsidRPr="00EA0C6E">
        <w:rPr>
          <w:rFonts w:eastAsia="Times New Roman" w:cs="Times New Roman"/>
          <w:color w:val="098658"/>
          <w:sz w:val="21"/>
          <w:szCs w:val="21"/>
          <w:lang w:val="en-US" w:eastAsia="el-GR"/>
        </w:rPr>
        <w:t>0.0</w:t>
      </w:r>
      <w:r w:rsidRPr="00EA0C6E">
        <w:rPr>
          <w:rFonts w:eastAsia="Times New Roman" w:cs="Times New Roman"/>
          <w:color w:val="000000"/>
          <w:sz w:val="21"/>
          <w:szCs w:val="21"/>
          <w:lang w:val="en-US" w:eastAsia="el-GR"/>
        </w:rPr>
        <w:t>,</w:t>
      </w:r>
    </w:p>
    <w:p w14:paraId="62BA79F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walkmap::BitArray{D} = trues(spacesize(space)),</w:t>
      </w:r>
    </w:p>
    <w:p w14:paraId="26E7270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cost_metric::CostMetric{D} = DirectDistance{D}(),</w:t>
      </w:r>
    </w:p>
    <w:p w14:paraId="0CD1B10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{D,periodic} = DStarLite(size(space); periodic, diagonal_movement, admissibility, walkmap, cost_metric)</w:t>
      </w:r>
    </w:p>
    <w:p w14:paraId="63823AA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61201D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DStarLite(</w:t>
      </w:r>
    </w:p>
    <w:p w14:paraId="4BDCC29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space::ContinuousSpace{D,periodic};</w:t>
      </w:r>
    </w:p>
    <w:p w14:paraId="6F22B50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walkmap::Union{BitArray{D},Nothing} = </w:t>
      </w:r>
      <w:r w:rsidRPr="00EA0C6E">
        <w:rPr>
          <w:rFonts w:eastAsia="Times New Roman" w:cs="Times New Roman"/>
          <w:color w:val="0000FF"/>
          <w:sz w:val="21"/>
          <w:szCs w:val="21"/>
          <w:lang w:val="en-US" w:eastAsia="el-GR"/>
        </w:rPr>
        <w:t>nothing</w:t>
      </w:r>
      <w:r w:rsidRPr="00EA0C6E">
        <w:rPr>
          <w:rFonts w:eastAsia="Times New Roman" w:cs="Times New Roman"/>
          <w:color w:val="000000"/>
          <w:sz w:val="21"/>
          <w:szCs w:val="21"/>
          <w:lang w:val="en-US" w:eastAsia="el-GR"/>
        </w:rPr>
        <w:t>,</w:t>
      </w:r>
    </w:p>
    <w:p w14:paraId="2187F65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admissibility::Float64 = </w:t>
      </w:r>
      <w:r w:rsidRPr="00EA0C6E">
        <w:rPr>
          <w:rFonts w:eastAsia="Times New Roman" w:cs="Times New Roman"/>
          <w:color w:val="098658"/>
          <w:sz w:val="21"/>
          <w:szCs w:val="21"/>
          <w:lang w:val="en-US" w:eastAsia="el-GR"/>
        </w:rPr>
        <w:t>0.0</w:t>
      </w:r>
      <w:r w:rsidRPr="00EA0C6E">
        <w:rPr>
          <w:rFonts w:eastAsia="Times New Roman" w:cs="Times New Roman"/>
          <w:color w:val="000000"/>
          <w:sz w:val="21"/>
          <w:szCs w:val="21"/>
          <w:lang w:val="en-US" w:eastAsia="el-GR"/>
        </w:rPr>
        <w:t>,</w:t>
      </w:r>
    </w:p>
    <w:p w14:paraId="7802E40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cost_metric::CostMetric{D} = DirectDistance{D}(),</w:t>
      </w:r>
    </w:p>
    <w:p w14:paraId="21F32B7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{D,periodic}</w:t>
      </w:r>
    </w:p>
    <w:p w14:paraId="08D6B02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@assert walkmap isa BitArray{D} || cost_metric isa PenaltyMap || cost_metric isa AbsolutePenaltyMap </w:t>
      </w:r>
      <w:r w:rsidRPr="00EA0C6E">
        <w:rPr>
          <w:rFonts w:eastAsia="Times New Roman" w:cs="Times New Roman"/>
          <w:color w:val="A31515"/>
          <w:sz w:val="21"/>
          <w:szCs w:val="21"/>
          <w:lang w:val="en-US" w:eastAsia="el-GR"/>
        </w:rPr>
        <w:t>"Pathfinding in ContinuousSpace requires either walkmap to be specified or cost_metric to be a PenaltyMap or AbsolutePenaltyMap"</w:t>
      </w:r>
    </w:p>
    <w:p w14:paraId="2F2F6AD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isnothing(walkmap) &amp;&amp; (walkmap = BitArray(trues(size(cost_metric.pmap))))</w:t>
      </w:r>
    </w:p>
    <w:p w14:paraId="4922317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DStarLite(</w:t>
      </w:r>
    </w:p>
    <w:p w14:paraId="3FD1668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Tuple(Agents.spacesize(space));</w:t>
      </w:r>
    </w:p>
    <w:p w14:paraId="5F56DB8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periodic,</w:t>
      </w:r>
    </w:p>
    <w:p w14:paraId="223184E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diagonal_movement = </w:t>
      </w:r>
      <w:r w:rsidRPr="00EA0C6E">
        <w:rPr>
          <w:rFonts w:eastAsia="Times New Roman" w:cs="Times New Roman"/>
          <w:color w:val="0000FF"/>
          <w:sz w:val="21"/>
          <w:szCs w:val="21"/>
          <w:lang w:val="en-US" w:eastAsia="el-GR"/>
        </w:rPr>
        <w:t>true</w:t>
      </w:r>
      <w:r w:rsidRPr="00EA0C6E">
        <w:rPr>
          <w:rFonts w:eastAsia="Times New Roman" w:cs="Times New Roman"/>
          <w:color w:val="000000"/>
          <w:sz w:val="21"/>
          <w:szCs w:val="21"/>
          <w:lang w:val="en-US" w:eastAsia="el-GR"/>
        </w:rPr>
        <w:t>,</w:t>
      </w:r>
    </w:p>
    <w:p w14:paraId="60C4026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admissibility,</w:t>
      </w:r>
    </w:p>
    <w:p w14:paraId="5A9D38F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walkmap,</w:t>
      </w:r>
    </w:p>
    <w:p w14:paraId="5C9FCFE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cost_metric,</w:t>
      </w:r>
    </w:p>
    <w:p w14:paraId="79F8694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49EC7D4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108EB93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E64B4E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Base.show(io::IO, pathfinder::DStarLite{D,P,M})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{D,P,M}</w:t>
      </w:r>
    </w:p>
    <w:p w14:paraId="087C925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periodic = get_periodic_type(pathfinder)</w:t>
      </w:r>
    </w:p>
    <w:p w14:paraId="2E0671E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moore = M ? </w:t>
      </w:r>
      <w:r w:rsidRPr="00EA0C6E">
        <w:rPr>
          <w:rFonts w:eastAsia="Times New Roman" w:cs="Times New Roman"/>
          <w:color w:val="A31515"/>
          <w:sz w:val="21"/>
          <w:szCs w:val="21"/>
          <w:lang w:val="en-US" w:eastAsia="el-GR"/>
        </w:rPr>
        <w:t>"diagonal, "</w:t>
      </w:r>
      <w:r w:rsidRPr="00EA0C6E">
        <w:rPr>
          <w:rFonts w:eastAsia="Times New Roman" w:cs="Times New Roman"/>
          <w:color w:val="000000"/>
          <w:sz w:val="21"/>
          <w:szCs w:val="21"/>
          <w:lang w:val="en-US" w:eastAsia="el-GR"/>
        </w:rPr>
        <w:t xml:space="preserve"> : </w:t>
      </w:r>
      <w:r w:rsidRPr="00EA0C6E">
        <w:rPr>
          <w:rFonts w:eastAsia="Times New Roman" w:cs="Times New Roman"/>
          <w:color w:val="A31515"/>
          <w:sz w:val="21"/>
          <w:szCs w:val="21"/>
          <w:lang w:val="en-US" w:eastAsia="el-GR"/>
        </w:rPr>
        <w:t>"orthogonal, "</w:t>
      </w:r>
    </w:p>
    <w:p w14:paraId="484BF55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s = </w:t>
      </w:r>
      <w:r w:rsidRPr="00EA0C6E">
        <w:rPr>
          <w:rFonts w:eastAsia="Times New Roman" w:cs="Times New Roman"/>
          <w:color w:val="A31515"/>
          <w:sz w:val="21"/>
          <w:szCs w:val="21"/>
          <w:lang w:val="en-US" w:eastAsia="el-GR"/>
        </w:rPr>
        <w:t>"D* Lite in $(D) dimensions, $(periodic)$(moore)</w:t>
      </w:r>
      <w:r w:rsidRPr="00EA0C6E">
        <w:rPr>
          <w:rFonts w:eastAsia="Times New Roman" w:cs="Times New Roman"/>
          <w:color w:val="A31515"/>
          <w:sz w:val="21"/>
          <w:szCs w:val="21"/>
          <w:lang w:eastAsia="el-GR"/>
        </w:rPr>
        <w:t>ϵ</w:t>
      </w:r>
      <w:r w:rsidRPr="00EA0C6E">
        <w:rPr>
          <w:rFonts w:eastAsia="Times New Roman" w:cs="Times New Roman"/>
          <w:color w:val="A31515"/>
          <w:sz w:val="21"/>
          <w:szCs w:val="21"/>
          <w:lang w:val="en-US" w:eastAsia="el-GR"/>
        </w:rPr>
        <w:t>=$(pathfinder</w:t>
      </w:r>
      <w:r w:rsidRPr="00EA0C6E">
        <w:rPr>
          <w:rFonts w:eastAsia="Times New Roman" w:cs="Times New Roman"/>
          <w:color w:val="000000"/>
          <w:sz w:val="21"/>
          <w:szCs w:val="21"/>
          <w:lang w:val="en-US" w:eastAsia="el-GR"/>
        </w:rPr>
        <w:t>.</w:t>
      </w:r>
      <w:r w:rsidRPr="00EA0C6E">
        <w:rPr>
          <w:rFonts w:eastAsia="Times New Roman" w:cs="Times New Roman"/>
          <w:color w:val="A31515"/>
          <w:sz w:val="21"/>
          <w:szCs w:val="21"/>
          <w:lang w:val="en-US" w:eastAsia="el-GR"/>
        </w:rPr>
        <w:t>admissibility), "</w:t>
      </w:r>
      <w:r w:rsidRPr="00EA0C6E">
        <w:rPr>
          <w:rFonts w:eastAsia="Times New Roman" w:cs="Times New Roman"/>
          <w:color w:val="000000"/>
          <w:sz w:val="21"/>
          <w:szCs w:val="21"/>
          <w:lang w:val="en-US" w:eastAsia="el-GR"/>
        </w:rPr>
        <w:t xml:space="preserve"> *</w:t>
      </w:r>
    </w:p>
    <w:p w14:paraId="25100FA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A31515"/>
          <w:sz w:val="21"/>
          <w:szCs w:val="21"/>
          <w:lang w:val="en-US" w:eastAsia="el-GR"/>
        </w:rPr>
        <w:t>"metric=$(pathfinder</w:t>
      </w:r>
      <w:r w:rsidRPr="00EA0C6E">
        <w:rPr>
          <w:rFonts w:eastAsia="Times New Roman" w:cs="Times New Roman"/>
          <w:color w:val="000000"/>
          <w:sz w:val="21"/>
          <w:szCs w:val="21"/>
          <w:lang w:val="en-US" w:eastAsia="el-GR"/>
        </w:rPr>
        <w:t>.</w:t>
      </w:r>
      <w:r w:rsidRPr="00EA0C6E">
        <w:rPr>
          <w:rFonts w:eastAsia="Times New Roman" w:cs="Times New Roman"/>
          <w:color w:val="A31515"/>
          <w:sz w:val="21"/>
          <w:szCs w:val="21"/>
          <w:lang w:val="en-US" w:eastAsia="el-GR"/>
        </w:rPr>
        <w:t>cost_metric)"</w:t>
      </w:r>
    </w:p>
    <w:p w14:paraId="7436507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print(io, s)</w:t>
      </w:r>
    </w:p>
    <w:p w14:paraId="62B9BF4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0AEC86F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F02D96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get_periodic_type(::DStarLite{D,false,M})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{D,M} = </w:t>
      </w:r>
      <w:r w:rsidRPr="00EA0C6E">
        <w:rPr>
          <w:rFonts w:eastAsia="Times New Roman" w:cs="Times New Roman"/>
          <w:color w:val="A31515"/>
          <w:sz w:val="21"/>
          <w:szCs w:val="21"/>
          <w:lang w:val="en-US" w:eastAsia="el-GR"/>
        </w:rPr>
        <w:t>""</w:t>
      </w:r>
    </w:p>
    <w:p w14:paraId="1B5BCB5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get_periodic_type(::DStarLite{D,true,M})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{D,M} = </w:t>
      </w:r>
      <w:r w:rsidRPr="00EA0C6E">
        <w:rPr>
          <w:rFonts w:eastAsia="Times New Roman" w:cs="Times New Roman"/>
          <w:color w:val="A31515"/>
          <w:sz w:val="21"/>
          <w:szCs w:val="21"/>
          <w:lang w:val="en-US" w:eastAsia="el-GR"/>
        </w:rPr>
        <w:t>"periodic, "</w:t>
      </w:r>
    </w:p>
    <w:p w14:paraId="2B94B0E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get_periodic_type(::DStarLite{D,P,M})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{D,P,M} = </w:t>
      </w:r>
      <w:r w:rsidRPr="00EA0C6E">
        <w:rPr>
          <w:rFonts w:eastAsia="Times New Roman" w:cs="Times New Roman"/>
          <w:color w:val="A31515"/>
          <w:sz w:val="21"/>
          <w:szCs w:val="21"/>
          <w:lang w:val="en-US" w:eastAsia="el-GR"/>
        </w:rPr>
        <w:t>"mixed periodicity, "</w:t>
      </w:r>
    </w:p>
    <w:p w14:paraId="0253882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99A174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 D* Lite core: find_path ----------------</w:t>
      </w:r>
    </w:p>
    <w:p w14:paraId="077BEEF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88B40F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5148F9C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find_path(pathfinder::DStarLite{D}, from::Dims{D}, to::Dims{D})</w:t>
      </w:r>
    </w:p>
    <w:p w14:paraId="77A35F9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1983B2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A31515"/>
          <w:sz w:val="21"/>
          <w:szCs w:val="21"/>
          <w:lang w:eastAsia="el-GR"/>
        </w:rPr>
        <w:t>Υπολογίζει διαδρομή `from → to` με τον αλγόριθμο D* Lite.</w:t>
      </w:r>
    </w:p>
    <w:p w14:paraId="5822A36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A31515"/>
          <w:sz w:val="21"/>
          <w:szCs w:val="21"/>
          <w:lang w:eastAsia="el-GR"/>
        </w:rPr>
        <w:t>Επιστρέφει `Path{D,Int}` ή `nothing` αν δεν υπάρχει διαδρομή.</w:t>
      </w:r>
    </w:p>
    <w:p w14:paraId="43E2BA5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6C14AB3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find_path(pathfinder::DStarLite{D}, from::Dims{D}, to::Dims{D})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w:t>
      </w:r>
    </w:p>
    <w:p w14:paraId="6FF8917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xml:space="preserve"># bounds / walkable </w:t>
      </w:r>
      <w:r w:rsidRPr="00EA0C6E">
        <w:rPr>
          <w:rFonts w:eastAsia="Times New Roman" w:cs="Times New Roman"/>
          <w:color w:val="008000"/>
          <w:sz w:val="21"/>
          <w:szCs w:val="21"/>
          <w:lang w:eastAsia="el-GR"/>
        </w:rPr>
        <w:t>όπως</w:t>
      </w:r>
      <w:r w:rsidRPr="00EA0C6E">
        <w:rPr>
          <w:rFonts w:eastAsia="Times New Roman" w:cs="Times New Roman"/>
          <w:color w:val="008000"/>
          <w:sz w:val="21"/>
          <w:szCs w:val="21"/>
          <w:lang w:val="en-US" w:eastAsia="el-GR"/>
        </w:rPr>
        <w:t xml:space="preserve"> </w:t>
      </w:r>
      <w:r w:rsidRPr="00EA0C6E">
        <w:rPr>
          <w:rFonts w:eastAsia="Times New Roman" w:cs="Times New Roman"/>
          <w:color w:val="008000"/>
          <w:sz w:val="21"/>
          <w:szCs w:val="21"/>
          <w:lang w:eastAsia="el-GR"/>
        </w:rPr>
        <w:t>στο</w:t>
      </w:r>
      <w:r w:rsidRPr="00EA0C6E">
        <w:rPr>
          <w:rFonts w:eastAsia="Times New Roman" w:cs="Times New Roman"/>
          <w:color w:val="008000"/>
          <w:sz w:val="21"/>
          <w:szCs w:val="21"/>
          <w:lang w:val="en-US" w:eastAsia="el-GR"/>
        </w:rPr>
        <w:t xml:space="preserve"> AStar</w:t>
      </w:r>
    </w:p>
    <w:p w14:paraId="2DF0E56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!all(</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xml:space="preserve"> .&lt;= from .&lt;= size(pathfinder.walkmap)) ||</w:t>
      </w:r>
    </w:p>
    <w:p w14:paraId="0D9CBD2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!all(</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xml:space="preserve"> .&lt;= to .&lt;= size(pathfinder.walkmap)) ||</w:t>
      </w:r>
    </w:p>
    <w:p w14:paraId="5110CE1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!pathfinder.walkmap[from...] || !pathfinder.walkmap[to...]</w:t>
      </w:r>
    </w:p>
    <w:p w14:paraId="0CBE40A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p>
    <w:p w14:paraId="79C36F1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598A453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88EF45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const INF = Inf</w:t>
      </w:r>
    </w:p>
    <w:p w14:paraId="0F3FF2B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34F12C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g   = Dict{Dims{D},Float64}()</w:t>
      </w:r>
    </w:p>
    <w:p w14:paraId="2B90FE6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rhs = Dict{Dims{D},Float64}()</w:t>
      </w:r>
    </w:p>
    <w:p w14:paraId="747D0E5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C9BCD4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s_start = from</w:t>
      </w:r>
    </w:p>
    <w:p w14:paraId="0020486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s_goal  = to</w:t>
      </w:r>
    </w:p>
    <w:p w14:paraId="7186AF9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km = </w:t>
      </w:r>
      <w:r w:rsidRPr="00EA0C6E">
        <w:rPr>
          <w:rFonts w:eastAsia="Times New Roman" w:cs="Times New Roman"/>
          <w:color w:val="098658"/>
          <w:sz w:val="21"/>
          <w:szCs w:val="21"/>
          <w:lang w:val="en-US" w:eastAsia="el-GR"/>
        </w:rPr>
        <w:t>0.0</w:t>
      </w:r>
    </w:p>
    <w:p w14:paraId="570B570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917671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 = PriorityQueue{Dims{D},Tuple{Float64,Float64}}()</w:t>
      </w:r>
    </w:p>
    <w:p w14:paraId="41DB91C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F73B19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getg(s)   = get(g,   s, </w:t>
      </w:r>
      <w:r w:rsidRPr="00EA0C6E">
        <w:rPr>
          <w:rFonts w:eastAsia="Times New Roman" w:cs="Times New Roman"/>
          <w:color w:val="098658"/>
          <w:sz w:val="21"/>
          <w:szCs w:val="21"/>
          <w:lang w:val="en-US" w:eastAsia="el-GR"/>
        </w:rPr>
        <w:t>Inf</w:t>
      </w:r>
      <w:r w:rsidRPr="00EA0C6E">
        <w:rPr>
          <w:rFonts w:eastAsia="Times New Roman" w:cs="Times New Roman"/>
          <w:color w:val="000000"/>
          <w:sz w:val="21"/>
          <w:szCs w:val="21"/>
          <w:lang w:val="en-US" w:eastAsia="el-GR"/>
        </w:rPr>
        <w:t>)</w:t>
      </w:r>
    </w:p>
    <w:p w14:paraId="3470E03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getrhs(s) = get(rhs, s, </w:t>
      </w:r>
      <w:r w:rsidRPr="00EA0C6E">
        <w:rPr>
          <w:rFonts w:eastAsia="Times New Roman" w:cs="Times New Roman"/>
          <w:color w:val="098658"/>
          <w:sz w:val="21"/>
          <w:szCs w:val="21"/>
          <w:lang w:val="en-US" w:eastAsia="el-GR"/>
        </w:rPr>
        <w:t>Inf</w:t>
      </w:r>
      <w:r w:rsidRPr="00EA0C6E">
        <w:rPr>
          <w:rFonts w:eastAsia="Times New Roman" w:cs="Times New Roman"/>
          <w:color w:val="000000"/>
          <w:sz w:val="21"/>
          <w:szCs w:val="21"/>
          <w:lang w:val="en-US" w:eastAsia="el-GR"/>
        </w:rPr>
        <w:t>)</w:t>
      </w:r>
    </w:p>
    <w:p w14:paraId="6955BF0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setg!(s, v)   = (g[s]   = v)</w:t>
      </w:r>
    </w:p>
    <w:p w14:paraId="198F03E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setrhs!(s, v) = (rhs[s] = v)</w:t>
      </w:r>
    </w:p>
    <w:p w14:paraId="1E94A46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7730EA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h(s) = delta_cost(pathfinder, s, s_start)  </w:t>
      </w:r>
      <w:r w:rsidRPr="00EA0C6E">
        <w:rPr>
          <w:rFonts w:eastAsia="Times New Roman" w:cs="Times New Roman"/>
          <w:color w:val="008000"/>
          <w:sz w:val="21"/>
          <w:szCs w:val="21"/>
          <w:lang w:val="en-US" w:eastAsia="el-GR"/>
        </w:rPr>
        <w:t xml:space="preserve"># heuristic </w:t>
      </w:r>
      <w:r w:rsidRPr="00EA0C6E">
        <w:rPr>
          <w:rFonts w:eastAsia="Times New Roman" w:cs="Times New Roman"/>
          <w:color w:val="008000"/>
          <w:sz w:val="21"/>
          <w:szCs w:val="21"/>
          <w:lang w:eastAsia="el-GR"/>
        </w:rPr>
        <w:t>μέχρι</w:t>
      </w:r>
      <w:r w:rsidRPr="00EA0C6E">
        <w:rPr>
          <w:rFonts w:eastAsia="Times New Roman" w:cs="Times New Roman"/>
          <w:color w:val="008000"/>
          <w:sz w:val="21"/>
          <w:szCs w:val="21"/>
          <w:lang w:val="en-US" w:eastAsia="el-GR"/>
        </w:rPr>
        <w:t xml:space="preserve"> </w:t>
      </w:r>
      <w:r w:rsidRPr="00EA0C6E">
        <w:rPr>
          <w:rFonts w:eastAsia="Times New Roman" w:cs="Times New Roman"/>
          <w:color w:val="008000"/>
          <w:sz w:val="21"/>
          <w:szCs w:val="21"/>
          <w:lang w:eastAsia="el-GR"/>
        </w:rPr>
        <w:t>το</w:t>
      </w:r>
      <w:r w:rsidRPr="00EA0C6E">
        <w:rPr>
          <w:rFonts w:eastAsia="Times New Roman" w:cs="Times New Roman"/>
          <w:color w:val="008000"/>
          <w:sz w:val="21"/>
          <w:szCs w:val="21"/>
          <w:lang w:val="en-US" w:eastAsia="el-GR"/>
        </w:rPr>
        <w:t xml:space="preserve"> start</w:t>
      </w:r>
    </w:p>
    <w:p w14:paraId="2407033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C129B2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calc_key(s)</w:t>
      </w:r>
    </w:p>
    <w:p w14:paraId="30D65ED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gs  = getg(s)</w:t>
      </w:r>
    </w:p>
    <w:p w14:paraId="2B02134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rs  = getrhs(s)</w:t>
      </w:r>
    </w:p>
    <w:p w14:paraId="09A9B60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m   = min(gs, rs)</w:t>
      </w:r>
    </w:p>
    <w:p w14:paraId="4EB9D9D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(m + h(s) + km, m)</w:t>
      </w:r>
    </w:p>
    <w:p w14:paraId="4AE764D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2A13CA5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445733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key_lt(a::Tuple{T,T}, b::Tuple{T,T})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{T&lt;:Real} =</w:t>
      </w:r>
    </w:p>
    <w:p w14:paraId="076122F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&lt; b[</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 (a[</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 b[</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&amp;&amp; a[</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 &lt; b[</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w:t>
      </w:r>
    </w:p>
    <w:p w14:paraId="3487942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04C8DD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update_vertex!(u)</w:t>
      </w:r>
    </w:p>
    <w:p w14:paraId="23EB395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xml:space="preserve"># rhs(u) = min_{s' in Succ(u)} (c(u,s') + g(s'))   </w:t>
      </w:r>
      <w:r w:rsidRPr="00EA0C6E">
        <w:rPr>
          <w:rFonts w:eastAsia="Times New Roman" w:cs="Times New Roman"/>
          <w:color w:val="008000"/>
          <w:sz w:val="21"/>
          <w:szCs w:val="21"/>
          <w:lang w:eastAsia="el-GR"/>
        </w:rPr>
        <w:t>για</w:t>
      </w:r>
      <w:r w:rsidRPr="00EA0C6E">
        <w:rPr>
          <w:rFonts w:eastAsia="Times New Roman" w:cs="Times New Roman"/>
          <w:color w:val="008000"/>
          <w:sz w:val="21"/>
          <w:szCs w:val="21"/>
          <w:lang w:val="en-US" w:eastAsia="el-GR"/>
        </w:rPr>
        <w:t xml:space="preserve"> u ≠ goal</w:t>
      </w:r>
    </w:p>
    <w:p w14:paraId="12049C1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u != s_goal</w:t>
      </w:r>
    </w:p>
    <w:p w14:paraId="55E43EF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min_rhs = </w:t>
      </w:r>
      <w:r w:rsidRPr="00EA0C6E">
        <w:rPr>
          <w:rFonts w:eastAsia="Times New Roman" w:cs="Times New Roman"/>
          <w:color w:val="098658"/>
          <w:sz w:val="21"/>
          <w:szCs w:val="21"/>
          <w:lang w:val="en-US" w:eastAsia="el-GR"/>
        </w:rPr>
        <w:t>Inf</w:t>
      </w:r>
    </w:p>
    <w:p w14:paraId="3050A78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sp in walkable_neighbors(u, pathfinder)  </w:t>
      </w:r>
      <w:r w:rsidRPr="00EA0C6E">
        <w:rPr>
          <w:rFonts w:eastAsia="Times New Roman" w:cs="Times New Roman"/>
          <w:color w:val="008000"/>
          <w:sz w:val="21"/>
          <w:szCs w:val="21"/>
          <w:lang w:val="en-US" w:eastAsia="el-GR"/>
        </w:rPr>
        <w:t># Succ(u)</w:t>
      </w:r>
    </w:p>
    <w:p w14:paraId="2137D46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val = delta_cost(pathfinder, u, sp) + getg(sp)</w:t>
      </w:r>
    </w:p>
    <w:p w14:paraId="75DCAF5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val &lt; min_rhs</w:t>
      </w:r>
    </w:p>
    <w:p w14:paraId="2E3F655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min_rhs = val</w:t>
      </w:r>
    </w:p>
    <w:p w14:paraId="512062A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275472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4838977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setrhs!(u, min_rhs)</w:t>
      </w:r>
    </w:p>
    <w:p w14:paraId="3E185FD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4821953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B67591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Remove u from queue if present, then reinsert if inconsistent</w:t>
      </w:r>
    </w:p>
    <w:p w14:paraId="56D0D07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haskey(U, u)</w:t>
      </w:r>
    </w:p>
    <w:p w14:paraId="23D9752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delete!(U, u)</w:t>
      </w:r>
    </w:p>
    <w:p w14:paraId="686FA3B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1DE99CA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getg(u) != getrhs(u)</w:t>
      </w:r>
    </w:p>
    <w:p w14:paraId="262C348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U[u] = calc_key(u)</w:t>
      </w:r>
    </w:p>
    <w:p w14:paraId="08E6C6F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186B37D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nothing</w:t>
      </w:r>
    </w:p>
    <w:p w14:paraId="6448F0B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5D487C1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0CE759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initialization</w:t>
      </w:r>
    </w:p>
    <w:p w14:paraId="4B823B3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setrhs!(s_goal, </w:t>
      </w:r>
      <w:r w:rsidRPr="00EA0C6E">
        <w:rPr>
          <w:rFonts w:eastAsia="Times New Roman" w:cs="Times New Roman"/>
          <w:color w:val="098658"/>
          <w:sz w:val="21"/>
          <w:szCs w:val="21"/>
          <w:lang w:val="en-US" w:eastAsia="el-GR"/>
        </w:rPr>
        <w:t>0.0</w:t>
      </w:r>
      <w:r w:rsidRPr="00EA0C6E">
        <w:rPr>
          <w:rFonts w:eastAsia="Times New Roman" w:cs="Times New Roman"/>
          <w:color w:val="000000"/>
          <w:sz w:val="21"/>
          <w:szCs w:val="21"/>
          <w:lang w:val="en-US" w:eastAsia="el-GR"/>
        </w:rPr>
        <w:t>)</w:t>
      </w:r>
    </w:p>
    <w:p w14:paraId="5E273FA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U[s_goal] = calc_key(s_goal)</w:t>
      </w:r>
    </w:p>
    <w:p w14:paraId="22C258E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4D9E20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top_key()</w:t>
      </w:r>
    </w:p>
    <w:p w14:paraId="05C0D1E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isempty(U)</w:t>
      </w:r>
    </w:p>
    <w:p w14:paraId="5142517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w:t>
      </w:r>
      <w:r w:rsidRPr="00EA0C6E">
        <w:rPr>
          <w:rFonts w:eastAsia="Times New Roman" w:cs="Times New Roman"/>
          <w:color w:val="098658"/>
          <w:sz w:val="21"/>
          <w:szCs w:val="21"/>
          <w:lang w:val="en-US" w:eastAsia="el-GR"/>
        </w:rPr>
        <w:t>Inf</w:t>
      </w:r>
      <w:r w:rsidRPr="00EA0C6E">
        <w:rPr>
          <w:rFonts w:eastAsia="Times New Roman" w:cs="Times New Roman"/>
          <w:color w:val="000000"/>
          <w:sz w:val="21"/>
          <w:szCs w:val="21"/>
          <w:lang w:val="en-US" w:eastAsia="el-GR"/>
        </w:rPr>
        <w:t xml:space="preserve">, </w:t>
      </w:r>
      <w:r w:rsidRPr="00EA0C6E">
        <w:rPr>
          <w:rFonts w:eastAsia="Times New Roman" w:cs="Times New Roman"/>
          <w:color w:val="098658"/>
          <w:sz w:val="21"/>
          <w:szCs w:val="21"/>
          <w:lang w:val="en-US" w:eastAsia="el-GR"/>
        </w:rPr>
        <w:t>Inf</w:t>
      </w: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nothing</w:t>
      </w:r>
    </w:p>
    <w:p w14:paraId="783BBF9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w:t>
      </w:r>
    </w:p>
    <w:p w14:paraId="27328FC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pair = peek(U)              </w:t>
      </w:r>
      <w:r w:rsidRPr="00EA0C6E">
        <w:rPr>
          <w:rFonts w:eastAsia="Times New Roman" w:cs="Times New Roman"/>
          <w:color w:val="008000"/>
          <w:sz w:val="21"/>
          <w:szCs w:val="21"/>
          <w:lang w:val="en-US" w:eastAsia="el-GR"/>
        </w:rPr>
        <w:t># Pair{Dims{D}, Tuple{Float64,Float64}}</w:t>
      </w:r>
    </w:p>
    <w:p w14:paraId="59C373E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u    = pair.first           </w:t>
      </w:r>
      <w:r w:rsidRPr="00EA0C6E">
        <w:rPr>
          <w:rFonts w:eastAsia="Times New Roman" w:cs="Times New Roman"/>
          <w:color w:val="008000"/>
          <w:sz w:val="21"/>
          <w:szCs w:val="21"/>
          <w:lang w:val="en-US" w:eastAsia="el-GR"/>
        </w:rPr>
        <w:t xml:space="preserve"># </w:t>
      </w:r>
      <w:r w:rsidRPr="00EA0C6E">
        <w:rPr>
          <w:rFonts w:eastAsia="Times New Roman" w:cs="Times New Roman"/>
          <w:color w:val="008000"/>
          <w:sz w:val="21"/>
          <w:szCs w:val="21"/>
          <w:lang w:eastAsia="el-GR"/>
        </w:rPr>
        <w:t>το</w:t>
      </w:r>
      <w:r w:rsidRPr="00EA0C6E">
        <w:rPr>
          <w:rFonts w:eastAsia="Times New Roman" w:cs="Times New Roman"/>
          <w:color w:val="008000"/>
          <w:sz w:val="21"/>
          <w:szCs w:val="21"/>
          <w:lang w:val="en-US" w:eastAsia="el-GR"/>
        </w:rPr>
        <w:t xml:space="preserve"> key = </w:t>
      </w:r>
      <w:r w:rsidRPr="00EA0C6E">
        <w:rPr>
          <w:rFonts w:eastAsia="Times New Roman" w:cs="Times New Roman"/>
          <w:color w:val="008000"/>
          <w:sz w:val="21"/>
          <w:szCs w:val="21"/>
          <w:lang w:eastAsia="el-GR"/>
        </w:rPr>
        <w:t>θέση</w:t>
      </w:r>
    </w:p>
    <w:p w14:paraId="3A433DB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00"/>
          <w:sz w:val="21"/>
          <w:szCs w:val="21"/>
          <w:lang w:eastAsia="el-GR"/>
        </w:rPr>
        <w:t>k    = pair.second          </w:t>
      </w:r>
      <w:r w:rsidRPr="00EA0C6E">
        <w:rPr>
          <w:rFonts w:eastAsia="Times New Roman" w:cs="Times New Roman"/>
          <w:color w:val="008000"/>
          <w:sz w:val="21"/>
          <w:szCs w:val="21"/>
          <w:lang w:eastAsia="el-GR"/>
        </w:rPr>
        <w:t># η προτεραιότητα (k1,k2)</w:t>
      </w:r>
    </w:p>
    <w:p w14:paraId="40A4520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k, u</w:t>
      </w:r>
    </w:p>
    <w:p w14:paraId="7AECA71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3D4276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5CF87DD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400C91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compute_shortest_path!()</w:t>
      </w:r>
    </w:p>
    <w:p w14:paraId="6D2F80B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xml:space="preserve">        </w:t>
      </w:r>
      <w:r w:rsidRPr="00EA0C6E">
        <w:rPr>
          <w:rFonts w:eastAsia="Times New Roman" w:cs="Times New Roman"/>
          <w:color w:val="0000FF"/>
          <w:sz w:val="21"/>
          <w:szCs w:val="21"/>
          <w:lang w:val="en-US" w:eastAsia="el-GR"/>
        </w:rPr>
        <w:t>while</w:t>
      </w: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true</w:t>
      </w:r>
    </w:p>
    <w:p w14:paraId="52692AD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k_start = calc_key(s_start)</w:t>
      </w:r>
    </w:p>
    <w:p w14:paraId="279D75D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(k_top, u) = top_key()</w:t>
      </w:r>
    </w:p>
    <w:p w14:paraId="5EBD822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u === </w:t>
      </w:r>
      <w:r w:rsidRPr="00EA0C6E">
        <w:rPr>
          <w:rFonts w:eastAsia="Times New Roman" w:cs="Times New Roman"/>
          <w:color w:val="0000FF"/>
          <w:sz w:val="21"/>
          <w:szCs w:val="21"/>
          <w:lang w:val="en-US" w:eastAsia="el-GR"/>
        </w:rPr>
        <w:t>nothing</w:t>
      </w:r>
      <w:r w:rsidRPr="00EA0C6E">
        <w:rPr>
          <w:rFonts w:eastAsia="Times New Roman" w:cs="Times New Roman"/>
          <w:color w:val="000000"/>
          <w:sz w:val="21"/>
          <w:szCs w:val="21"/>
          <w:lang w:val="en-US" w:eastAsia="el-GR"/>
        </w:rPr>
        <w:t xml:space="preserve"> &amp;&amp; </w:t>
      </w:r>
      <w:r w:rsidRPr="00EA0C6E">
        <w:rPr>
          <w:rFonts w:eastAsia="Times New Roman" w:cs="Times New Roman"/>
          <w:color w:val="0000FF"/>
          <w:sz w:val="21"/>
          <w:szCs w:val="21"/>
          <w:lang w:val="en-US" w:eastAsia="el-GR"/>
        </w:rPr>
        <w:t>break</w:t>
      </w:r>
    </w:p>
    <w:p w14:paraId="2736167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1088AF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while (U.TopKey &lt; CalculateKey(s_start)) OR (rhs(s_start) != g(s_start))</w:t>
      </w:r>
    </w:p>
    <w:p w14:paraId="1FC8780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!(key_lt(k_top, k_start) || getrhs(s_start) != getg(s_start))</w:t>
      </w:r>
    </w:p>
    <w:p w14:paraId="68B285C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break</w:t>
      </w:r>
    </w:p>
    <w:p w14:paraId="23C220B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96D0F7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7F87C3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pair  = peek(U)</w:t>
      </w:r>
    </w:p>
    <w:p w14:paraId="32C308B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     = pair.first</w:t>
      </w:r>
    </w:p>
    <w:p w14:paraId="7F3295D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k_old = pair.second</w:t>
      </w:r>
    </w:p>
    <w:p w14:paraId="52AC5EB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dequeue!(U)</w:t>
      </w:r>
    </w:p>
    <w:p w14:paraId="39BB1A2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9E72B6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k_new = calc_key(u)</w:t>
      </w:r>
    </w:p>
    <w:p w14:paraId="1479C59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E9E3F9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key_lt(k_old, k_new)</w:t>
      </w:r>
    </w:p>
    <w:p w14:paraId="37FB83B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U.Insert(u, CalculateKey(u))</w:t>
      </w:r>
    </w:p>
    <w:p w14:paraId="46F8CBD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U[u] = k_new</w:t>
      </w:r>
    </w:p>
    <w:p w14:paraId="51B1A29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6B77BB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elseif</w:t>
      </w:r>
      <w:r w:rsidRPr="00EA0C6E">
        <w:rPr>
          <w:rFonts w:eastAsia="Times New Roman" w:cs="Times New Roman"/>
          <w:color w:val="000000"/>
          <w:sz w:val="21"/>
          <w:szCs w:val="21"/>
          <w:lang w:val="en-US" w:eastAsia="el-GR"/>
        </w:rPr>
        <w:t xml:space="preserve"> getg(u) &gt; getrhs(u)</w:t>
      </w:r>
    </w:p>
    <w:p w14:paraId="68129EF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g(u) = rhs(u)</w:t>
      </w:r>
    </w:p>
    <w:p w14:paraId="2D68F7A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setg!(u, getrhs(u))</w:t>
      </w:r>
    </w:p>
    <w:p w14:paraId="2EF22CB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BAA614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for all s in Pred(u): UpdateVertex(s)</w:t>
      </w:r>
    </w:p>
    <w:p w14:paraId="7262400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s in walkable_neighbors(u, pathfinder)   </w:t>
      </w:r>
      <w:r w:rsidRPr="00EA0C6E">
        <w:rPr>
          <w:rFonts w:eastAsia="Times New Roman" w:cs="Times New Roman"/>
          <w:color w:val="008000"/>
          <w:sz w:val="21"/>
          <w:szCs w:val="21"/>
          <w:lang w:val="en-US" w:eastAsia="el-GR"/>
        </w:rPr>
        <w:t># Pred(u)</w:t>
      </w:r>
    </w:p>
    <w:p w14:paraId="3E3FFE1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update_vertex!(s)</w:t>
      </w:r>
    </w:p>
    <w:p w14:paraId="3803FB1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0BC4A4C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1F2571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w:t>
      </w:r>
    </w:p>
    <w:p w14:paraId="1902C27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g(u) = ∞</w:t>
      </w:r>
    </w:p>
    <w:p w14:paraId="19EA941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setg!(u, </w:t>
      </w:r>
      <w:r w:rsidRPr="00EA0C6E">
        <w:rPr>
          <w:rFonts w:eastAsia="Times New Roman" w:cs="Times New Roman"/>
          <w:color w:val="098658"/>
          <w:sz w:val="21"/>
          <w:szCs w:val="21"/>
          <w:lang w:val="en-US" w:eastAsia="el-GR"/>
        </w:rPr>
        <w:t>Inf</w:t>
      </w:r>
      <w:r w:rsidRPr="00EA0C6E">
        <w:rPr>
          <w:rFonts w:eastAsia="Times New Roman" w:cs="Times New Roman"/>
          <w:color w:val="000000"/>
          <w:sz w:val="21"/>
          <w:szCs w:val="21"/>
          <w:lang w:val="en-US" w:eastAsia="el-GR"/>
        </w:rPr>
        <w:t>)</w:t>
      </w:r>
    </w:p>
    <w:p w14:paraId="5740EA4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069C75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UpdateVertex(u); for all s in Pred(u): UpdateVertex(s)</w:t>
      </w:r>
    </w:p>
    <w:p w14:paraId="251245D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update_vertex!(u)</w:t>
      </w:r>
    </w:p>
    <w:p w14:paraId="490E9AD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s in walkable_neighbors(u, pathfinder)   </w:t>
      </w:r>
      <w:r w:rsidRPr="00EA0C6E">
        <w:rPr>
          <w:rFonts w:eastAsia="Times New Roman" w:cs="Times New Roman"/>
          <w:color w:val="008000"/>
          <w:sz w:val="21"/>
          <w:szCs w:val="21"/>
          <w:lang w:val="en-US" w:eastAsia="el-GR"/>
        </w:rPr>
        <w:t># Pred(u)</w:t>
      </w:r>
    </w:p>
    <w:p w14:paraId="5056A0A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update_vertex!(s)</w:t>
      </w:r>
    </w:p>
    <w:p w14:paraId="265E77F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112C3EC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97042A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12BA315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0C04090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1DA7E3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compute_shortest_path!()</w:t>
      </w:r>
    </w:p>
    <w:p w14:paraId="06292B2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4690D7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getg(s_start) == </w:t>
      </w:r>
      <w:r w:rsidRPr="00EA0C6E">
        <w:rPr>
          <w:rFonts w:eastAsia="Times New Roman" w:cs="Times New Roman"/>
          <w:color w:val="098658"/>
          <w:sz w:val="21"/>
          <w:szCs w:val="21"/>
          <w:lang w:val="en-US" w:eastAsia="el-GR"/>
        </w:rPr>
        <w:t>Inf</w:t>
      </w:r>
    </w:p>
    <w:p w14:paraId="7D379FE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eastAsia="el-GR"/>
        </w:rPr>
        <w:t>return</w:t>
      </w:r>
    </w:p>
    <w:p w14:paraId="59FEF20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000000"/>
          <w:sz w:val="21"/>
          <w:szCs w:val="21"/>
          <w:lang w:eastAsia="el-GR"/>
        </w:rPr>
        <w:t xml:space="preserve">    </w:t>
      </w:r>
      <w:r w:rsidRPr="00EA0C6E">
        <w:rPr>
          <w:rFonts w:eastAsia="Times New Roman" w:cs="Times New Roman"/>
          <w:color w:val="0000FF"/>
          <w:sz w:val="21"/>
          <w:szCs w:val="21"/>
          <w:lang w:eastAsia="el-GR"/>
        </w:rPr>
        <w:t>end</w:t>
      </w:r>
    </w:p>
    <w:p w14:paraId="2497F9E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p>
    <w:p w14:paraId="755A89A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000000"/>
          <w:sz w:val="21"/>
          <w:szCs w:val="21"/>
          <w:lang w:eastAsia="el-GR"/>
        </w:rPr>
        <w:t xml:space="preserve">    </w:t>
      </w:r>
      <w:r w:rsidRPr="00EA0C6E">
        <w:rPr>
          <w:rFonts w:eastAsia="Times New Roman" w:cs="Times New Roman"/>
          <w:color w:val="008000"/>
          <w:sz w:val="21"/>
          <w:szCs w:val="21"/>
          <w:lang w:eastAsia="el-GR"/>
        </w:rPr>
        <w:t># Ανακατασκευή διαδρομής: greedy, όπως στο κλασικό D* Lite</w:t>
      </w:r>
    </w:p>
    <w:p w14:paraId="2D5EAB3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eastAsia="el-GR"/>
        </w:rPr>
        <w:t xml:space="preserve">    </w:t>
      </w:r>
      <w:r w:rsidRPr="00EA0C6E">
        <w:rPr>
          <w:rFonts w:eastAsia="Times New Roman" w:cs="Times New Roman"/>
          <w:color w:val="000000"/>
          <w:sz w:val="21"/>
          <w:szCs w:val="21"/>
          <w:lang w:val="en-US" w:eastAsia="el-GR"/>
        </w:rPr>
        <w:t>agent_path = Path{D,Int64}()</w:t>
      </w:r>
    </w:p>
    <w:p w14:paraId="23DC6DE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cur = s_start</w:t>
      </w:r>
    </w:p>
    <w:p w14:paraId="5A71CF0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B1F0BC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while</w:t>
      </w:r>
      <w:r w:rsidRPr="00EA0C6E">
        <w:rPr>
          <w:rFonts w:eastAsia="Times New Roman" w:cs="Times New Roman"/>
          <w:color w:val="000000"/>
          <w:sz w:val="21"/>
          <w:szCs w:val="21"/>
          <w:lang w:val="en-US" w:eastAsia="el-GR"/>
        </w:rPr>
        <w:t xml:space="preserve"> cur != s_goal</w:t>
      </w:r>
    </w:p>
    <w:p w14:paraId="5114279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 = </w:t>
      </w:r>
      <w:r w:rsidRPr="00EA0C6E">
        <w:rPr>
          <w:rFonts w:eastAsia="Times New Roman" w:cs="Times New Roman"/>
          <w:color w:val="0000FF"/>
          <w:sz w:val="21"/>
          <w:szCs w:val="21"/>
          <w:lang w:val="en-US" w:eastAsia="el-GR"/>
        </w:rPr>
        <w:t>nothing</w:t>
      </w:r>
    </w:p>
    <w:p w14:paraId="0D3F923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best_cost = </w:t>
      </w:r>
      <w:r w:rsidRPr="00EA0C6E">
        <w:rPr>
          <w:rFonts w:eastAsia="Times New Roman" w:cs="Times New Roman"/>
          <w:color w:val="098658"/>
          <w:sz w:val="21"/>
          <w:szCs w:val="21"/>
          <w:lang w:val="en-US" w:eastAsia="el-GR"/>
        </w:rPr>
        <w:t>Inf</w:t>
      </w:r>
    </w:p>
    <w:p w14:paraId="5AD910F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n in walkable_neighbors(cur, pathfinder)</w:t>
      </w:r>
    </w:p>
    <w:p w14:paraId="546C840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cost = delta_cost(pathfinder, cur, n) + getg(n)</w:t>
      </w:r>
    </w:p>
    <w:p w14:paraId="6213135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cost &lt; best_cost</w:t>
      </w:r>
    </w:p>
    <w:p w14:paraId="10DA771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best_cost = cost</w:t>
      </w:r>
    </w:p>
    <w:p w14:paraId="28171F1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 = n</w:t>
      </w:r>
    </w:p>
    <w:p w14:paraId="1A11AE7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335F130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168C5E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B7E40F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 === </w:t>
      </w:r>
      <w:r w:rsidRPr="00EA0C6E">
        <w:rPr>
          <w:rFonts w:eastAsia="Times New Roman" w:cs="Times New Roman"/>
          <w:color w:val="0000FF"/>
          <w:sz w:val="21"/>
          <w:szCs w:val="21"/>
          <w:lang w:val="en-US" w:eastAsia="el-GR"/>
        </w:rPr>
        <w:t>nothing</w:t>
      </w:r>
      <w:r w:rsidRPr="00EA0C6E">
        <w:rPr>
          <w:rFonts w:eastAsia="Times New Roman" w:cs="Times New Roman"/>
          <w:color w:val="000000"/>
          <w:sz w:val="21"/>
          <w:szCs w:val="21"/>
          <w:lang w:val="en-US" w:eastAsia="el-GR"/>
        </w:rPr>
        <w:t xml:space="preserve"> &amp;&amp;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xml:space="preserve"># </w:t>
      </w:r>
      <w:r w:rsidRPr="00EA0C6E">
        <w:rPr>
          <w:rFonts w:eastAsia="Times New Roman" w:cs="Times New Roman"/>
          <w:color w:val="008000"/>
          <w:sz w:val="21"/>
          <w:szCs w:val="21"/>
          <w:lang w:eastAsia="el-GR"/>
        </w:rPr>
        <w:t>δεν</w:t>
      </w:r>
      <w:r w:rsidRPr="00EA0C6E">
        <w:rPr>
          <w:rFonts w:eastAsia="Times New Roman" w:cs="Times New Roman"/>
          <w:color w:val="008000"/>
          <w:sz w:val="21"/>
          <w:szCs w:val="21"/>
          <w:lang w:val="en-US" w:eastAsia="el-GR"/>
        </w:rPr>
        <w:t xml:space="preserve"> </w:t>
      </w:r>
      <w:r w:rsidRPr="00EA0C6E">
        <w:rPr>
          <w:rFonts w:eastAsia="Times New Roman" w:cs="Times New Roman"/>
          <w:color w:val="008000"/>
          <w:sz w:val="21"/>
          <w:szCs w:val="21"/>
          <w:lang w:eastAsia="el-GR"/>
        </w:rPr>
        <w:t>βρέθηκε</w:t>
      </w:r>
      <w:r w:rsidRPr="00EA0C6E">
        <w:rPr>
          <w:rFonts w:eastAsia="Times New Roman" w:cs="Times New Roman"/>
          <w:color w:val="008000"/>
          <w:sz w:val="21"/>
          <w:szCs w:val="21"/>
          <w:lang w:val="en-US" w:eastAsia="el-GR"/>
        </w:rPr>
        <w:t xml:space="preserve"> </w:t>
      </w:r>
      <w:r w:rsidRPr="00EA0C6E">
        <w:rPr>
          <w:rFonts w:eastAsia="Times New Roman" w:cs="Times New Roman"/>
          <w:color w:val="008000"/>
          <w:sz w:val="21"/>
          <w:szCs w:val="21"/>
          <w:lang w:eastAsia="el-GR"/>
        </w:rPr>
        <w:t>συνέχεια</w:t>
      </w:r>
    </w:p>
    <w:p w14:paraId="058FD14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95B459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push!(agent_path, best)</w:t>
      </w:r>
    </w:p>
    <w:p w14:paraId="3D89745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cur = best</w:t>
      </w:r>
    </w:p>
    <w:p w14:paraId="5D4025C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00F5779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3FAB0B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agent_path</w:t>
      </w:r>
    </w:p>
    <w:p w14:paraId="2359CE1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474458D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4102B8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 Grid helpers (</w:t>
      </w:r>
      <w:r w:rsidRPr="00EA0C6E">
        <w:rPr>
          <w:rFonts w:eastAsia="Times New Roman" w:cs="Times New Roman"/>
          <w:color w:val="008000"/>
          <w:sz w:val="21"/>
          <w:szCs w:val="21"/>
          <w:lang w:eastAsia="el-GR"/>
        </w:rPr>
        <w:t>ίδια</w:t>
      </w:r>
      <w:r w:rsidRPr="00EA0C6E">
        <w:rPr>
          <w:rFonts w:eastAsia="Times New Roman" w:cs="Times New Roman"/>
          <w:color w:val="008000"/>
          <w:sz w:val="21"/>
          <w:szCs w:val="21"/>
          <w:lang w:val="en-US" w:eastAsia="el-GR"/>
        </w:rPr>
        <w:t xml:space="preserve"> API </w:t>
      </w:r>
      <w:r w:rsidRPr="00EA0C6E">
        <w:rPr>
          <w:rFonts w:eastAsia="Times New Roman" w:cs="Times New Roman"/>
          <w:color w:val="008000"/>
          <w:sz w:val="21"/>
          <w:szCs w:val="21"/>
          <w:lang w:eastAsia="el-GR"/>
        </w:rPr>
        <w:t>με</w:t>
      </w:r>
      <w:r w:rsidRPr="00EA0C6E">
        <w:rPr>
          <w:rFonts w:eastAsia="Times New Roman" w:cs="Times New Roman"/>
          <w:color w:val="008000"/>
          <w:sz w:val="21"/>
          <w:szCs w:val="21"/>
          <w:lang w:val="en-US" w:eastAsia="el-GR"/>
        </w:rPr>
        <w:t xml:space="preserve"> AStar) ----------------</w:t>
      </w:r>
    </w:p>
    <w:p w14:paraId="1B63DA6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0BF5A6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27FBA38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Agents.plan_route!(agent, dest, pathfinder::DStarLite{D})</w:t>
      </w:r>
    </w:p>
    <w:p w14:paraId="7BBCDC1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7542FB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eastAsia="el-GR"/>
        </w:rPr>
        <w:t>Υπολογίζει</w:t>
      </w:r>
      <w:r w:rsidRPr="00EA0C6E">
        <w:rPr>
          <w:rFonts w:eastAsia="Times New Roman" w:cs="Times New Roman"/>
          <w:color w:val="A31515"/>
          <w:sz w:val="21"/>
          <w:szCs w:val="21"/>
          <w:lang w:val="en-US" w:eastAsia="el-GR"/>
        </w:rPr>
        <w:t xml:space="preserve"> </w:t>
      </w:r>
      <w:r w:rsidRPr="00EA0C6E">
        <w:rPr>
          <w:rFonts w:eastAsia="Times New Roman" w:cs="Times New Roman"/>
          <w:color w:val="A31515"/>
          <w:sz w:val="21"/>
          <w:szCs w:val="21"/>
          <w:lang w:eastAsia="el-GR"/>
        </w:rPr>
        <w:t>και</w:t>
      </w:r>
      <w:r w:rsidRPr="00EA0C6E">
        <w:rPr>
          <w:rFonts w:eastAsia="Times New Roman" w:cs="Times New Roman"/>
          <w:color w:val="A31515"/>
          <w:sz w:val="21"/>
          <w:szCs w:val="21"/>
          <w:lang w:val="en-US" w:eastAsia="el-GR"/>
        </w:rPr>
        <w:t xml:space="preserve"> </w:t>
      </w:r>
      <w:r w:rsidRPr="00EA0C6E">
        <w:rPr>
          <w:rFonts w:eastAsia="Times New Roman" w:cs="Times New Roman"/>
          <w:color w:val="A31515"/>
          <w:sz w:val="21"/>
          <w:szCs w:val="21"/>
          <w:lang w:eastAsia="el-GR"/>
        </w:rPr>
        <w:t>αποθηκεύει</w:t>
      </w:r>
      <w:r w:rsidRPr="00EA0C6E">
        <w:rPr>
          <w:rFonts w:eastAsia="Times New Roman" w:cs="Times New Roman"/>
          <w:color w:val="A31515"/>
          <w:sz w:val="21"/>
          <w:szCs w:val="21"/>
          <w:lang w:val="en-US" w:eastAsia="el-GR"/>
        </w:rPr>
        <w:t xml:space="preserve"> </w:t>
      </w:r>
      <w:r w:rsidRPr="00EA0C6E">
        <w:rPr>
          <w:rFonts w:eastAsia="Times New Roman" w:cs="Times New Roman"/>
          <w:color w:val="A31515"/>
          <w:sz w:val="21"/>
          <w:szCs w:val="21"/>
          <w:lang w:eastAsia="el-GR"/>
        </w:rPr>
        <w:t>την</w:t>
      </w:r>
      <w:r w:rsidRPr="00EA0C6E">
        <w:rPr>
          <w:rFonts w:eastAsia="Times New Roman" w:cs="Times New Roman"/>
          <w:color w:val="A31515"/>
          <w:sz w:val="21"/>
          <w:szCs w:val="21"/>
          <w:lang w:val="en-US" w:eastAsia="el-GR"/>
        </w:rPr>
        <w:t xml:space="preserve"> </w:t>
      </w:r>
      <w:r w:rsidRPr="00EA0C6E">
        <w:rPr>
          <w:rFonts w:eastAsia="Times New Roman" w:cs="Times New Roman"/>
          <w:color w:val="A31515"/>
          <w:sz w:val="21"/>
          <w:szCs w:val="21"/>
          <w:lang w:eastAsia="el-GR"/>
        </w:rPr>
        <w:t>διαδρομή</w:t>
      </w:r>
      <w:r w:rsidRPr="00EA0C6E">
        <w:rPr>
          <w:rFonts w:eastAsia="Times New Roman" w:cs="Times New Roman"/>
          <w:color w:val="A31515"/>
          <w:sz w:val="21"/>
          <w:szCs w:val="21"/>
          <w:lang w:val="en-US" w:eastAsia="el-GR"/>
        </w:rPr>
        <w:t xml:space="preserve"> `agent.pos → dest` </w:t>
      </w:r>
      <w:r w:rsidRPr="00EA0C6E">
        <w:rPr>
          <w:rFonts w:eastAsia="Times New Roman" w:cs="Times New Roman"/>
          <w:color w:val="A31515"/>
          <w:sz w:val="21"/>
          <w:szCs w:val="21"/>
          <w:lang w:eastAsia="el-GR"/>
        </w:rPr>
        <w:t>με</w:t>
      </w:r>
      <w:r w:rsidRPr="00EA0C6E">
        <w:rPr>
          <w:rFonts w:eastAsia="Times New Roman" w:cs="Times New Roman"/>
          <w:color w:val="A31515"/>
          <w:sz w:val="21"/>
          <w:szCs w:val="21"/>
          <w:lang w:val="en-US" w:eastAsia="el-GR"/>
        </w:rPr>
        <w:t xml:space="preserve"> D* Lite.</w:t>
      </w:r>
    </w:p>
    <w:p w14:paraId="13B7D69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0EB0983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Agents.plan_route!(</w:t>
      </w:r>
    </w:p>
    <w:p w14:paraId="27CCD17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agent::AbstractAgent,</w:t>
      </w:r>
    </w:p>
    <w:p w14:paraId="778BDD3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dest,</w:t>
      </w:r>
    </w:p>
    <w:p w14:paraId="4BB2D99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pathfinder::DStarLite{D},</w:t>
      </w:r>
    </w:p>
    <w:p w14:paraId="2752D99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w:t>
      </w:r>
    </w:p>
    <w:p w14:paraId="3071436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 = find_path(pathfinder, agent.pos, dest)</w:t>
      </w:r>
    </w:p>
    <w:p w14:paraId="0432A07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isnothing(path) &amp;&amp; </w:t>
      </w:r>
      <w:r w:rsidRPr="00EA0C6E">
        <w:rPr>
          <w:rFonts w:eastAsia="Times New Roman" w:cs="Times New Roman"/>
          <w:color w:val="0000FF"/>
          <w:sz w:val="21"/>
          <w:szCs w:val="21"/>
          <w:lang w:val="en-US" w:eastAsia="el-GR"/>
        </w:rPr>
        <w:t>return</w:t>
      </w:r>
    </w:p>
    <w:p w14:paraId="25424F2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pathfinder.agent_paths[Agents.getid(agent)] = path</w:t>
      </w:r>
    </w:p>
    <w:p w14:paraId="7BE3F3F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731358A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83C8CF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55F9475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Agents.plan_best_route!(agent, dests, pathfinder::DStarLite{D}; condition=:shortest)</w:t>
      </w:r>
    </w:p>
    <w:p w14:paraId="5732730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573A3A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A31515"/>
          <w:sz w:val="21"/>
          <w:szCs w:val="21"/>
          <w:lang w:eastAsia="el-GR"/>
        </w:rPr>
        <w:t>Όπως για AStar, αλλά χρησιμοποιεί D* Lite για κάθε υποψήφιο προορισμό.</w:t>
      </w:r>
    </w:p>
    <w:p w14:paraId="0059AB1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0B05430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Agents.plan_best_route!(</w:t>
      </w:r>
    </w:p>
    <w:p w14:paraId="63E9742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agent::AbstractAgent,</w:t>
      </w:r>
    </w:p>
    <w:p w14:paraId="0E19FA1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dests,</w:t>
      </w:r>
    </w:p>
    <w:p w14:paraId="159D020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pathfinder::DStarLite{D,P,M,Int64};</w:t>
      </w:r>
    </w:p>
    <w:p w14:paraId="43648C8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condition::Symbol = :shortest,</w:t>
      </w:r>
    </w:p>
    <w:p w14:paraId="037109A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{D,P,M}</w:t>
      </w:r>
    </w:p>
    <w:p w14:paraId="228B9B3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@assert condition </w:t>
      </w:r>
      <w:r w:rsidRPr="00EA0C6E">
        <w:rPr>
          <w:rFonts w:ascii="Cambria Math" w:eastAsia="Times New Roman" w:hAnsi="Cambria Math" w:cs="Cambria Math"/>
          <w:color w:val="000000"/>
          <w:sz w:val="21"/>
          <w:szCs w:val="21"/>
          <w:lang w:val="en-US" w:eastAsia="el-GR"/>
        </w:rPr>
        <w:t>∈</w:t>
      </w:r>
      <w:r w:rsidRPr="00EA0C6E">
        <w:rPr>
          <w:rFonts w:eastAsia="Times New Roman" w:cs="Times New Roman"/>
          <w:color w:val="000000"/>
          <w:sz w:val="21"/>
          <w:szCs w:val="21"/>
          <w:lang w:val="en-US" w:eastAsia="el-GR"/>
        </w:rPr>
        <w:t xml:space="preserve"> (:shortest, :longest)</w:t>
      </w:r>
    </w:p>
    <w:p w14:paraId="60CD6CA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compare = condition == :shortest ? (a, b) -&gt; a &lt; b : (a, b) -&gt; a &gt; b</w:t>
      </w:r>
    </w:p>
    <w:p w14:paraId="43CD67C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A1330D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best_path   = Path{D,Int64}()</w:t>
      </w:r>
    </w:p>
    <w:p w14:paraId="0D4538A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best_target = </w:t>
      </w:r>
      <w:r w:rsidRPr="00EA0C6E">
        <w:rPr>
          <w:rFonts w:eastAsia="Times New Roman" w:cs="Times New Roman"/>
          <w:color w:val="0000FF"/>
          <w:sz w:val="21"/>
          <w:szCs w:val="21"/>
          <w:lang w:val="en-US" w:eastAsia="el-GR"/>
        </w:rPr>
        <w:t>nothing</w:t>
      </w:r>
    </w:p>
    <w:p w14:paraId="339BB11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6E4B4C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target in dests</w:t>
      </w:r>
    </w:p>
    <w:p w14:paraId="3EF96F0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 = find_path(pathfinder, agent.pos, target)</w:t>
      </w:r>
    </w:p>
    <w:p w14:paraId="0224FC8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isnothing(path) &amp;&amp; </w:t>
      </w:r>
      <w:r w:rsidRPr="00EA0C6E">
        <w:rPr>
          <w:rFonts w:eastAsia="Times New Roman" w:cs="Times New Roman"/>
          <w:color w:val="0000FF"/>
          <w:sz w:val="21"/>
          <w:szCs w:val="21"/>
          <w:lang w:val="en-US" w:eastAsia="el-GR"/>
        </w:rPr>
        <w:t>continue</w:t>
      </w:r>
    </w:p>
    <w:p w14:paraId="5FF91F4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332159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isempty(best_path) || compare(length(path), length(best_path))</w:t>
      </w:r>
    </w:p>
    <w:p w14:paraId="63739CD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best_path   = path</w:t>
      </w:r>
    </w:p>
    <w:p w14:paraId="6555EE7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best_target = target</w:t>
      </w:r>
    </w:p>
    <w:p w14:paraId="2CA9B10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04F85D8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4729395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38ABAD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isnothing(best_target) &amp;&amp; </w:t>
      </w:r>
      <w:r w:rsidRPr="00EA0C6E">
        <w:rPr>
          <w:rFonts w:eastAsia="Times New Roman" w:cs="Times New Roman"/>
          <w:color w:val="0000FF"/>
          <w:sz w:val="21"/>
          <w:szCs w:val="21"/>
          <w:lang w:val="en-US" w:eastAsia="el-GR"/>
        </w:rPr>
        <w:t>return</w:t>
      </w:r>
    </w:p>
    <w:p w14:paraId="4C2FA9D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pathfinder.agent_paths[Agents.getid(agent)] = best_path</w:t>
      </w:r>
    </w:p>
    <w:p w14:paraId="5B92A89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best_target</w:t>
      </w:r>
    </w:p>
    <w:p w14:paraId="245A97C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427C73F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B7ACFE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7186E20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Agents.move_along_route!(agent, model::ABM{&lt;:GridSpace{D}}, pathfinder::DStarLite{D})</w:t>
      </w:r>
    </w:p>
    <w:p w14:paraId="5E9B06B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C5D1C8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A31515"/>
          <w:sz w:val="21"/>
          <w:szCs w:val="21"/>
          <w:lang w:eastAsia="el-GR"/>
        </w:rPr>
        <w:t>Κινεί τον agent ένα βήμα κατά μήκος της αποθηκευμένης διαδρομής.</w:t>
      </w:r>
    </w:p>
    <w:p w14:paraId="1B1B570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02E6A38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Agents.move_along_route!(</w:t>
      </w:r>
    </w:p>
    <w:p w14:paraId="651D234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agent::AbstractAgent,</w:t>
      </w:r>
    </w:p>
    <w:p w14:paraId="29E01AF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model::ABM{&lt;:GridSpace{D}},</w:t>
      </w:r>
    </w:p>
    <w:p w14:paraId="157745F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pathfinder::DStarLite{D},</w:t>
      </w:r>
    </w:p>
    <w:p w14:paraId="1BC4764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w:t>
      </w:r>
    </w:p>
    <w:p w14:paraId="5AF9DE8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isempty(Agents.getid(agent), pathfinder) &amp;&amp; </w:t>
      </w:r>
      <w:r w:rsidRPr="00EA0C6E">
        <w:rPr>
          <w:rFonts w:eastAsia="Times New Roman" w:cs="Times New Roman"/>
          <w:color w:val="0000FF"/>
          <w:sz w:val="21"/>
          <w:szCs w:val="21"/>
          <w:lang w:val="en-US" w:eastAsia="el-GR"/>
        </w:rPr>
        <w:t>return</w:t>
      </w:r>
    </w:p>
    <w:p w14:paraId="3ED9BF7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move_agent!(agent, first(pathfinder.agent_paths[Agents.getid(agent)]), model)</w:t>
      </w:r>
    </w:p>
    <w:p w14:paraId="429453A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popfirst!(pathfinder.agent_paths[Agents.getid(agent)])</w:t>
      </w:r>
    </w:p>
    <w:p w14:paraId="4F5A632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599A59B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1714C3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4286191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Pathfinding.nearby_walkable(position, model, pathfinder::DStarLite{D}, r)</w:t>
      </w:r>
    </w:p>
    <w:p w14:paraId="2D7EA21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E1E02E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A31515"/>
          <w:sz w:val="21"/>
          <w:szCs w:val="21"/>
          <w:lang w:eastAsia="el-GR"/>
        </w:rPr>
        <w:t>Ίδιο με την εκδοχή για AStar.</w:t>
      </w:r>
    </w:p>
    <w:p w14:paraId="106360D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4F87060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nearby_walkable(</w:t>
      </w:r>
    </w:p>
    <w:p w14:paraId="09FEFFE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position,</w:t>
      </w:r>
    </w:p>
    <w:p w14:paraId="16AD089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model::ABM{&lt;:GridSpace{D}},</w:t>
      </w:r>
    </w:p>
    <w:p w14:paraId="072EFBA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pathfinder::DStarLite{D},</w:t>
      </w:r>
    </w:p>
    <w:p w14:paraId="3079AA2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r =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w:t>
      </w:r>
    </w:p>
    <w:p w14:paraId="4681B4F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 Iterators.filter(</w:t>
      </w:r>
    </w:p>
    <w:p w14:paraId="7908724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x -&gt; pathfinder.walkmap[x...] ==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w:t>
      </w:r>
    </w:p>
    <w:p w14:paraId="5414BBA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nearby_positions(position, model, r),</w:t>
      </w:r>
    </w:p>
    <w:p w14:paraId="3A6FAF7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w:t>
      </w:r>
    </w:p>
    <w:p w14:paraId="69AA373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2166AB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7109C25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Pathfinding.random_walkable(model, pathfinder::DStarLite{D})</w:t>
      </w:r>
    </w:p>
    <w:p w14:paraId="1E71F3E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4A6AC7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eastAsia="el-GR"/>
        </w:rPr>
        <w:t>Τυχαία</w:t>
      </w:r>
      <w:r w:rsidRPr="00EA0C6E">
        <w:rPr>
          <w:rFonts w:eastAsia="Times New Roman" w:cs="Times New Roman"/>
          <w:color w:val="A31515"/>
          <w:sz w:val="21"/>
          <w:szCs w:val="21"/>
          <w:lang w:val="en-US" w:eastAsia="el-GR"/>
        </w:rPr>
        <w:t xml:space="preserve"> walkable </w:t>
      </w:r>
      <w:r w:rsidRPr="00EA0C6E">
        <w:rPr>
          <w:rFonts w:eastAsia="Times New Roman" w:cs="Times New Roman"/>
          <w:color w:val="A31515"/>
          <w:sz w:val="21"/>
          <w:szCs w:val="21"/>
          <w:lang w:eastAsia="el-GR"/>
        </w:rPr>
        <w:t>θέση</w:t>
      </w:r>
      <w:r w:rsidRPr="00EA0C6E">
        <w:rPr>
          <w:rFonts w:eastAsia="Times New Roman" w:cs="Times New Roman"/>
          <w:color w:val="A31515"/>
          <w:sz w:val="21"/>
          <w:szCs w:val="21"/>
          <w:lang w:val="en-US" w:eastAsia="el-GR"/>
        </w:rPr>
        <w:t xml:space="preserve">, </w:t>
      </w:r>
      <w:r w:rsidRPr="00EA0C6E">
        <w:rPr>
          <w:rFonts w:eastAsia="Times New Roman" w:cs="Times New Roman"/>
          <w:color w:val="A31515"/>
          <w:sz w:val="21"/>
          <w:szCs w:val="21"/>
          <w:lang w:eastAsia="el-GR"/>
        </w:rPr>
        <w:t>ίδιο</w:t>
      </w:r>
      <w:r w:rsidRPr="00EA0C6E">
        <w:rPr>
          <w:rFonts w:eastAsia="Times New Roman" w:cs="Times New Roman"/>
          <w:color w:val="A31515"/>
          <w:sz w:val="21"/>
          <w:szCs w:val="21"/>
          <w:lang w:val="en-US" w:eastAsia="el-GR"/>
        </w:rPr>
        <w:t xml:space="preserve"> API </w:t>
      </w:r>
      <w:r w:rsidRPr="00EA0C6E">
        <w:rPr>
          <w:rFonts w:eastAsia="Times New Roman" w:cs="Times New Roman"/>
          <w:color w:val="A31515"/>
          <w:sz w:val="21"/>
          <w:szCs w:val="21"/>
          <w:lang w:eastAsia="el-GR"/>
        </w:rPr>
        <w:t>με</w:t>
      </w:r>
      <w:r w:rsidRPr="00EA0C6E">
        <w:rPr>
          <w:rFonts w:eastAsia="Times New Roman" w:cs="Times New Roman"/>
          <w:color w:val="A31515"/>
          <w:sz w:val="21"/>
          <w:szCs w:val="21"/>
          <w:lang w:val="en-US" w:eastAsia="el-GR"/>
        </w:rPr>
        <w:t xml:space="preserve"> AStar.</w:t>
      </w:r>
    </w:p>
    <w:p w14:paraId="593389B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29369FE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random_walkable(model::ABM{&lt;:GridSpace{D}}, pathfinder::DStarLite{D})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w:t>
      </w:r>
    </w:p>
    <w:p w14:paraId="2FA013E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Tuple(</w:t>
      </w:r>
    </w:p>
    <w:p w14:paraId="2B28D30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rand(</w:t>
      </w:r>
    </w:p>
    <w:p w14:paraId="5835416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abmrng(model),</w:t>
      </w:r>
    </w:p>
    <w:p w14:paraId="0E1C238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filter(x -&gt; pathfinder.walkmap[x], CartesianIndices(abmspace(model).stored_ids)),</w:t>
      </w:r>
    </w:p>
    <w:p w14:paraId="688AE01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32C365C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0D23C56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3058D8E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B8629F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450532A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Pathfinding.penaltymap(pathfinder::DStarLite)</w:t>
      </w:r>
    </w:p>
    <w:p w14:paraId="73756B3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A9FE7E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A31515"/>
          <w:sz w:val="21"/>
          <w:szCs w:val="21"/>
          <w:lang w:eastAsia="el-GR"/>
        </w:rPr>
        <w:t>Ό,τι και για AStar.</w:t>
      </w:r>
    </w:p>
    <w:p w14:paraId="6391C7D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6AAD55D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penaltymap(pathfinder::DStarLite)</w:t>
      </w:r>
    </w:p>
    <w:p w14:paraId="16C393F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pathfinder.cost_metric isa PenaltyMap</w:t>
      </w:r>
    </w:p>
    <w:p w14:paraId="681049A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pathfinder.cost_metric.pmap</w:t>
      </w:r>
    </w:p>
    <w:p w14:paraId="53E6DDE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elseif</w:t>
      </w:r>
      <w:r w:rsidRPr="00EA0C6E">
        <w:rPr>
          <w:rFonts w:eastAsia="Times New Roman" w:cs="Times New Roman"/>
          <w:color w:val="000000"/>
          <w:sz w:val="21"/>
          <w:szCs w:val="21"/>
          <w:lang w:val="en-US" w:eastAsia="el-GR"/>
        </w:rPr>
        <w:t xml:space="preserve"> pathfinder.cost_metric isa AbsolutePenaltyMap</w:t>
      </w:r>
    </w:p>
    <w:p w14:paraId="5ADC4E1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pathfinder.cost_metric.pmap</w:t>
      </w:r>
    </w:p>
    <w:p w14:paraId="50ABF03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w:t>
      </w:r>
    </w:p>
    <w:p w14:paraId="6F2C3CF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nothing</w:t>
      </w:r>
    </w:p>
    <w:p w14:paraId="0F2C6DC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367D652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039E89E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41CF24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158770B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Agents.remove_agent!(agent, model, pathfinder::DStarLite)</w:t>
      </w:r>
    </w:p>
    <w:p w14:paraId="07FB53E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FCD91D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A31515"/>
          <w:sz w:val="21"/>
          <w:szCs w:val="21"/>
          <w:lang w:eastAsia="el-GR"/>
        </w:rPr>
        <w:t>Σβήνει και τα path δεδομένα του agent.</w:t>
      </w:r>
    </w:p>
    <w:p w14:paraId="1C60BA4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45D7E39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Agents.remove_agent!(agent::AbstractAgent, model::ABM, pathfinder::DStarLite)</w:t>
      </w:r>
    </w:p>
    <w:p w14:paraId="06437DA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delete!(pathfinder.agent_paths, Agents.getid(agent))</w:t>
      </w:r>
    </w:p>
    <w:p w14:paraId="663899C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Agents.remove_agent_from_container!(agent, model)</w:t>
      </w:r>
    </w:p>
    <w:p w14:paraId="246F676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Agents.remove_agent_from_space!(agent, model)</w:t>
      </w:r>
    </w:p>
    <w:p w14:paraId="60DE3ED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491DC44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600A40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Base.isempty(id::Int, pathfinder::DStarLite) =</w:t>
      </w:r>
    </w:p>
    <w:p w14:paraId="31A1632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!haskey(pathfinder.agent_paths, id) || isempty(pathfinder.agent_paths[id])</w:t>
      </w:r>
    </w:p>
    <w:p w14:paraId="1765BB5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4D1C3B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Agents.is_stationary(agent::AbstractAgent, pathfinder::DStarLite) =</w:t>
      </w:r>
    </w:p>
    <w:p w14:paraId="6E4E10A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isempty(Agents.getid(agent), pathfinder)</w:t>
      </w:r>
    </w:p>
    <w:p w14:paraId="43E1DA51" w14:textId="77777777" w:rsidR="00897446" w:rsidRPr="00EA0C6E" w:rsidRDefault="00897446" w:rsidP="00897446">
      <w:pPr>
        <w:widowControl/>
        <w:shd w:val="clear" w:color="auto" w:fill="FFFFFF"/>
        <w:autoSpaceDE/>
        <w:autoSpaceDN/>
        <w:spacing w:after="240"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br/>
      </w:r>
      <w:r w:rsidRPr="00EA0C6E">
        <w:rPr>
          <w:rFonts w:eastAsia="Times New Roman" w:cs="Times New Roman"/>
          <w:color w:val="000000"/>
          <w:sz w:val="21"/>
          <w:szCs w:val="21"/>
          <w:lang w:val="en-US" w:eastAsia="el-GR"/>
        </w:rPr>
        <w:br/>
      </w:r>
    </w:p>
    <w:p w14:paraId="4A8134C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 D* Lite planner for dynamic cost maps ----------------</w:t>
      </w:r>
    </w:p>
    <w:p w14:paraId="59D3CBC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This section implements an incremental planner that reuses D* Lite state</w:t>
      </w:r>
    </w:p>
    <w:p w14:paraId="2D3E792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across cost-map changes. The original version below is heuristic–free</w:t>
      </w:r>
    </w:p>
    <w:p w14:paraId="50BB76E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(keys depend only on g/rhs + km). We extend it further down with an</w:t>
      </w:r>
    </w:p>
    <w:p w14:paraId="42CE828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optional heuristic term (Manhattan / Euclidean / delta_cost–based),</w:t>
      </w:r>
    </w:p>
    <w:p w14:paraId="0771FE0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exposed via an overloaded `init_planner` method.</w:t>
      </w:r>
    </w:p>
    <w:p w14:paraId="3B2B715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w:t>
      </w:r>
    </w:p>
    <w:p w14:paraId="0CA7064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Sources (D* Lite &amp; heuristics):</w:t>
      </w:r>
    </w:p>
    <w:p w14:paraId="7EA94B3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 Sven Koenig, Maxim Likhachev, “D* Lite”, AAAI 2002; JAIR 22 (2004), 467–508.</w:t>
      </w:r>
    </w:p>
    <w:p w14:paraId="3FB7E40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 Peter E. Hart, Nils J. Nilsson, Bertram Raphael, “A Formal Basis for the</w:t>
      </w:r>
    </w:p>
    <w:p w14:paraId="0CB4F42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Heuristic Determination of Minimum Cost Paths”, IEEE TSSC, 1968.</w:t>
      </w:r>
    </w:p>
    <w:p w14:paraId="150875A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 Stuart Russell, Peter Norvig, “Artificial Intelligence: A Modern</w:t>
      </w:r>
    </w:p>
    <w:p w14:paraId="00968BE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Approach”, 3rd ed., 2009, ch. 3 (uninformed &amp; informed search).</w:t>
      </w:r>
    </w:p>
    <w:p w14:paraId="2A8280B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mutable struct</w:t>
      </w:r>
      <w:r w:rsidRPr="00EA0C6E">
        <w:rPr>
          <w:rFonts w:eastAsia="Times New Roman" w:cs="Times New Roman"/>
          <w:color w:val="000000"/>
          <w:sz w:val="21"/>
          <w:szCs w:val="21"/>
          <w:lang w:val="en-US" w:eastAsia="el-GR"/>
        </w:rPr>
        <w:t xml:space="preserve"> DStarLitePlanner{D}</w:t>
      </w:r>
    </w:p>
    <w:p w14:paraId="6B90340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pf    :: DStarLite{D}</w:t>
      </w:r>
    </w:p>
    <w:p w14:paraId="162A116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g     :: Matrix{Float64}</w:t>
      </w:r>
    </w:p>
    <w:p w14:paraId="66EA9ED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rhs   :: Matrix{Float64}</w:t>
      </w:r>
    </w:p>
    <w:p w14:paraId="51DD8D8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     :: PriorityQueue{Tuple{Int,Int}, Tuple{Float64,Float64}}</w:t>
      </w:r>
    </w:p>
    <w:p w14:paraId="3B8C516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km    :: Float64</w:t>
      </w:r>
    </w:p>
    <w:p w14:paraId="111CE8C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goal  :: Tuple{Int,Int}</w:t>
      </w:r>
    </w:p>
    <w:p w14:paraId="1D1B629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3EA18F66" w14:textId="77777777" w:rsidR="00897446" w:rsidRPr="00EA0C6E" w:rsidRDefault="00897446" w:rsidP="00897446">
      <w:pPr>
        <w:widowControl/>
        <w:shd w:val="clear" w:color="auto" w:fill="FFFFFF"/>
        <w:autoSpaceDE/>
        <w:autoSpaceDN/>
        <w:spacing w:after="240" w:line="285" w:lineRule="atLeast"/>
        <w:jc w:val="left"/>
        <w:rPr>
          <w:rFonts w:eastAsia="Times New Roman" w:cs="Times New Roman"/>
          <w:color w:val="000000"/>
          <w:sz w:val="21"/>
          <w:szCs w:val="21"/>
          <w:lang w:val="en-US" w:eastAsia="el-GR"/>
        </w:rPr>
      </w:pPr>
    </w:p>
    <w:p w14:paraId="5707086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@inline </w:t>
      </w: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calc_key(pl::DStarLitePlanner, s::Tuple{Int,Int})</w:t>
      </w:r>
    </w:p>
    <w:p w14:paraId="43DA5B2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m = min(pl.g[s...], pl.rhs[s...])</w:t>
      </w:r>
    </w:p>
    <w:p w14:paraId="2AE75A5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(m + pl.km, m)</w:t>
      </w:r>
    </w:p>
    <w:p w14:paraId="08822C9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04F4E33D" w14:textId="77777777" w:rsidR="00897446" w:rsidRPr="00EA0C6E" w:rsidRDefault="00897446" w:rsidP="00897446">
      <w:pPr>
        <w:widowControl/>
        <w:shd w:val="clear" w:color="auto" w:fill="FFFFFF"/>
        <w:autoSpaceDE/>
        <w:autoSpaceDN/>
        <w:spacing w:after="240" w:line="285" w:lineRule="atLeast"/>
        <w:jc w:val="left"/>
        <w:rPr>
          <w:rFonts w:eastAsia="Times New Roman" w:cs="Times New Roman"/>
          <w:color w:val="000000"/>
          <w:sz w:val="21"/>
          <w:szCs w:val="21"/>
          <w:lang w:val="en-US" w:eastAsia="el-GR"/>
        </w:rPr>
      </w:pPr>
    </w:p>
    <w:p w14:paraId="41BE5AD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update_vertex!(pl::DStarLitePlanner, u::Tuple{Int,Int})</w:t>
      </w:r>
    </w:p>
    <w:p w14:paraId="3EB01FC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u != pl.goal</w:t>
      </w:r>
    </w:p>
    <w:p w14:paraId="05C10E0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min_rhs = </w:t>
      </w:r>
      <w:r w:rsidRPr="00EA0C6E">
        <w:rPr>
          <w:rFonts w:eastAsia="Times New Roman" w:cs="Times New Roman"/>
          <w:color w:val="098658"/>
          <w:sz w:val="21"/>
          <w:szCs w:val="21"/>
          <w:lang w:val="en-US" w:eastAsia="el-GR"/>
        </w:rPr>
        <w:t>Inf</w:t>
      </w:r>
    </w:p>
    <w:p w14:paraId="5A442DD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v in walkable_neighbors(u, pl.pf)</w:t>
      </w:r>
    </w:p>
    <w:p w14:paraId="049F37E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 = delta_cost(pl.pf, u, v) + pl.g[v...]</w:t>
      </w:r>
    </w:p>
    <w:p w14:paraId="6B310FA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de-DE"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00"/>
          <w:sz w:val="21"/>
          <w:szCs w:val="21"/>
          <w:lang w:val="de-DE" w:eastAsia="el-GR"/>
        </w:rPr>
        <w:t>min_rhs = min(min_rhs, c)</w:t>
      </w:r>
    </w:p>
    <w:p w14:paraId="54327F5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de-DE" w:eastAsia="el-GR"/>
        </w:rPr>
        <w:t xml:space="preserve">        </w:t>
      </w:r>
      <w:r w:rsidRPr="00EA0C6E">
        <w:rPr>
          <w:rFonts w:eastAsia="Times New Roman" w:cs="Times New Roman"/>
          <w:color w:val="0000FF"/>
          <w:sz w:val="21"/>
          <w:szCs w:val="21"/>
          <w:lang w:val="en-US" w:eastAsia="el-GR"/>
        </w:rPr>
        <w:t>end</w:t>
      </w:r>
    </w:p>
    <w:p w14:paraId="304C083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pl.rhs[u...] = min_rhs</w:t>
      </w:r>
    </w:p>
    <w:p w14:paraId="6FE511F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41EFB3C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3CFF0C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haskey(pl.U, u) &amp;&amp; delete!(pl.U, u)</w:t>
      </w:r>
    </w:p>
    <w:p w14:paraId="7B54807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3D2543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pl.g[u...] != pl.rhs[u...]</w:t>
      </w:r>
    </w:p>
    <w:p w14:paraId="66F49D5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pl.U[u] = calc_key(pl, u)</w:t>
      </w:r>
    </w:p>
    <w:p w14:paraId="5145D03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7E5219E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2EB9D000" w14:textId="77777777" w:rsidR="00897446" w:rsidRPr="00EA0C6E" w:rsidRDefault="00897446" w:rsidP="00897446">
      <w:pPr>
        <w:widowControl/>
        <w:shd w:val="clear" w:color="auto" w:fill="FFFFFF"/>
        <w:autoSpaceDE/>
        <w:autoSpaceDN/>
        <w:spacing w:after="240" w:line="285" w:lineRule="atLeast"/>
        <w:jc w:val="left"/>
        <w:rPr>
          <w:rFonts w:eastAsia="Times New Roman" w:cs="Times New Roman"/>
          <w:color w:val="000000"/>
          <w:sz w:val="21"/>
          <w:szCs w:val="21"/>
          <w:lang w:val="en-US" w:eastAsia="el-GR"/>
        </w:rPr>
      </w:pPr>
    </w:p>
    <w:p w14:paraId="296D525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compute_shortest_path!(pl::DStarLitePlanner)</w:t>
      </w:r>
    </w:p>
    <w:p w14:paraId="61FB976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while</w:t>
      </w:r>
      <w:r w:rsidRPr="00EA0C6E">
        <w:rPr>
          <w:rFonts w:eastAsia="Times New Roman" w:cs="Times New Roman"/>
          <w:color w:val="000000"/>
          <w:sz w:val="21"/>
          <w:szCs w:val="21"/>
          <w:lang w:val="en-US" w:eastAsia="el-GR"/>
        </w:rPr>
        <w:t xml:space="preserve"> !isempty(pl.U)</w:t>
      </w:r>
    </w:p>
    <w:p w14:paraId="0BEB800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 k_old) = peek(pl.U)</w:t>
      </w:r>
    </w:p>
    <w:p w14:paraId="649AE52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k_new = calc_key(pl, u)</w:t>
      </w:r>
    </w:p>
    <w:p w14:paraId="25550E5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B14C46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k_old &lt; k_new</w:t>
      </w:r>
    </w:p>
    <w:p w14:paraId="76C05DB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pl.U[u] = k_new</w:t>
      </w:r>
    </w:p>
    <w:p w14:paraId="4CD91B3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elseif</w:t>
      </w:r>
      <w:r w:rsidRPr="00EA0C6E">
        <w:rPr>
          <w:rFonts w:eastAsia="Times New Roman" w:cs="Times New Roman"/>
          <w:color w:val="000000"/>
          <w:sz w:val="21"/>
          <w:szCs w:val="21"/>
          <w:lang w:val="en-US" w:eastAsia="el-GR"/>
        </w:rPr>
        <w:t xml:space="preserve"> pl.g[u...] &gt; pl.rhs[u...]</w:t>
      </w:r>
    </w:p>
    <w:p w14:paraId="3FF4E04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pl.g[u...] = pl.rhs[u...]</w:t>
      </w:r>
    </w:p>
    <w:p w14:paraId="304C9D1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dequeue!(pl.U)</w:t>
      </w:r>
    </w:p>
    <w:p w14:paraId="063470E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v in walkable_neighbors(u, pl.pf)</w:t>
      </w:r>
    </w:p>
    <w:p w14:paraId="24DB073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update_vertex!(pl, v)</w:t>
      </w:r>
    </w:p>
    <w:p w14:paraId="01B0613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68D154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w:t>
      </w:r>
    </w:p>
    <w:p w14:paraId="4D75158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de-DE"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00"/>
          <w:sz w:val="21"/>
          <w:szCs w:val="21"/>
          <w:lang w:val="de-DE" w:eastAsia="el-GR"/>
        </w:rPr>
        <w:t xml:space="preserve">pl.g[u...] = </w:t>
      </w:r>
      <w:r w:rsidRPr="00EA0C6E">
        <w:rPr>
          <w:rFonts w:eastAsia="Times New Roman" w:cs="Times New Roman"/>
          <w:color w:val="098658"/>
          <w:sz w:val="21"/>
          <w:szCs w:val="21"/>
          <w:lang w:val="de-DE" w:eastAsia="el-GR"/>
        </w:rPr>
        <w:t>Inf</w:t>
      </w:r>
    </w:p>
    <w:p w14:paraId="1FC81F1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de-DE" w:eastAsia="el-GR"/>
        </w:rPr>
      </w:pPr>
      <w:r w:rsidRPr="00EA0C6E">
        <w:rPr>
          <w:rFonts w:eastAsia="Times New Roman" w:cs="Times New Roman"/>
          <w:color w:val="000000"/>
          <w:sz w:val="21"/>
          <w:szCs w:val="21"/>
          <w:lang w:val="de-DE" w:eastAsia="el-GR"/>
        </w:rPr>
        <w:t>            dequeue!(pl.U)</w:t>
      </w:r>
    </w:p>
    <w:p w14:paraId="5B5D3B3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de-DE" w:eastAsia="el-GR"/>
        </w:rPr>
        <w:t xml:space="preserve">            </w:t>
      </w:r>
      <w:r w:rsidRPr="00EA0C6E">
        <w:rPr>
          <w:rFonts w:eastAsia="Times New Roman" w:cs="Times New Roman"/>
          <w:color w:val="000000"/>
          <w:sz w:val="21"/>
          <w:szCs w:val="21"/>
          <w:lang w:val="en-US" w:eastAsia="el-GR"/>
        </w:rPr>
        <w:t>update_vertex!(pl, u)</w:t>
      </w:r>
    </w:p>
    <w:p w14:paraId="22B4F3D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v in walkable_neighbors(u, pl.pf)</w:t>
      </w:r>
    </w:p>
    <w:p w14:paraId="12FA35B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update_vertex!(pl, v)</w:t>
      </w:r>
    </w:p>
    <w:p w14:paraId="23EAE44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05443FE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2653442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36B36F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232923B6" w14:textId="77777777" w:rsidR="00897446" w:rsidRPr="00EA0C6E" w:rsidRDefault="00897446" w:rsidP="00897446">
      <w:pPr>
        <w:widowControl/>
        <w:shd w:val="clear" w:color="auto" w:fill="FFFFFF"/>
        <w:autoSpaceDE/>
        <w:autoSpaceDN/>
        <w:spacing w:after="240"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br/>
      </w:r>
    </w:p>
    <w:p w14:paraId="7C4BBF8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init_planner(pf::DStarLite{2}, goal::Tuple{Int,Int})</w:t>
      </w:r>
    </w:p>
    <w:p w14:paraId="00FE8F2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sz = size(pf.walkmap)</w:t>
      </w:r>
    </w:p>
    <w:p w14:paraId="40C6BC8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33BA6C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g   = fill(</w:t>
      </w:r>
      <w:r w:rsidRPr="00EA0C6E">
        <w:rPr>
          <w:rFonts w:eastAsia="Times New Roman" w:cs="Times New Roman"/>
          <w:color w:val="098658"/>
          <w:sz w:val="21"/>
          <w:szCs w:val="21"/>
          <w:lang w:val="en-US" w:eastAsia="el-GR"/>
        </w:rPr>
        <w:t>Inf</w:t>
      </w:r>
      <w:r w:rsidRPr="00EA0C6E">
        <w:rPr>
          <w:rFonts w:eastAsia="Times New Roman" w:cs="Times New Roman"/>
          <w:color w:val="000000"/>
          <w:sz w:val="21"/>
          <w:szCs w:val="21"/>
          <w:lang w:val="en-US" w:eastAsia="el-GR"/>
        </w:rPr>
        <w:t>, sz)</w:t>
      </w:r>
    </w:p>
    <w:p w14:paraId="427A829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rhs = fill(</w:t>
      </w:r>
      <w:r w:rsidRPr="00EA0C6E">
        <w:rPr>
          <w:rFonts w:eastAsia="Times New Roman" w:cs="Times New Roman"/>
          <w:color w:val="098658"/>
          <w:sz w:val="21"/>
          <w:szCs w:val="21"/>
          <w:lang w:val="en-US" w:eastAsia="el-GR"/>
        </w:rPr>
        <w:t>Inf</w:t>
      </w:r>
      <w:r w:rsidRPr="00EA0C6E">
        <w:rPr>
          <w:rFonts w:eastAsia="Times New Roman" w:cs="Times New Roman"/>
          <w:color w:val="000000"/>
          <w:sz w:val="21"/>
          <w:szCs w:val="21"/>
          <w:lang w:val="en-US" w:eastAsia="el-GR"/>
        </w:rPr>
        <w:t>, sz)</w:t>
      </w:r>
    </w:p>
    <w:p w14:paraId="70F0308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982467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rhs[goal...] = </w:t>
      </w:r>
      <w:r w:rsidRPr="00EA0C6E">
        <w:rPr>
          <w:rFonts w:eastAsia="Times New Roman" w:cs="Times New Roman"/>
          <w:color w:val="098658"/>
          <w:sz w:val="21"/>
          <w:szCs w:val="21"/>
          <w:lang w:val="en-US" w:eastAsia="el-GR"/>
        </w:rPr>
        <w:t>0.0</w:t>
      </w:r>
    </w:p>
    <w:p w14:paraId="25D62FA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4EEED2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 = PriorityQueue{Tuple{Int,Int}, Tuple{Float64,Float64}}()</w:t>
      </w:r>
    </w:p>
    <w:p w14:paraId="7D0C3EE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planner = DStarLitePlanner(pf, g, rhs, U, </w:t>
      </w:r>
      <w:r w:rsidRPr="00EA0C6E">
        <w:rPr>
          <w:rFonts w:eastAsia="Times New Roman" w:cs="Times New Roman"/>
          <w:color w:val="098658"/>
          <w:sz w:val="21"/>
          <w:szCs w:val="21"/>
          <w:lang w:val="en-US" w:eastAsia="el-GR"/>
        </w:rPr>
        <w:t>0.0</w:t>
      </w:r>
      <w:r w:rsidRPr="00EA0C6E">
        <w:rPr>
          <w:rFonts w:eastAsia="Times New Roman" w:cs="Times New Roman"/>
          <w:color w:val="000000"/>
          <w:sz w:val="21"/>
          <w:szCs w:val="21"/>
          <w:lang w:val="en-US" w:eastAsia="el-GR"/>
        </w:rPr>
        <w:t>, goal)</w:t>
      </w:r>
    </w:p>
    <w:p w14:paraId="59D58F3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0E4EBE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U[goal] = calc_key(planner, goal)</w:t>
      </w:r>
    </w:p>
    <w:p w14:paraId="193AE77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compute_shortest_path!(planner)</w:t>
      </w:r>
    </w:p>
    <w:p w14:paraId="03CEA57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9AE628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planner</w:t>
      </w:r>
    </w:p>
    <w:p w14:paraId="2207AE6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1BB9ECC6" w14:textId="77777777" w:rsidR="00897446" w:rsidRPr="00EA0C6E" w:rsidRDefault="00897446" w:rsidP="00897446">
      <w:pPr>
        <w:widowControl/>
        <w:shd w:val="clear" w:color="auto" w:fill="FFFFFF"/>
        <w:autoSpaceDE/>
        <w:autoSpaceDN/>
        <w:spacing w:after="240" w:line="285" w:lineRule="atLeast"/>
        <w:jc w:val="left"/>
        <w:rPr>
          <w:rFonts w:eastAsia="Times New Roman" w:cs="Times New Roman"/>
          <w:color w:val="000000"/>
          <w:sz w:val="21"/>
          <w:szCs w:val="21"/>
          <w:lang w:val="en-US" w:eastAsia="el-GR"/>
        </w:rPr>
      </w:pPr>
    </w:p>
    <w:p w14:paraId="46BD357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update_after_cm_change!(</w:t>
      </w:r>
    </w:p>
    <w:p w14:paraId="63B9897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planner::DStarLitePlanner,</w:t>
      </w:r>
    </w:p>
    <w:p w14:paraId="5FDACB7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changed_cells::Vector{Tuple{Int,Int}}</w:t>
      </w:r>
    </w:p>
    <w:p w14:paraId="67BD0B3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w:t>
      </w:r>
    </w:p>
    <w:p w14:paraId="5A634B0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u in changed_cells</w:t>
      </w:r>
    </w:p>
    <w:p w14:paraId="2E41A7B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update_vertex!(planner, u)</w:t>
      </w:r>
    </w:p>
    <w:p w14:paraId="27CC6B2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v in walkable_neighbors(u, planner.pf)</w:t>
      </w:r>
    </w:p>
    <w:p w14:paraId="6837962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update_vertex!(planner, v)</w:t>
      </w:r>
    </w:p>
    <w:p w14:paraId="3789227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22FC6BE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48C43EA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BA38BC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compute_shortest_path!(planner)</w:t>
      </w:r>
    </w:p>
    <w:p w14:paraId="3C36B46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19B39C1A" w14:textId="77777777" w:rsidR="00897446" w:rsidRPr="00EA0C6E" w:rsidRDefault="00897446" w:rsidP="00897446">
      <w:pPr>
        <w:widowControl/>
        <w:shd w:val="clear" w:color="auto" w:fill="FFFFFF"/>
        <w:autoSpaceDE/>
        <w:autoSpaceDN/>
        <w:spacing w:after="240" w:line="285" w:lineRule="atLeast"/>
        <w:jc w:val="left"/>
        <w:rPr>
          <w:rFonts w:eastAsia="Times New Roman" w:cs="Times New Roman"/>
          <w:color w:val="000000"/>
          <w:sz w:val="21"/>
          <w:szCs w:val="21"/>
          <w:lang w:val="en-US" w:eastAsia="el-GR"/>
        </w:rPr>
      </w:pPr>
    </w:p>
    <w:p w14:paraId="1A784C4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w:t>
      </w:r>
    </w:p>
    <w:p w14:paraId="141296B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Heuristic-aware planner</w:t>
      </w:r>
    </w:p>
    <w:p w14:paraId="282D6F7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w:t>
      </w:r>
    </w:p>
    <w:p w14:paraId="7219A81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D51F98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A drop-in variant of `DStarLitePlanner` that adds a configurable heuristic</w:t>
      </w:r>
    </w:p>
    <w:p w14:paraId="2CDEB06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term to the key calculation. This enables:</w:t>
      </w:r>
    </w:p>
    <w:p w14:paraId="7621F24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 :delta_cost  → reuse Agents.jl's `delta_cost` as heuristic w.r.t. goal</w:t>
      </w:r>
    </w:p>
    <w:p w14:paraId="0F59452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 :manhattan   → |dx| + |dy|</w:t>
      </w:r>
    </w:p>
    <w:p w14:paraId="6EBD854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 :euclidean   → sqrt(dx^2 + dy^2)</w:t>
      </w:r>
    </w:p>
    <w:p w14:paraId="77B019B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w:t>
      </w:r>
    </w:p>
    <w:p w14:paraId="39D8532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The original (non-heuristic) planner is left untouched so existing code</w:t>
      </w:r>
    </w:p>
    <w:p w14:paraId="3AFBFEB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keeps its current behavior. This variant is constructed via an overloaded</w:t>
      </w:r>
    </w:p>
    <w:p w14:paraId="7067F87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8000"/>
          <w:sz w:val="21"/>
          <w:szCs w:val="21"/>
          <w:lang w:val="en-US" w:eastAsia="el-GR"/>
        </w:rPr>
        <w:t># `init_planner(pf, goal, heuristic::Symbol)` method.</w:t>
      </w:r>
    </w:p>
    <w:p w14:paraId="5FB2DCD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BCF238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mutable struct</w:t>
      </w:r>
      <w:r w:rsidRPr="00EA0C6E">
        <w:rPr>
          <w:rFonts w:eastAsia="Times New Roman" w:cs="Times New Roman"/>
          <w:color w:val="000000"/>
          <w:sz w:val="21"/>
          <w:szCs w:val="21"/>
          <w:lang w:val="en-US" w:eastAsia="el-GR"/>
        </w:rPr>
        <w:t xml:space="preserve"> DStarLitePlannerHeuristic{D}</w:t>
      </w:r>
    </w:p>
    <w:p w14:paraId="0493FDA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pf    :: DStarLite{D}</w:t>
      </w:r>
    </w:p>
    <w:p w14:paraId="3C773EF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g     :: Matrix{Float64}</w:t>
      </w:r>
    </w:p>
    <w:p w14:paraId="45B8871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rhs   :: Matrix{Float64}</w:t>
      </w:r>
    </w:p>
    <w:p w14:paraId="5324528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     :: PriorityQueue{Tuple{Int,Int}, Tuple{Float64,Float64}}</w:t>
      </w:r>
    </w:p>
    <w:p w14:paraId="337DF91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km    :: Float64</w:t>
      </w:r>
    </w:p>
    <w:p w14:paraId="02C9426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goal  :: Tuple{Int,Int}</w:t>
      </w:r>
    </w:p>
    <w:p w14:paraId="7E05C7A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heuristic_kind :: Symbol   </w:t>
      </w:r>
      <w:r w:rsidRPr="00EA0C6E">
        <w:rPr>
          <w:rFonts w:eastAsia="Times New Roman" w:cs="Times New Roman"/>
          <w:color w:val="008000"/>
          <w:sz w:val="21"/>
          <w:szCs w:val="21"/>
          <w:lang w:val="en-US" w:eastAsia="el-GR"/>
        </w:rPr>
        <w:t># :delta_cost, :manhattan, :euclidean, :none</w:t>
      </w:r>
    </w:p>
    <w:p w14:paraId="3EC9482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4AE1118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7692A7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@inline </w:t>
      </w: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heuristic(pl::DStarLitePlannerHeuristic, s::Tuple{Int,Int})</w:t>
      </w:r>
    </w:p>
    <w:p w14:paraId="588F4F0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hk = pl.heuristic_kind</w:t>
      </w:r>
    </w:p>
    <w:p w14:paraId="0CD7AF0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hk === :delta_cost</w:t>
      </w:r>
    </w:p>
    <w:p w14:paraId="4962D0E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Use the same cost metric as A*/D* Lite core, evaluated w.r.t. goal.</w:t>
      </w:r>
    </w:p>
    <w:p w14:paraId="6EF4DF3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This mirrors the literature practice of basing h on the edge-cost</w:t>
      </w:r>
    </w:p>
    <w:p w14:paraId="4324551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metric (cf. Hart–Nilsson–Raphael 1968; Koenig–Likhachev 2002).</w:t>
      </w:r>
    </w:p>
    <w:p w14:paraId="63E2176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delta_cost(pl.pf, s, pl.goal)</w:t>
      </w:r>
    </w:p>
    <w:p w14:paraId="73A9548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elseif</w:t>
      </w:r>
      <w:r w:rsidRPr="00EA0C6E">
        <w:rPr>
          <w:rFonts w:eastAsia="Times New Roman" w:cs="Times New Roman"/>
          <w:color w:val="000000"/>
          <w:sz w:val="21"/>
          <w:szCs w:val="21"/>
          <w:lang w:val="en-US" w:eastAsia="el-GR"/>
        </w:rPr>
        <w:t xml:space="preserve"> hk === :manhattan</w:t>
      </w:r>
    </w:p>
    <w:p w14:paraId="421DF95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dx = abs(s[</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 pl.goal[</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w:t>
      </w:r>
    </w:p>
    <w:p w14:paraId="12F3878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dy = abs(s[</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 - pl.goal[</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w:t>
      </w:r>
    </w:p>
    <w:p w14:paraId="23A20DD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dx + dy</w:t>
      </w:r>
    </w:p>
    <w:p w14:paraId="1AFAEBB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elseif</w:t>
      </w:r>
      <w:r w:rsidRPr="00EA0C6E">
        <w:rPr>
          <w:rFonts w:eastAsia="Times New Roman" w:cs="Times New Roman"/>
          <w:color w:val="000000"/>
          <w:sz w:val="21"/>
          <w:szCs w:val="21"/>
          <w:lang w:val="en-US" w:eastAsia="el-GR"/>
        </w:rPr>
        <w:t xml:space="preserve"> hk === :euclidean</w:t>
      </w:r>
    </w:p>
    <w:p w14:paraId="2731C52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dx = s[</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 pl.goal[</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w:t>
      </w:r>
    </w:p>
    <w:p w14:paraId="3B65B57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dy = s[</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 - pl.goal[</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w:t>
      </w:r>
    </w:p>
    <w:p w14:paraId="47F0AFC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sqrt(dx * dx + dy * dy)</w:t>
      </w:r>
    </w:p>
    <w:p w14:paraId="7794AC6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w:t>
      </w:r>
    </w:p>
    <w:p w14:paraId="1DA5D07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:none or any unsupported symbol → behave like the original planner</w:t>
      </w:r>
    </w:p>
    <w:p w14:paraId="7D3B4D2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w:t>
      </w:r>
      <w:r w:rsidRPr="00EA0C6E">
        <w:rPr>
          <w:rFonts w:eastAsia="Times New Roman" w:cs="Times New Roman"/>
          <w:color w:val="098658"/>
          <w:sz w:val="21"/>
          <w:szCs w:val="21"/>
          <w:lang w:val="en-US" w:eastAsia="el-GR"/>
        </w:rPr>
        <w:t>0.0</w:t>
      </w:r>
    </w:p>
    <w:p w14:paraId="670BCEE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4B0D1F9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51822CD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9FE078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@inline </w:t>
      </w: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calc_key(pl::DStarLitePlannerHeuristic, s::Tuple{Int,Int})</w:t>
      </w:r>
    </w:p>
    <w:p w14:paraId="7174537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m = min(pl.g[s...], pl.rhs[s...])</w:t>
      </w:r>
    </w:p>
    <w:p w14:paraId="16B39CC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(m + heuristic(pl, s) + pl.km, m)</w:t>
      </w:r>
    </w:p>
    <w:p w14:paraId="03926B5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232BC0E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094BD9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update_vertex!(pl::DStarLitePlannerHeuristic, u::Tuple{Int,Int})</w:t>
      </w:r>
    </w:p>
    <w:p w14:paraId="4539B82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u != pl.goal</w:t>
      </w:r>
    </w:p>
    <w:p w14:paraId="525B4EE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min_rhs = </w:t>
      </w:r>
      <w:r w:rsidRPr="00EA0C6E">
        <w:rPr>
          <w:rFonts w:eastAsia="Times New Roman" w:cs="Times New Roman"/>
          <w:color w:val="098658"/>
          <w:sz w:val="21"/>
          <w:szCs w:val="21"/>
          <w:lang w:val="en-US" w:eastAsia="el-GR"/>
        </w:rPr>
        <w:t>Inf</w:t>
      </w:r>
    </w:p>
    <w:p w14:paraId="13EF6C8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v in walkable_neighbors(u, pl.pf)</w:t>
      </w:r>
    </w:p>
    <w:p w14:paraId="63236B1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 = delta_cost(pl.pf, u, v) + pl.g[v...]</w:t>
      </w:r>
    </w:p>
    <w:p w14:paraId="60D0D28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de-DE"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00"/>
          <w:sz w:val="21"/>
          <w:szCs w:val="21"/>
          <w:lang w:val="de-DE" w:eastAsia="el-GR"/>
        </w:rPr>
        <w:t>min_rhs = min(min_rhs, c)</w:t>
      </w:r>
    </w:p>
    <w:p w14:paraId="4628AE0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de-DE" w:eastAsia="el-GR"/>
        </w:rPr>
        <w:t xml:space="preserve">        </w:t>
      </w:r>
      <w:r w:rsidRPr="00EA0C6E">
        <w:rPr>
          <w:rFonts w:eastAsia="Times New Roman" w:cs="Times New Roman"/>
          <w:color w:val="0000FF"/>
          <w:sz w:val="21"/>
          <w:szCs w:val="21"/>
          <w:lang w:val="en-US" w:eastAsia="el-GR"/>
        </w:rPr>
        <w:t>end</w:t>
      </w:r>
    </w:p>
    <w:p w14:paraId="21AA06F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pl.rhs[u...] = min_rhs</w:t>
      </w:r>
    </w:p>
    <w:p w14:paraId="12DAB85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BDF477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FC6446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haskey(pl.U, u) &amp;&amp; delete!(pl.U, u)</w:t>
      </w:r>
    </w:p>
    <w:p w14:paraId="2439F91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F165FB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pl.g[u...] != pl.rhs[u...]</w:t>
      </w:r>
    </w:p>
    <w:p w14:paraId="7863DB2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pl.U[u] = calc_key(pl, u)</w:t>
      </w:r>
    </w:p>
    <w:p w14:paraId="29DC67C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0785FEB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3A892F2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BE3F83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compute_shortest_path!(pl::DStarLitePlannerHeuristic)</w:t>
      </w:r>
    </w:p>
    <w:p w14:paraId="33B61D2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while</w:t>
      </w:r>
      <w:r w:rsidRPr="00EA0C6E">
        <w:rPr>
          <w:rFonts w:eastAsia="Times New Roman" w:cs="Times New Roman"/>
          <w:color w:val="000000"/>
          <w:sz w:val="21"/>
          <w:szCs w:val="21"/>
          <w:lang w:val="en-US" w:eastAsia="el-GR"/>
        </w:rPr>
        <w:t xml:space="preserve"> !isempty(pl.U)</w:t>
      </w:r>
    </w:p>
    <w:p w14:paraId="6C899D2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 k_old) = peek(pl.U)</w:t>
      </w:r>
    </w:p>
    <w:p w14:paraId="765F23F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k_new = calc_key(pl, u)</w:t>
      </w:r>
    </w:p>
    <w:p w14:paraId="3AF4383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61D5C5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k_old &lt; k_new</w:t>
      </w:r>
    </w:p>
    <w:p w14:paraId="6F6C3E9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pl.U[u] = k_new</w:t>
      </w:r>
    </w:p>
    <w:p w14:paraId="26A9D73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elseif</w:t>
      </w:r>
      <w:r w:rsidRPr="00EA0C6E">
        <w:rPr>
          <w:rFonts w:eastAsia="Times New Roman" w:cs="Times New Roman"/>
          <w:color w:val="000000"/>
          <w:sz w:val="21"/>
          <w:szCs w:val="21"/>
          <w:lang w:val="en-US" w:eastAsia="el-GR"/>
        </w:rPr>
        <w:t xml:space="preserve"> pl.g[u...] &gt; pl.rhs[u...]</w:t>
      </w:r>
    </w:p>
    <w:p w14:paraId="5CB1060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pl.g[u...] = pl.rhs[u...]</w:t>
      </w:r>
    </w:p>
    <w:p w14:paraId="0E423B1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dequeue!(pl.U)</w:t>
      </w:r>
    </w:p>
    <w:p w14:paraId="1DE128A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v in walkable_neighbors(u, pl.pf)</w:t>
      </w:r>
    </w:p>
    <w:p w14:paraId="61E0BBC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update_vertex!(pl, v)</w:t>
      </w:r>
    </w:p>
    <w:p w14:paraId="05915F0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34F626F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xml:space="preserve">        </w:t>
      </w:r>
      <w:r w:rsidRPr="00EA0C6E">
        <w:rPr>
          <w:rFonts w:eastAsia="Times New Roman" w:cs="Times New Roman"/>
          <w:color w:val="0000FF"/>
          <w:sz w:val="21"/>
          <w:szCs w:val="21"/>
          <w:lang w:val="en-US" w:eastAsia="el-GR"/>
        </w:rPr>
        <w:t>else</w:t>
      </w:r>
    </w:p>
    <w:p w14:paraId="6241B2C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de-DE"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00"/>
          <w:sz w:val="21"/>
          <w:szCs w:val="21"/>
          <w:lang w:val="de-DE" w:eastAsia="el-GR"/>
        </w:rPr>
        <w:t xml:space="preserve">pl.g[u...] = </w:t>
      </w:r>
      <w:r w:rsidRPr="00EA0C6E">
        <w:rPr>
          <w:rFonts w:eastAsia="Times New Roman" w:cs="Times New Roman"/>
          <w:color w:val="098658"/>
          <w:sz w:val="21"/>
          <w:szCs w:val="21"/>
          <w:lang w:val="de-DE" w:eastAsia="el-GR"/>
        </w:rPr>
        <w:t>Inf</w:t>
      </w:r>
    </w:p>
    <w:p w14:paraId="0D73C54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de-DE" w:eastAsia="el-GR"/>
        </w:rPr>
      </w:pPr>
      <w:r w:rsidRPr="00EA0C6E">
        <w:rPr>
          <w:rFonts w:eastAsia="Times New Roman" w:cs="Times New Roman"/>
          <w:color w:val="000000"/>
          <w:sz w:val="21"/>
          <w:szCs w:val="21"/>
          <w:lang w:val="de-DE" w:eastAsia="el-GR"/>
        </w:rPr>
        <w:t>            dequeue!(pl.U)</w:t>
      </w:r>
    </w:p>
    <w:p w14:paraId="2D64C20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de-DE" w:eastAsia="el-GR"/>
        </w:rPr>
        <w:t xml:space="preserve">            </w:t>
      </w:r>
      <w:r w:rsidRPr="00EA0C6E">
        <w:rPr>
          <w:rFonts w:eastAsia="Times New Roman" w:cs="Times New Roman"/>
          <w:color w:val="000000"/>
          <w:sz w:val="21"/>
          <w:szCs w:val="21"/>
          <w:lang w:val="en-US" w:eastAsia="el-GR"/>
        </w:rPr>
        <w:t>update_vertex!(pl, u)</w:t>
      </w:r>
    </w:p>
    <w:p w14:paraId="0D73B8E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v in walkable_neighbors(u, pl.pf)</w:t>
      </w:r>
    </w:p>
    <w:p w14:paraId="2B89E25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update_vertex!(pl, v)</w:t>
      </w:r>
    </w:p>
    <w:p w14:paraId="63BC1A2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4245785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7E2626F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18B307D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274078A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F62802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30DC3DC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init_planner(pf::DStarLite{2}, goal; heuristic = :delta_cost)</w:t>
      </w:r>
    </w:p>
    <w:p w14:paraId="0C3BBA4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A657F8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Heuristic-aware planner constructor. Creates a `DStarLitePlannerHeuristic`</w:t>
      </w:r>
    </w:p>
    <w:p w14:paraId="52DAE43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using:</w:t>
      </w:r>
    </w:p>
    <w:p w14:paraId="3272015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AA9A3D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`heuristic = :delta_cost`  → use `delta_cost(pf, s, goal)` as heuristic</w:t>
      </w:r>
    </w:p>
    <w:p w14:paraId="38FF756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`heuristic = :manhattan`   → Manhattan distance to goal</w:t>
      </w:r>
    </w:p>
    <w:p w14:paraId="3B46D0E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`heuristic = :euclidean`   → Euclidean distance to goal</w:t>
      </w:r>
    </w:p>
    <w:p w14:paraId="26C8C60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`heuristic = :none`        → equivalent to the original planner</w:t>
      </w:r>
    </w:p>
    <w:p w14:paraId="7F62809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0EB1C1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This is a drop-in alternative to the existing `init_planner(pf, goal)` and</w:t>
      </w:r>
    </w:p>
    <w:p w14:paraId="56A1309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does not modify any existing behavior.</w:t>
      </w:r>
    </w:p>
    <w:p w14:paraId="00D0E37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68B3721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init_planner(</w:t>
      </w:r>
    </w:p>
    <w:p w14:paraId="472DEEF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pf::DStarLite{2},</w:t>
      </w:r>
    </w:p>
    <w:p w14:paraId="48349D7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goal::Tuple{Int,Int},</w:t>
      </w:r>
    </w:p>
    <w:p w14:paraId="258AD3F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heuristic::Symbol;</w:t>
      </w:r>
    </w:p>
    <w:p w14:paraId="59F2D23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p>
    <w:p w14:paraId="5376A0B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sz = size(pf.walkmap)</w:t>
      </w:r>
    </w:p>
    <w:p w14:paraId="0900F43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4A6748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g   = fill(</w:t>
      </w:r>
      <w:r w:rsidRPr="00EA0C6E">
        <w:rPr>
          <w:rFonts w:eastAsia="Times New Roman" w:cs="Times New Roman"/>
          <w:color w:val="098658"/>
          <w:sz w:val="21"/>
          <w:szCs w:val="21"/>
          <w:lang w:val="en-US" w:eastAsia="el-GR"/>
        </w:rPr>
        <w:t>Inf</w:t>
      </w:r>
      <w:r w:rsidRPr="00EA0C6E">
        <w:rPr>
          <w:rFonts w:eastAsia="Times New Roman" w:cs="Times New Roman"/>
          <w:color w:val="000000"/>
          <w:sz w:val="21"/>
          <w:szCs w:val="21"/>
          <w:lang w:val="en-US" w:eastAsia="el-GR"/>
        </w:rPr>
        <w:t>, sz)</w:t>
      </w:r>
    </w:p>
    <w:p w14:paraId="00D0DA2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rhs = fill(</w:t>
      </w:r>
      <w:r w:rsidRPr="00EA0C6E">
        <w:rPr>
          <w:rFonts w:eastAsia="Times New Roman" w:cs="Times New Roman"/>
          <w:color w:val="098658"/>
          <w:sz w:val="21"/>
          <w:szCs w:val="21"/>
          <w:lang w:val="en-US" w:eastAsia="el-GR"/>
        </w:rPr>
        <w:t>Inf</w:t>
      </w:r>
      <w:r w:rsidRPr="00EA0C6E">
        <w:rPr>
          <w:rFonts w:eastAsia="Times New Roman" w:cs="Times New Roman"/>
          <w:color w:val="000000"/>
          <w:sz w:val="21"/>
          <w:szCs w:val="21"/>
          <w:lang w:val="en-US" w:eastAsia="el-GR"/>
        </w:rPr>
        <w:t>, sz)</w:t>
      </w:r>
    </w:p>
    <w:p w14:paraId="674EAB3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rhs[goal...] = </w:t>
      </w:r>
      <w:r w:rsidRPr="00EA0C6E">
        <w:rPr>
          <w:rFonts w:eastAsia="Times New Roman" w:cs="Times New Roman"/>
          <w:color w:val="098658"/>
          <w:sz w:val="21"/>
          <w:szCs w:val="21"/>
          <w:lang w:val="en-US" w:eastAsia="el-GR"/>
        </w:rPr>
        <w:t>0.0</w:t>
      </w:r>
    </w:p>
    <w:p w14:paraId="500C3A8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02DF33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 = PriorityQueue{Tuple{Int,Int}, Tuple{Float64,Float64}}()</w:t>
      </w:r>
    </w:p>
    <w:p w14:paraId="7DD7170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planner = DStarLitePlannerHeuristic(pf, g, rhs, U, </w:t>
      </w:r>
      <w:r w:rsidRPr="00EA0C6E">
        <w:rPr>
          <w:rFonts w:eastAsia="Times New Roman" w:cs="Times New Roman"/>
          <w:color w:val="098658"/>
          <w:sz w:val="21"/>
          <w:szCs w:val="21"/>
          <w:lang w:val="en-US" w:eastAsia="el-GR"/>
        </w:rPr>
        <w:t>0.0</w:t>
      </w:r>
      <w:r w:rsidRPr="00EA0C6E">
        <w:rPr>
          <w:rFonts w:eastAsia="Times New Roman" w:cs="Times New Roman"/>
          <w:color w:val="000000"/>
          <w:sz w:val="21"/>
          <w:szCs w:val="21"/>
          <w:lang w:val="en-US" w:eastAsia="el-GR"/>
        </w:rPr>
        <w:t>, goal, heuristic)</w:t>
      </w:r>
    </w:p>
    <w:p w14:paraId="3F9A85C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60A709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U[goal] = calc_key(planner, goal)</w:t>
      </w:r>
    </w:p>
    <w:p w14:paraId="798D45A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compute_shortest_path!(planner)</w:t>
      </w:r>
    </w:p>
    <w:p w14:paraId="3BB56BB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9F100F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planner</w:t>
      </w:r>
    </w:p>
    <w:p w14:paraId="6DBE451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376D62E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A778F1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update_after_cm_change!(</w:t>
      </w:r>
    </w:p>
    <w:p w14:paraId="57B8F2B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planner::DStarLitePlannerHeuristic,</w:t>
      </w:r>
    </w:p>
    <w:p w14:paraId="6D43570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changed_cells::Vector{Tuple{Int,Int}},</w:t>
      </w:r>
    </w:p>
    <w:p w14:paraId="4B6E828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w:t>
      </w:r>
    </w:p>
    <w:p w14:paraId="69917C7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u in changed_cells</w:t>
      </w:r>
    </w:p>
    <w:p w14:paraId="0D6170E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update_vertex!(planner, u)</w:t>
      </w:r>
    </w:p>
    <w:p w14:paraId="6E35D95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v in walkable_neighbors(u, planner.pf)</w:t>
      </w:r>
    </w:p>
    <w:p w14:paraId="22DF9CA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update_vertex!(planner, v)</w:t>
      </w:r>
    </w:p>
    <w:p w14:paraId="77894F1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9AB12F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302AAC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85D639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compute_shortest_path!(planner)</w:t>
      </w:r>
    </w:p>
    <w:p w14:paraId="31C34C0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2C48D28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0C270E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extract_path(</w:t>
      </w:r>
    </w:p>
    <w:p w14:paraId="3E71DCD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planner::DStarLitePlannerHeuristic,</w:t>
      </w:r>
    </w:p>
    <w:p w14:paraId="3131907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start::Tuple{Int,Int};</w:t>
      </w:r>
    </w:p>
    <w:p w14:paraId="558066F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max_steps = </w:t>
      </w:r>
      <w:r w:rsidRPr="00EA0C6E">
        <w:rPr>
          <w:rFonts w:eastAsia="Times New Roman" w:cs="Times New Roman"/>
          <w:color w:val="098658"/>
          <w:sz w:val="21"/>
          <w:szCs w:val="21"/>
          <w:lang w:val="en-US" w:eastAsia="el-GR"/>
        </w:rPr>
        <w:t>10_000</w:t>
      </w:r>
      <w:r w:rsidRPr="00EA0C6E">
        <w:rPr>
          <w:rFonts w:eastAsia="Times New Roman" w:cs="Times New Roman"/>
          <w:color w:val="000000"/>
          <w:sz w:val="21"/>
          <w:szCs w:val="21"/>
          <w:lang w:val="en-US" w:eastAsia="el-GR"/>
        </w:rPr>
        <w:t>,</w:t>
      </w:r>
    </w:p>
    <w:p w14:paraId="39FC13D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w:t>
      </w:r>
    </w:p>
    <w:p w14:paraId="1691D25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 = Tuple{Int,Int}[]</w:t>
      </w:r>
    </w:p>
    <w:p w14:paraId="733FD03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cur  = start</w:t>
      </w:r>
    </w:p>
    <w:p w14:paraId="7222A73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674D00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push!(path, cur)</w:t>
      </w:r>
    </w:p>
    <w:p w14:paraId="3A5E670D"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2A43FE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_ in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:max_steps</w:t>
      </w:r>
    </w:p>
    <w:p w14:paraId="023372A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cur == planner.goal &amp;&amp; </w:t>
      </w:r>
      <w:r w:rsidRPr="00EA0C6E">
        <w:rPr>
          <w:rFonts w:eastAsia="Times New Roman" w:cs="Times New Roman"/>
          <w:color w:val="0000FF"/>
          <w:sz w:val="21"/>
          <w:szCs w:val="21"/>
          <w:lang w:val="en-US" w:eastAsia="el-GR"/>
        </w:rPr>
        <w:t>break</w:t>
      </w:r>
    </w:p>
    <w:p w14:paraId="0AC166C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89197E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 = </w:t>
      </w:r>
      <w:r w:rsidRPr="00EA0C6E">
        <w:rPr>
          <w:rFonts w:eastAsia="Times New Roman" w:cs="Times New Roman"/>
          <w:color w:val="0000FF"/>
          <w:sz w:val="21"/>
          <w:szCs w:val="21"/>
          <w:lang w:val="en-US" w:eastAsia="el-GR"/>
        </w:rPr>
        <w:t>nothing</w:t>
      </w:r>
    </w:p>
    <w:p w14:paraId="447E143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best_val = </w:t>
      </w:r>
      <w:r w:rsidRPr="00EA0C6E">
        <w:rPr>
          <w:rFonts w:eastAsia="Times New Roman" w:cs="Times New Roman"/>
          <w:color w:val="098658"/>
          <w:sz w:val="21"/>
          <w:szCs w:val="21"/>
          <w:lang w:val="en-US" w:eastAsia="el-GR"/>
        </w:rPr>
        <w:t>Inf</w:t>
      </w:r>
    </w:p>
    <w:p w14:paraId="33DA443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777E1B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n in walkable_neighbors(cur, planner.pf)</w:t>
      </w:r>
    </w:p>
    <w:p w14:paraId="2D1A633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val = delta_cost(planner.pf, cur, n) + planner.g[n...]</w:t>
      </w:r>
    </w:p>
    <w:p w14:paraId="685C66D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val &lt; best_val</w:t>
      </w:r>
    </w:p>
    <w:p w14:paraId="3BE1C1E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best_val = val</w:t>
      </w:r>
    </w:p>
    <w:p w14:paraId="5ED8DAE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 = n</w:t>
      </w:r>
    </w:p>
    <w:p w14:paraId="40522F1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2BE5BCD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278AF12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853407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 === </w:t>
      </w:r>
      <w:r w:rsidRPr="00EA0C6E">
        <w:rPr>
          <w:rFonts w:eastAsia="Times New Roman" w:cs="Times New Roman"/>
          <w:color w:val="0000FF"/>
          <w:sz w:val="21"/>
          <w:szCs w:val="21"/>
          <w:lang w:val="en-US" w:eastAsia="el-GR"/>
        </w:rPr>
        <w:t>nothing</w:t>
      </w:r>
      <w:r w:rsidRPr="00EA0C6E">
        <w:rPr>
          <w:rFonts w:eastAsia="Times New Roman" w:cs="Times New Roman"/>
          <w:color w:val="000000"/>
          <w:sz w:val="21"/>
          <w:szCs w:val="21"/>
          <w:lang w:val="en-US" w:eastAsia="el-GR"/>
        </w:rPr>
        <w:t xml:space="preserve"> &amp;&amp; </w:t>
      </w:r>
      <w:r w:rsidRPr="00EA0C6E">
        <w:rPr>
          <w:rFonts w:eastAsia="Times New Roman" w:cs="Times New Roman"/>
          <w:color w:val="0000FF"/>
          <w:sz w:val="21"/>
          <w:szCs w:val="21"/>
          <w:lang w:val="en-US" w:eastAsia="el-GR"/>
        </w:rPr>
        <w:t>break</w:t>
      </w:r>
    </w:p>
    <w:p w14:paraId="4CDCC50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cur = best</w:t>
      </w:r>
    </w:p>
    <w:p w14:paraId="4C7FBFC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push!(path, cur)</w:t>
      </w:r>
    </w:p>
    <w:p w14:paraId="5BEC7F5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1ADE353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9ABC46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path</w:t>
      </w:r>
    </w:p>
    <w:p w14:paraId="2D99E22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0385EA5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37C660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extract_path(</w:t>
      </w:r>
    </w:p>
    <w:p w14:paraId="1662BA2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planner::DStarLitePlanner,</w:t>
      </w:r>
    </w:p>
    <w:p w14:paraId="648CA9C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start::Tuple{Int,Int};</w:t>
      </w:r>
    </w:p>
    <w:p w14:paraId="035962C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max_steps = </w:t>
      </w:r>
      <w:r w:rsidRPr="00EA0C6E">
        <w:rPr>
          <w:rFonts w:eastAsia="Times New Roman" w:cs="Times New Roman"/>
          <w:color w:val="098658"/>
          <w:sz w:val="21"/>
          <w:szCs w:val="21"/>
          <w:lang w:val="en-US" w:eastAsia="el-GR"/>
        </w:rPr>
        <w:t>10_000</w:t>
      </w:r>
    </w:p>
    <w:p w14:paraId="172F23F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w:t>
      </w:r>
    </w:p>
    <w:p w14:paraId="0683930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path = Tuple{Int,Int}[]</w:t>
      </w:r>
    </w:p>
    <w:p w14:paraId="00AB196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cur  = start</w:t>
      </w:r>
    </w:p>
    <w:p w14:paraId="3EFB4DC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9E49E3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push!(path, cur)</w:t>
      </w:r>
    </w:p>
    <w:p w14:paraId="6295B89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4D8075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_ in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:max_steps</w:t>
      </w:r>
    </w:p>
    <w:p w14:paraId="0E9EB08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cur == planner.goal &amp;&amp; </w:t>
      </w:r>
      <w:r w:rsidRPr="00EA0C6E">
        <w:rPr>
          <w:rFonts w:eastAsia="Times New Roman" w:cs="Times New Roman"/>
          <w:color w:val="0000FF"/>
          <w:sz w:val="21"/>
          <w:szCs w:val="21"/>
          <w:lang w:val="en-US" w:eastAsia="el-GR"/>
        </w:rPr>
        <w:t>break</w:t>
      </w:r>
    </w:p>
    <w:p w14:paraId="78E72B04"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76A41F2"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 = </w:t>
      </w:r>
      <w:r w:rsidRPr="00EA0C6E">
        <w:rPr>
          <w:rFonts w:eastAsia="Times New Roman" w:cs="Times New Roman"/>
          <w:color w:val="0000FF"/>
          <w:sz w:val="21"/>
          <w:szCs w:val="21"/>
          <w:lang w:val="en-US" w:eastAsia="el-GR"/>
        </w:rPr>
        <w:t>nothing</w:t>
      </w:r>
    </w:p>
    <w:p w14:paraId="2270C6B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best_val = </w:t>
      </w:r>
      <w:r w:rsidRPr="00EA0C6E">
        <w:rPr>
          <w:rFonts w:eastAsia="Times New Roman" w:cs="Times New Roman"/>
          <w:color w:val="098658"/>
          <w:sz w:val="21"/>
          <w:szCs w:val="21"/>
          <w:lang w:val="en-US" w:eastAsia="el-GR"/>
        </w:rPr>
        <w:t>Inf</w:t>
      </w:r>
    </w:p>
    <w:p w14:paraId="5B853B17"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138D9EB"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n in walkable_neighbors(cur, planner.pf)</w:t>
      </w:r>
    </w:p>
    <w:p w14:paraId="1D0CC9D1"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val = delta_cost(planner.pf, cur, n) + planner.g[n...]</w:t>
      </w:r>
    </w:p>
    <w:p w14:paraId="0EA7084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val &lt; best_val</w:t>
      </w:r>
    </w:p>
    <w:p w14:paraId="38F666B6"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best_val = val</w:t>
      </w:r>
    </w:p>
    <w:p w14:paraId="5FCF2DC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 = n</w:t>
      </w:r>
    </w:p>
    <w:p w14:paraId="2A1D21F0"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3AABAF75"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6776E8F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7D4B7FA"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 === </w:t>
      </w:r>
      <w:r w:rsidRPr="00EA0C6E">
        <w:rPr>
          <w:rFonts w:eastAsia="Times New Roman" w:cs="Times New Roman"/>
          <w:color w:val="0000FF"/>
          <w:sz w:val="21"/>
          <w:szCs w:val="21"/>
          <w:lang w:val="en-US" w:eastAsia="el-GR"/>
        </w:rPr>
        <w:t>nothing</w:t>
      </w:r>
      <w:r w:rsidRPr="00EA0C6E">
        <w:rPr>
          <w:rFonts w:eastAsia="Times New Roman" w:cs="Times New Roman"/>
          <w:color w:val="000000"/>
          <w:sz w:val="21"/>
          <w:szCs w:val="21"/>
          <w:lang w:val="en-US" w:eastAsia="el-GR"/>
        </w:rPr>
        <w:t xml:space="preserve"> &amp;&amp; </w:t>
      </w:r>
      <w:r w:rsidRPr="00EA0C6E">
        <w:rPr>
          <w:rFonts w:eastAsia="Times New Roman" w:cs="Times New Roman"/>
          <w:color w:val="0000FF"/>
          <w:sz w:val="21"/>
          <w:szCs w:val="21"/>
          <w:lang w:val="en-US" w:eastAsia="el-GR"/>
        </w:rPr>
        <w:t>break</w:t>
      </w:r>
    </w:p>
    <w:p w14:paraId="16A2E703"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cur = best</w:t>
      </w:r>
    </w:p>
    <w:p w14:paraId="028514DE"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push!(path, cur)</w:t>
      </w:r>
    </w:p>
    <w:p w14:paraId="467E33A8"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eastAsia="el-GR"/>
        </w:rPr>
        <w:t>end</w:t>
      </w:r>
    </w:p>
    <w:p w14:paraId="729097E9"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p>
    <w:p w14:paraId="3020BB5C"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000000"/>
          <w:sz w:val="21"/>
          <w:szCs w:val="21"/>
          <w:lang w:eastAsia="el-GR"/>
        </w:rPr>
        <w:t xml:space="preserve">    </w:t>
      </w:r>
      <w:r w:rsidRPr="00EA0C6E">
        <w:rPr>
          <w:rFonts w:eastAsia="Times New Roman" w:cs="Times New Roman"/>
          <w:color w:val="0000FF"/>
          <w:sz w:val="21"/>
          <w:szCs w:val="21"/>
          <w:lang w:eastAsia="el-GR"/>
        </w:rPr>
        <w:t>return</w:t>
      </w:r>
      <w:r w:rsidRPr="00EA0C6E">
        <w:rPr>
          <w:rFonts w:eastAsia="Times New Roman" w:cs="Times New Roman"/>
          <w:color w:val="000000"/>
          <w:sz w:val="21"/>
          <w:szCs w:val="21"/>
          <w:lang w:eastAsia="el-GR"/>
        </w:rPr>
        <w:t xml:space="preserve"> path</w:t>
      </w:r>
    </w:p>
    <w:p w14:paraId="72C079AF" w14:textId="77777777" w:rsidR="00897446" w:rsidRPr="00EA0C6E" w:rsidRDefault="00897446" w:rsidP="0089744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0000FF"/>
          <w:sz w:val="21"/>
          <w:szCs w:val="21"/>
          <w:lang w:eastAsia="el-GR"/>
        </w:rPr>
        <w:t>end</w:t>
      </w:r>
    </w:p>
    <w:p w14:paraId="0AB922EB" w14:textId="77777777" w:rsidR="00897446" w:rsidRPr="00EA0C6E" w:rsidRDefault="00897446" w:rsidP="00897446">
      <w:pPr>
        <w:rPr>
          <w:rFonts w:cs="Times New Roman"/>
        </w:rPr>
      </w:pPr>
    </w:p>
    <w:p w14:paraId="68BDFFC0" w14:textId="6531A947" w:rsidR="007730B3" w:rsidRPr="00EA0C6E" w:rsidRDefault="003F5B34" w:rsidP="007730B3">
      <w:pPr>
        <w:pStyle w:val="Heading3"/>
      </w:pPr>
      <w:bookmarkStart w:id="344" w:name="_Toc227411798"/>
      <w:r w:rsidRPr="00EA0C6E">
        <w:rPr>
          <w:lang w:val="en-US"/>
        </w:rPr>
        <w:t xml:space="preserve">D*lite </w:t>
      </w:r>
      <w:r w:rsidR="00D25D29" w:rsidRPr="00EA0C6E">
        <w:rPr>
          <w:lang w:val="en-US"/>
        </w:rPr>
        <w:t>helper functions</w:t>
      </w:r>
      <w:bookmarkEnd w:id="344"/>
    </w:p>
    <w:p w14:paraId="36D9C805" w14:textId="4F9FA5E2" w:rsidR="006A3556" w:rsidRPr="00EA0C6E" w:rsidRDefault="006A3556" w:rsidP="006A3556">
      <w:pPr>
        <w:rPr>
          <w:rFonts w:cs="Times New Roman"/>
        </w:rPr>
      </w:pPr>
      <w:r w:rsidRPr="00EA0C6E">
        <w:rPr>
          <w:rFonts w:cs="Times New Roman"/>
        </w:rPr>
        <w:t xml:space="preserve">Βοηθητικές συναρτήσεις που αναπτύχθηκαν για τον κώδικα του </w:t>
      </w:r>
      <w:r w:rsidRPr="00EA0C6E">
        <w:rPr>
          <w:rFonts w:cs="Times New Roman"/>
        </w:rPr>
        <w:fldChar w:fldCharType="begin"/>
      </w:r>
      <w:r w:rsidRPr="00EA0C6E">
        <w:rPr>
          <w:rFonts w:cs="Times New Roman"/>
        </w:rPr>
        <w:instrText xml:space="preserve"> REF _Ref226808634 \w \h </w:instrText>
      </w:r>
      <w:r w:rsidR="001712F5" w:rsidRPr="00EA0C6E">
        <w:rPr>
          <w:rFonts w:cs="Times New Roman"/>
        </w:rPr>
        <w:instrText xml:space="preserve"> \* MERGEFORMAT </w:instrText>
      </w:r>
      <w:r w:rsidRPr="00EA0C6E">
        <w:rPr>
          <w:rFonts w:cs="Times New Roman"/>
        </w:rPr>
      </w:r>
      <w:r w:rsidRPr="00EA0C6E">
        <w:rPr>
          <w:rFonts w:cs="Times New Roman"/>
        </w:rPr>
        <w:fldChar w:fldCharType="separate"/>
      </w:r>
      <w:r w:rsidR="00EA0C6E" w:rsidRPr="00EA0C6E">
        <w:rPr>
          <w:rFonts w:cs="Times New Roman"/>
        </w:rPr>
        <w:t>6.2.1</w:t>
      </w:r>
      <w:r w:rsidRPr="00EA0C6E">
        <w:rPr>
          <w:rFonts w:cs="Times New Roman"/>
        </w:rPr>
        <w:fldChar w:fldCharType="end"/>
      </w:r>
    </w:p>
    <w:p w14:paraId="4E565084" w14:textId="77777777" w:rsidR="006A3556" w:rsidRPr="00EA0C6E" w:rsidRDefault="006A3556" w:rsidP="006A3556">
      <w:pPr>
        <w:rPr>
          <w:rFonts w:cs="Times New Roman"/>
        </w:rPr>
      </w:pPr>
    </w:p>
    <w:p w14:paraId="2F74BDB0" w14:textId="30725476" w:rsidR="00D25D29" w:rsidRPr="00EA0C6E" w:rsidRDefault="00D25D29" w:rsidP="00D25D29">
      <w:pPr>
        <w:pStyle w:val="Heading4"/>
        <w:rPr>
          <w:lang w:val="en-US"/>
        </w:rPr>
      </w:pPr>
      <w:bookmarkStart w:id="345" w:name="_Toc227411799"/>
      <w:r w:rsidRPr="00EA0C6E">
        <w:rPr>
          <w:lang w:val="en-US"/>
        </w:rPr>
        <w:t>D*lite common</w:t>
      </w:r>
      <w:bookmarkEnd w:id="345"/>
    </w:p>
    <w:p w14:paraId="75E71833"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008000"/>
          <w:sz w:val="21"/>
          <w:szCs w:val="21"/>
          <w:lang w:val="en-US" w:eastAsia="el-GR"/>
        </w:rPr>
        <w:t># Shared helpers for continuous-space pathfinding (A* and D* Lite).</w:t>
      </w:r>
    </w:p>
    <w:p w14:paraId="3D9842A8"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008000"/>
          <w:sz w:val="21"/>
          <w:szCs w:val="21"/>
          <w:lang w:val="en-US" w:eastAsia="el-GR"/>
        </w:rPr>
        <w:t># Converts between continuous and discrete grid positions.</w:t>
      </w:r>
    </w:p>
    <w:p w14:paraId="1541F0B0"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DBB589F"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A31515"/>
          <w:sz w:val="21"/>
          <w:szCs w:val="21"/>
          <w:lang w:val="en-US" w:eastAsia="el-GR"/>
        </w:rPr>
        <w:t>"""</w:t>
      </w:r>
    </w:p>
    <w:p w14:paraId="37438695"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A31515"/>
          <w:sz w:val="21"/>
          <w:szCs w:val="21"/>
          <w:lang w:val="en-US" w:eastAsia="el-GR"/>
        </w:rPr>
        <w:t>    to_discrete_position(pos, pathfinder::GridPathfinder)</w:t>
      </w:r>
    </w:p>
    <w:p w14:paraId="348ECC29"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A31515"/>
          <w:sz w:val="21"/>
          <w:szCs w:val="21"/>
          <w:lang w:val="en-US" w:eastAsia="el-GR"/>
        </w:rPr>
        <w:t>Convert continuous position `pos` to discrete grid cell indices.</w:t>
      </w:r>
    </w:p>
    <w:p w14:paraId="653B060D"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A31515"/>
          <w:sz w:val="21"/>
          <w:szCs w:val="21"/>
          <w:lang w:val="en-US" w:eastAsia="el-GR"/>
        </w:rPr>
        <w:t>"""</w:t>
      </w:r>
    </w:p>
    <w:p w14:paraId="246413AA"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000000"/>
          <w:sz w:val="21"/>
          <w:szCs w:val="21"/>
          <w:lang w:val="en-US" w:eastAsia="el-GR"/>
        </w:rPr>
        <w:t>to_discrete_position(pos, pathfinder::GridPathfinder) =</w:t>
      </w:r>
    </w:p>
    <w:p w14:paraId="2E532CA9"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000000"/>
          <w:sz w:val="21"/>
          <w:szCs w:val="21"/>
          <w:lang w:val="en-US" w:eastAsia="el-GR"/>
        </w:rPr>
        <w:t xml:space="preserve">    floor.(Int, pos ./ pathfinder.dims .* size(pathfinder.walkmap)) .+ </w:t>
      </w:r>
      <w:r w:rsidRPr="00D25D29">
        <w:rPr>
          <w:rFonts w:eastAsia="Times New Roman" w:cs="Times New Roman"/>
          <w:color w:val="098658"/>
          <w:sz w:val="21"/>
          <w:szCs w:val="21"/>
          <w:lang w:val="en-US" w:eastAsia="el-GR"/>
        </w:rPr>
        <w:t>1</w:t>
      </w:r>
    </w:p>
    <w:p w14:paraId="47E5294F"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D6E9457"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A31515"/>
          <w:sz w:val="21"/>
          <w:szCs w:val="21"/>
          <w:lang w:val="en-US" w:eastAsia="el-GR"/>
        </w:rPr>
        <w:t>"""</w:t>
      </w:r>
    </w:p>
    <w:p w14:paraId="563DA2DF"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A31515"/>
          <w:sz w:val="21"/>
          <w:szCs w:val="21"/>
          <w:lang w:val="en-US" w:eastAsia="el-GR"/>
        </w:rPr>
        <w:t>    to_continuous_position(pos, pathfinder::GridPathfinder)</w:t>
      </w:r>
    </w:p>
    <w:p w14:paraId="159E39FA"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A31515"/>
          <w:sz w:val="21"/>
          <w:szCs w:val="21"/>
          <w:lang w:val="en-US" w:eastAsia="el-GR"/>
        </w:rPr>
        <w:t>Convert discrete grid cell indices to continuous position (cell center).</w:t>
      </w:r>
    </w:p>
    <w:p w14:paraId="7222F40C"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A31515"/>
          <w:sz w:val="21"/>
          <w:szCs w:val="21"/>
          <w:lang w:val="en-US" w:eastAsia="el-GR"/>
        </w:rPr>
        <w:t>"""</w:t>
      </w:r>
    </w:p>
    <w:p w14:paraId="41F97475"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000000"/>
          <w:sz w:val="21"/>
          <w:szCs w:val="21"/>
          <w:lang w:val="en-US" w:eastAsia="el-GR"/>
        </w:rPr>
        <w:t>to_continuous_position(pos, pathfinder::GridPathfinder) =</w:t>
      </w:r>
    </w:p>
    <w:p w14:paraId="19F58F56"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D25D29">
        <w:rPr>
          <w:rFonts w:eastAsia="Times New Roman" w:cs="Times New Roman"/>
          <w:color w:val="000000"/>
          <w:sz w:val="21"/>
          <w:szCs w:val="21"/>
          <w:lang w:val="en-US" w:eastAsia="el-GR"/>
        </w:rPr>
        <w:t>    pos ./ size(pathfinder.walkmap) .* pathfinder.dims .-</w:t>
      </w:r>
    </w:p>
    <w:p w14:paraId="7C88A01E"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eastAsia="el-GR"/>
        </w:rPr>
      </w:pPr>
      <w:r w:rsidRPr="00D25D29">
        <w:rPr>
          <w:rFonts w:eastAsia="Times New Roman" w:cs="Times New Roman"/>
          <w:color w:val="000000"/>
          <w:sz w:val="21"/>
          <w:szCs w:val="21"/>
          <w:lang w:val="en-US" w:eastAsia="el-GR"/>
        </w:rPr>
        <w:t xml:space="preserve">    pathfinder.dims ./ size(pathfinder.walkmap) ./ </w:t>
      </w:r>
      <w:r w:rsidRPr="00D25D29">
        <w:rPr>
          <w:rFonts w:eastAsia="Times New Roman" w:cs="Times New Roman"/>
          <w:color w:val="098658"/>
          <w:sz w:val="21"/>
          <w:szCs w:val="21"/>
          <w:lang w:eastAsia="el-GR"/>
        </w:rPr>
        <w:t>2.</w:t>
      </w:r>
    </w:p>
    <w:p w14:paraId="2073A2D9" w14:textId="77777777" w:rsidR="00D25D29" w:rsidRPr="00D25D29" w:rsidRDefault="00D25D29" w:rsidP="00D25D29">
      <w:pPr>
        <w:widowControl/>
        <w:shd w:val="clear" w:color="auto" w:fill="FFFFFF"/>
        <w:autoSpaceDE/>
        <w:autoSpaceDN/>
        <w:spacing w:line="285" w:lineRule="atLeast"/>
        <w:jc w:val="left"/>
        <w:rPr>
          <w:rFonts w:eastAsia="Times New Roman" w:cs="Times New Roman"/>
          <w:color w:val="000000"/>
          <w:sz w:val="21"/>
          <w:szCs w:val="21"/>
          <w:lang w:eastAsia="el-GR"/>
        </w:rPr>
      </w:pPr>
    </w:p>
    <w:p w14:paraId="19124621" w14:textId="77777777" w:rsidR="00D25D29" w:rsidRPr="00EA0C6E" w:rsidRDefault="00D25D29" w:rsidP="006A3556">
      <w:pPr>
        <w:rPr>
          <w:rFonts w:cs="Times New Roman"/>
          <w:lang w:val="en-US"/>
        </w:rPr>
      </w:pPr>
    </w:p>
    <w:p w14:paraId="7D667522" w14:textId="29D4E402" w:rsidR="00D25D29" w:rsidRPr="00EA0C6E" w:rsidRDefault="00D25D29" w:rsidP="00D25D29">
      <w:pPr>
        <w:pStyle w:val="Heading4"/>
        <w:rPr>
          <w:lang w:val="en-US"/>
        </w:rPr>
      </w:pPr>
      <w:bookmarkStart w:id="346" w:name="_Toc227411800"/>
      <w:r w:rsidRPr="00EA0C6E">
        <w:rPr>
          <w:lang w:val="en-US"/>
        </w:rPr>
        <w:t>D*lite continuous</w:t>
      </w:r>
      <w:bookmarkEnd w:id="346"/>
    </w:p>
    <w:p w14:paraId="75A4B50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sqr_distance(from, to, pathfinder::DStarLite{D,true})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w:t>
      </w:r>
    </w:p>
    <w:p w14:paraId="4AC1C7E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sum(min.(abs.(from .- to), pathfinder.dims .- abs.(from .- to)) .^ </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w:t>
      </w:r>
    </w:p>
    <w:p w14:paraId="071EB43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sqr_distance(from, to, pathfinder::DStarLite{D,false})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w:t>
      </w:r>
    </w:p>
    <w:p w14:paraId="3FF4B73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sum((from .- to) .^ </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w:t>
      </w:r>
    </w:p>
    <w:p w14:paraId="2A26726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@inline </w:t>
      </w: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sqr_distance(from, to, pathfinder::DStarLite{D,P})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{D,P}</w:t>
      </w:r>
    </w:p>
    <w:p w14:paraId="1FFFD20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 = pathfinder.dims</w:t>
      </w:r>
    </w:p>
    <w:p w14:paraId="342A277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delta = abs.(from .- to)</w:t>
      </w:r>
    </w:p>
    <w:p w14:paraId="503A06C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sum(</w:t>
      </w:r>
    </w:p>
    <w:p w14:paraId="5D220F3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P[i] ? (min(delta[i], s[i] - delta[i]))^</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 xml:space="preserve"> : delta[i]^</w:t>
      </w:r>
      <w:r w:rsidRPr="00EA0C6E">
        <w:rPr>
          <w:rFonts w:eastAsia="Times New Roman" w:cs="Times New Roman"/>
          <w:color w:val="098658"/>
          <w:sz w:val="21"/>
          <w:szCs w:val="21"/>
          <w:lang w:val="en-US" w:eastAsia="el-GR"/>
        </w:rPr>
        <w:t>2</w:t>
      </w:r>
    </w:p>
    <w:p w14:paraId="7EAEFA3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i in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:D</w:t>
      </w:r>
    </w:p>
    <w:p w14:paraId="19C2CBA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610BA93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1768BF1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87789B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0CEBA38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find_continuous_path(pathfinder, from, to)</w:t>
      </w:r>
    </w:p>
    <w:p w14:paraId="46EC33C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Functions like `find_path`, but uses the output of `find_path` and converts it to the coordinate</w:t>
      </w:r>
    </w:p>
    <w:p w14:paraId="6E8C123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space used by the corresponding `ContinuousSpace`. Performs checks on the last two waypoints</w:t>
      </w:r>
    </w:p>
    <w:p w14:paraId="0EA2D00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in the discrete path to ensure continuous path is optimal.</w:t>
      </w:r>
    </w:p>
    <w:p w14:paraId="1713312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565156C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find_continuous_path(</w:t>
      </w:r>
    </w:p>
    <w:p w14:paraId="097AA6D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pathfinder::DStarLite{D},</w:t>
      </w:r>
    </w:p>
    <w:p w14:paraId="415FA02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from::Any,</w:t>
      </w:r>
    </w:p>
    <w:p w14:paraId="0C9009C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to::Any,</w:t>
      </w:r>
    </w:p>
    <w:p w14:paraId="0CD3082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w:t>
      </w:r>
    </w:p>
    <w:p w14:paraId="16EDA91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discrete_from = Tuple(to_discrete_position(from, pathfinder))</w:t>
      </w:r>
    </w:p>
    <w:p w14:paraId="367CFC8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discrete_to = Tuple(to_discrete_position(to, pathfinder))</w:t>
      </w:r>
    </w:p>
    <w:p w14:paraId="73EF7AD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discrete_path = find_path(pathfinder, discrete_from, discrete_to)</w:t>
      </w:r>
    </w:p>
    <w:p w14:paraId="45494B4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find_path returns nothing if no path exists</w:t>
      </w:r>
    </w:p>
    <w:p w14:paraId="27D89D8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isnothing(discrete_path) &amp;&amp; </w:t>
      </w:r>
      <w:r w:rsidRPr="00EA0C6E">
        <w:rPr>
          <w:rFonts w:eastAsia="Times New Roman" w:cs="Times New Roman"/>
          <w:color w:val="0000FF"/>
          <w:sz w:val="21"/>
          <w:szCs w:val="21"/>
          <w:lang w:val="en-US" w:eastAsia="el-GR"/>
        </w:rPr>
        <w:t>return</w:t>
      </w:r>
    </w:p>
    <w:p w14:paraId="3C1F541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if discrete_path is empty, `from` and `to` are in the same grid cell,</w:t>
      </w:r>
    </w:p>
    <w:p w14:paraId="18EA350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so `to` is the only waypoint</w:t>
      </w:r>
    </w:p>
    <w:p w14:paraId="6C01F1C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isempty(discrete_path) &amp;&amp;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Path{D,Float64}(Tuple(to))</w:t>
      </w:r>
    </w:p>
    <w:p w14:paraId="21A4AEF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5D90D9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cts_path = Path{D,Float64}()</w:t>
      </w:r>
    </w:p>
    <w:p w14:paraId="32EAA40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pos in discrete_path</w:t>
      </w:r>
    </w:p>
    <w:p w14:paraId="6EA49D4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push!(cts_path, to_continuous_position(pos, pathfinder))</w:t>
      </w:r>
    </w:p>
    <w:p w14:paraId="3C319D3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5669B95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0F962A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Handles an edge case to prevent backtracking for a fraction of a grid cell</w:t>
      </w:r>
    </w:p>
    <w:p w14:paraId="6A4A852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Consider case where each grid cell is (1., 1.), and the path is to be calculated from</w:t>
      </w:r>
    </w:p>
    <w:p w14:paraId="47E2CC8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(0.5, 0.5) to (0.5, 1.2). Without this, the resultant path would look like</w:t>
      </w:r>
    </w:p>
    <w:p w14:paraId="62CD736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[(0.5, 0.5), (0.5, 1.5), (0.5, 1.2)], causing the agent to go to the last waypoint and</w:t>
      </w:r>
    </w:p>
    <w:p w14:paraId="7ED1ACE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then backtrack to the target</w:t>
      </w:r>
    </w:p>
    <w:p w14:paraId="4CE4173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last_pos = last(cts_path)</w:t>
      </w:r>
    </w:p>
    <w:p w14:paraId="655BF42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pop!(cts_path)</w:t>
      </w:r>
    </w:p>
    <w:p w14:paraId="13B214B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xml:space="preserve">    </w:t>
      </w:r>
      <w:r w:rsidRPr="00EA0C6E">
        <w:rPr>
          <w:rFonts w:eastAsia="Times New Roman" w:cs="Times New Roman"/>
          <w:color w:val="008000"/>
          <w:sz w:val="21"/>
          <w:szCs w:val="21"/>
          <w:lang w:val="en-US" w:eastAsia="el-GR"/>
        </w:rPr>
        <w:t># It's possible there's only one waypoint in the path, in which case the second last</w:t>
      </w:r>
    </w:p>
    <w:p w14:paraId="31D2AD0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position is the starting position</w:t>
      </w:r>
    </w:p>
    <w:p w14:paraId="7A4547A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second_last_pos = isempty(cts_path) ? from : last(cts_path)</w:t>
      </w:r>
    </w:p>
    <w:p w14:paraId="4EDB990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last_to_end = sqr_distance(last_pos, to, pathfinder)</w:t>
      </w:r>
    </w:p>
    <w:p w14:paraId="598A920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second_last_to_end = sqr_distance(second_last_pos, to, pathfinder)</w:t>
      </w:r>
    </w:p>
    <w:p w14:paraId="3410493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last_to_end &lt; second_last_to_end</w:t>
      </w:r>
    </w:p>
    <w:p w14:paraId="6FD5B1C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push!(cts_path, last_pos)</w:t>
      </w:r>
    </w:p>
    <w:p w14:paraId="7412D1B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1105894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If `to` is already at the center of a grid cell, there's no need</w:t>
      </w:r>
    </w:p>
    <w:p w14:paraId="1C70D44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to push it to the path</w:t>
      </w:r>
    </w:p>
    <w:p w14:paraId="2F8D171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last_to_end ≈ </w:t>
      </w:r>
      <w:r w:rsidRPr="00EA0C6E">
        <w:rPr>
          <w:rFonts w:eastAsia="Times New Roman" w:cs="Times New Roman"/>
          <w:color w:val="098658"/>
          <w:sz w:val="21"/>
          <w:szCs w:val="21"/>
          <w:lang w:val="en-US" w:eastAsia="el-GR"/>
        </w:rPr>
        <w:t>0.</w:t>
      </w:r>
      <w:r w:rsidRPr="00EA0C6E">
        <w:rPr>
          <w:rFonts w:eastAsia="Times New Roman" w:cs="Times New Roman"/>
          <w:color w:val="000000"/>
          <w:sz w:val="21"/>
          <w:szCs w:val="21"/>
          <w:lang w:val="en-US" w:eastAsia="el-GR"/>
        </w:rPr>
        <w:t xml:space="preserve"> || push!(cts_path, Tuple(to))</w:t>
      </w:r>
    </w:p>
    <w:p w14:paraId="52BC938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cts_path</w:t>
      </w:r>
    </w:p>
    <w:p w14:paraId="277422F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2D6D584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6E0AF1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Agents.plan_route!(</w:t>
      </w:r>
    </w:p>
    <w:p w14:paraId="04AA565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agent::AbstractAgent,</w:t>
      </w:r>
    </w:p>
    <w:p w14:paraId="15BEC53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dest::Any,</w:t>
      </w:r>
    </w:p>
    <w:p w14:paraId="52A0634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pathfinder::DStarLite{D,P,M,Float64},</w:t>
      </w:r>
    </w:p>
    <w:p w14:paraId="6E0DC9F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{D,P,M}</w:t>
      </w:r>
    </w:p>
    <w:p w14:paraId="220A493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 = find_continuous_path(pathfinder, agent.pos, dest)</w:t>
      </w:r>
    </w:p>
    <w:p w14:paraId="7FA7DB9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isnothing(path) &amp;&amp; </w:t>
      </w:r>
      <w:r w:rsidRPr="00EA0C6E">
        <w:rPr>
          <w:rFonts w:eastAsia="Times New Roman" w:cs="Times New Roman"/>
          <w:color w:val="0000FF"/>
          <w:sz w:val="21"/>
          <w:szCs w:val="21"/>
          <w:lang w:val="en-US" w:eastAsia="el-GR"/>
        </w:rPr>
        <w:t>return</w:t>
      </w:r>
    </w:p>
    <w:p w14:paraId="65A0C99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pathfinder.agent_paths[Agents.getid(agent)] = path</w:t>
      </w:r>
    </w:p>
    <w:p w14:paraId="6462582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2BDBE59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E04D35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Agents.plan_best_route!(</w:t>
      </w:r>
    </w:p>
    <w:p w14:paraId="0A2D5F0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agent::AbstractAgent,</w:t>
      </w:r>
    </w:p>
    <w:p w14:paraId="09A2FA3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dests,</w:t>
      </w:r>
    </w:p>
    <w:p w14:paraId="4C64E63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pathfinder::DStarLite{D,P,M,Float64};</w:t>
      </w:r>
    </w:p>
    <w:p w14:paraId="55DFCF1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condition::Symbol = :shortest,</w:t>
      </w:r>
    </w:p>
    <w:p w14:paraId="0617ED9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{D,P,M}</w:t>
      </w:r>
    </w:p>
    <w:p w14:paraId="5F034E1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@assert condition </w:t>
      </w:r>
      <w:r w:rsidRPr="00EA0C6E">
        <w:rPr>
          <w:rFonts w:ascii="Cambria Math" w:eastAsia="Times New Roman" w:hAnsi="Cambria Math" w:cs="Cambria Math"/>
          <w:color w:val="000000"/>
          <w:sz w:val="21"/>
          <w:szCs w:val="21"/>
          <w:lang w:val="en-US" w:eastAsia="el-GR"/>
        </w:rPr>
        <w:t>∈</w:t>
      </w:r>
      <w:r w:rsidRPr="00EA0C6E">
        <w:rPr>
          <w:rFonts w:eastAsia="Times New Roman" w:cs="Times New Roman"/>
          <w:color w:val="000000"/>
          <w:sz w:val="21"/>
          <w:szCs w:val="21"/>
          <w:lang w:val="en-US" w:eastAsia="el-GR"/>
        </w:rPr>
        <w:t xml:space="preserve"> (:shortest, :longest)</w:t>
      </w:r>
    </w:p>
    <w:p w14:paraId="1CD8A39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compare = condition == :shortest ? (a, b) -&gt; a &lt; b : (a, b) -&gt; a &gt; b</w:t>
      </w:r>
    </w:p>
    <w:p w14:paraId="3E080D9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best_path = Path{D,Float64}()</w:t>
      </w:r>
    </w:p>
    <w:p w14:paraId="55FEA68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best_target = </w:t>
      </w:r>
      <w:r w:rsidRPr="00EA0C6E">
        <w:rPr>
          <w:rFonts w:eastAsia="Times New Roman" w:cs="Times New Roman"/>
          <w:color w:val="0000FF"/>
          <w:sz w:val="21"/>
          <w:szCs w:val="21"/>
          <w:lang w:val="en-US" w:eastAsia="el-GR"/>
        </w:rPr>
        <w:t>nothing</w:t>
      </w:r>
    </w:p>
    <w:p w14:paraId="25489F1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target in dests</w:t>
      </w:r>
    </w:p>
    <w:p w14:paraId="6E0BA80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 = find_continuous_path(pathfinder, agent.pos, target)</w:t>
      </w:r>
    </w:p>
    <w:p w14:paraId="503994E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isnothing(path) &amp;&amp; </w:t>
      </w:r>
      <w:r w:rsidRPr="00EA0C6E">
        <w:rPr>
          <w:rFonts w:eastAsia="Times New Roman" w:cs="Times New Roman"/>
          <w:color w:val="0000FF"/>
          <w:sz w:val="21"/>
          <w:szCs w:val="21"/>
          <w:lang w:val="en-US" w:eastAsia="el-GR"/>
        </w:rPr>
        <w:t>continue</w:t>
      </w:r>
    </w:p>
    <w:p w14:paraId="4C12D1C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isempty(best_path) || compare(length(path), length(best_path))</w:t>
      </w:r>
    </w:p>
    <w:p w14:paraId="0906103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best_path = path</w:t>
      </w:r>
    </w:p>
    <w:p w14:paraId="48A9CB4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best_target = target</w:t>
      </w:r>
    </w:p>
    <w:p w14:paraId="34E92C5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705666C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3DB2FA4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639336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isnothing(best_target) &amp;&amp; </w:t>
      </w:r>
      <w:r w:rsidRPr="00EA0C6E">
        <w:rPr>
          <w:rFonts w:eastAsia="Times New Roman" w:cs="Times New Roman"/>
          <w:color w:val="0000FF"/>
          <w:sz w:val="21"/>
          <w:szCs w:val="21"/>
          <w:lang w:val="en-US" w:eastAsia="el-GR"/>
        </w:rPr>
        <w:t>return</w:t>
      </w:r>
    </w:p>
    <w:p w14:paraId="2B76426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pathfinder.agent_paths[Agents.getid(agent)] = best_path</w:t>
      </w:r>
    </w:p>
    <w:p w14:paraId="72DD20A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best_target</w:t>
      </w:r>
    </w:p>
    <w:p w14:paraId="283BC22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179501B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A6F299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lastRenderedPageBreak/>
        <w:t>"""</w:t>
      </w:r>
    </w:p>
    <w:p w14:paraId="259A449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move_along_route!(agent, model::ABM{&lt;:ContinuousSpace{D}}, pathfinder::DStarLite{D}, speed, dt = 1.0)</w:t>
      </w:r>
    </w:p>
    <w:p w14:paraId="2A4729E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Move `agent` for one step along the route toward its target set by</w:t>
      </w:r>
    </w:p>
    <w:p w14:paraId="072062B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[`plan_route!`](@ref) at the given `speed` and timestep `dt`.</w:t>
      </w:r>
    </w:p>
    <w:p w14:paraId="00778C0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543ACF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For pathfinding in models with [`ContinuousSpace`](@ref)</w:t>
      </w:r>
    </w:p>
    <w:p w14:paraId="104EE04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CFE449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If the agent does not have a precalculated path or the path is empty, it remains stationary.</w:t>
      </w:r>
    </w:p>
    <w:p w14:paraId="019A0BB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0DBF18C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Agents.move_along_route!(</w:t>
      </w:r>
    </w:p>
    <w:p w14:paraId="7726932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agent::AbstractAgent,</w:t>
      </w:r>
    </w:p>
    <w:p w14:paraId="1DE9785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model::ABM{&lt;:ContinuousSpace{D}},</w:t>
      </w:r>
    </w:p>
    <w:p w14:paraId="20B9451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pathfinder::DStarLite{D},</w:t>
      </w:r>
    </w:p>
    <w:p w14:paraId="7E9C6DC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speed::Float64,</w:t>
      </w:r>
    </w:p>
    <w:p w14:paraId="522B5C4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dt::Real = </w:t>
      </w:r>
      <w:r w:rsidRPr="00EA0C6E">
        <w:rPr>
          <w:rFonts w:eastAsia="Times New Roman" w:cs="Times New Roman"/>
          <w:color w:val="098658"/>
          <w:sz w:val="21"/>
          <w:szCs w:val="21"/>
          <w:lang w:val="en-US" w:eastAsia="el-GR"/>
        </w:rPr>
        <w:t>1.0</w:t>
      </w:r>
      <w:r w:rsidRPr="00EA0C6E">
        <w:rPr>
          <w:rFonts w:eastAsia="Times New Roman" w:cs="Times New Roman"/>
          <w:color w:val="000000"/>
          <w:sz w:val="21"/>
          <w:szCs w:val="21"/>
          <w:lang w:val="en-US" w:eastAsia="el-GR"/>
        </w:rPr>
        <w:t>,</w:t>
      </w:r>
    </w:p>
    <w:p w14:paraId="647F0D0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w:t>
      </w:r>
    </w:p>
    <w:p w14:paraId="79243A4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isempty(Agents.getid(agent), pathfinder) &amp;&amp; </w:t>
      </w:r>
      <w:r w:rsidRPr="00EA0C6E">
        <w:rPr>
          <w:rFonts w:eastAsia="Times New Roman" w:cs="Times New Roman"/>
          <w:color w:val="0000FF"/>
          <w:sz w:val="21"/>
          <w:szCs w:val="21"/>
          <w:lang w:val="en-US" w:eastAsia="el-GR"/>
        </w:rPr>
        <w:t>return</w:t>
      </w:r>
    </w:p>
    <w:p w14:paraId="7DDBD8F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from = agent.pos</w:t>
      </w:r>
    </w:p>
    <w:p w14:paraId="761F06E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next_pos = agent.pos</w:t>
      </w:r>
    </w:p>
    <w:p w14:paraId="1F585B9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T = typeof(agent.pos)</w:t>
      </w:r>
    </w:p>
    <w:p w14:paraId="1BBE154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while</w:t>
      </w: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true</w:t>
      </w:r>
    </w:p>
    <w:p w14:paraId="66424C4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next_waypoint = T(first(pathfinder.agent_paths[Agents.getid(agent)]))</w:t>
      </w:r>
    </w:p>
    <w:p w14:paraId="1876498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dir = get_direction(from, next_waypoint, model)</w:t>
      </w:r>
    </w:p>
    <w:p w14:paraId="0CF020F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dist_to_target = norm(dir)</w:t>
      </w:r>
    </w:p>
    <w:p w14:paraId="732DFB9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edge case</w:t>
      </w:r>
    </w:p>
    <w:p w14:paraId="461A022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dist_to_target ≈ </w:t>
      </w:r>
      <w:r w:rsidRPr="00EA0C6E">
        <w:rPr>
          <w:rFonts w:eastAsia="Times New Roman" w:cs="Times New Roman"/>
          <w:color w:val="098658"/>
          <w:sz w:val="21"/>
          <w:szCs w:val="21"/>
          <w:lang w:val="en-US" w:eastAsia="el-GR"/>
        </w:rPr>
        <w:t>0.</w:t>
      </w:r>
    </w:p>
    <w:p w14:paraId="6ED2AA9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from = next_waypoint</w:t>
      </w:r>
    </w:p>
    <w:p w14:paraId="22E7B48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popfirst!(pathfinder.agent_paths[Agents.getid(agent)])</w:t>
      </w:r>
    </w:p>
    <w:p w14:paraId="2E049BB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isempty(Agents.getid(agent), pathfinder)</w:t>
      </w:r>
    </w:p>
    <w:p w14:paraId="01D5C58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next_pos = next_waypoint</w:t>
      </w:r>
    </w:p>
    <w:p w14:paraId="0108431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break</w:t>
      </w:r>
    </w:p>
    <w:p w14:paraId="3502517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34FB8AE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continue</w:t>
      </w:r>
    </w:p>
    <w:p w14:paraId="310D913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70887E0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dir = dir ./ dist_to_target</w:t>
      </w:r>
    </w:p>
    <w:p w14:paraId="3F58881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next_pos = from .+ dir .* (speed * dt)</w:t>
      </w:r>
    </w:p>
    <w:p w14:paraId="426A721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next_pos = Agents.normalize_position(T(next_pos), model)</w:t>
      </w:r>
    </w:p>
    <w:p w14:paraId="08A6AC2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overshooting means we reached the waypoint</w:t>
      </w:r>
    </w:p>
    <w:p w14:paraId="7D26191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dist_to_next = euclidean_distance(T(from), T(next_pos), model)</w:t>
      </w:r>
    </w:p>
    <w:p w14:paraId="399CB26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dist_to_next &gt; dist_to_target</w:t>
      </w:r>
    </w:p>
    <w:p w14:paraId="4B745AB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change from and dt so it appears we're coming from the waypoint just skipped, instead</w:t>
      </w:r>
    </w:p>
    <w:p w14:paraId="49C883F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of directly where the agent was. E.g:</w:t>
      </w:r>
    </w:p>
    <w:p w14:paraId="2C7B1C4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agent.pos = (0, 0)</w:t>
      </w:r>
    </w:p>
    <w:p w14:paraId="09F9AF0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pathfinder.agent_paths[agent.id] = [(1, 0), (1, 1)]</w:t>
      </w:r>
    </w:p>
    <w:p w14:paraId="4ABD9A4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speed = 1</w:t>
      </w:r>
    </w:p>
    <w:p w14:paraId="66D5839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dt = 1.2</w:t>
      </w:r>
    </w:p>
    <w:p w14:paraId="28262F3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without this, agent would end up at (0.85, 0.85) instead of (1, 0.2)</w:t>
      </w:r>
    </w:p>
    <w:p w14:paraId="5BEE386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from = next_waypoint</w:t>
      </w:r>
    </w:p>
    <w:p w14:paraId="5CF5D48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dt -= dist_to_target / speed</w:t>
      </w:r>
    </w:p>
    <w:p w14:paraId="5DE813F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popfirst!(pathfinder.agent_paths[Agents.getid(agent)])</w:t>
      </w:r>
    </w:p>
    <w:p w14:paraId="2B52D66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8000"/>
          <w:sz w:val="21"/>
          <w:szCs w:val="21"/>
          <w:lang w:val="en-US" w:eastAsia="el-GR"/>
        </w:rPr>
        <w:t># if the path is now empty, go directly to the end</w:t>
      </w:r>
    </w:p>
    <w:p w14:paraId="23F807E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if</w:t>
      </w:r>
      <w:r w:rsidRPr="00EA0C6E">
        <w:rPr>
          <w:rFonts w:eastAsia="Times New Roman" w:cs="Times New Roman"/>
          <w:color w:val="000000"/>
          <w:sz w:val="21"/>
          <w:szCs w:val="21"/>
          <w:lang w:val="en-US" w:eastAsia="el-GR"/>
        </w:rPr>
        <w:t xml:space="preserve"> isempty(Agents.getid(agent), pathfinder)</w:t>
      </w:r>
    </w:p>
    <w:p w14:paraId="7D551F7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next_pos = next_waypoint</w:t>
      </w:r>
    </w:p>
    <w:p w14:paraId="45A5B2B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break</w:t>
      </w:r>
    </w:p>
    <w:p w14:paraId="00C5C1D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3DAB1BA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else</w:t>
      </w:r>
    </w:p>
    <w:p w14:paraId="6850530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break</w:t>
      </w:r>
    </w:p>
    <w:p w14:paraId="6C8ECAF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3D0CB31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end</w:t>
      </w:r>
    </w:p>
    <w:p w14:paraId="2B3EE83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move_agent!(agent, T(next_pos), model)</w:t>
      </w:r>
    </w:p>
    <w:p w14:paraId="275EAF8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76801D4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BEF8A0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random_walkable(model::ABM{&lt;:ContinuousSpace{D}}, pathfinder::DStarLite{D})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w:t>
      </w:r>
    </w:p>
    <w:p w14:paraId="1F8EFD9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discrete_pos = Tuple(rand(</w:t>
      </w:r>
    </w:p>
    <w:p w14:paraId="4BA37BE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abmrng(model),</w:t>
      </w:r>
    </w:p>
    <w:p w14:paraId="59D4EB9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filter(x -&gt; pathfinder.walkmap[x], CartesianIndices(pathfinder.walkmap))</w:t>
      </w:r>
    </w:p>
    <w:p w14:paraId="585DD85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23406F9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half_cell_size = abmspace(model).extent ./ size(pathfinder.walkmap) ./ </w:t>
      </w:r>
      <w:r w:rsidRPr="00EA0C6E">
        <w:rPr>
          <w:rFonts w:eastAsia="Times New Roman" w:cs="Times New Roman"/>
          <w:color w:val="098658"/>
          <w:sz w:val="21"/>
          <w:szCs w:val="21"/>
          <w:lang w:val="en-US" w:eastAsia="el-GR"/>
        </w:rPr>
        <w:t>2.</w:t>
      </w:r>
    </w:p>
    <w:p w14:paraId="7A050D3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to_continuous_position(discrete_pos, pathfinder) .+</w:t>
      </w:r>
    </w:p>
    <w:p w14:paraId="2ED8639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Tuple(rand(abmrng(model), D) .- </w:t>
      </w:r>
      <w:r w:rsidRPr="00EA0C6E">
        <w:rPr>
          <w:rFonts w:eastAsia="Times New Roman" w:cs="Times New Roman"/>
          <w:color w:val="098658"/>
          <w:sz w:val="21"/>
          <w:szCs w:val="21"/>
          <w:lang w:val="en-US" w:eastAsia="el-GR"/>
        </w:rPr>
        <w:t>0.5</w:t>
      </w:r>
      <w:r w:rsidRPr="00EA0C6E">
        <w:rPr>
          <w:rFonts w:eastAsia="Times New Roman" w:cs="Times New Roman"/>
          <w:color w:val="000000"/>
          <w:sz w:val="21"/>
          <w:szCs w:val="21"/>
          <w:lang w:val="en-US" w:eastAsia="el-GR"/>
        </w:rPr>
        <w:t>) .* half_cell_size</w:t>
      </w:r>
    </w:p>
    <w:p w14:paraId="3E70D69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09E5570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E4901F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walkable_cells_in_radius(pos, r, pathfinder::DStarLite{D,false})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w:t>
      </w:r>
    </w:p>
    <w:p w14:paraId="11DD005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Iterators.filter(</w:t>
      </w:r>
    </w:p>
    <w:p w14:paraId="6663493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 -&gt; all(</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xml:space="preserve"> .&lt;= x .&lt;= size(pathfinder.walkmap)) &amp;&amp;</w:t>
      </w:r>
    </w:p>
    <w:p w14:paraId="09FBEE7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pathfinder.walkmap[x...] &amp;&amp;</w:t>
      </w:r>
    </w:p>
    <w:p w14:paraId="20F802E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sum(((x .- pos) ./ r) .^ </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 xml:space="preserve">) &lt;=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w:t>
      </w:r>
    </w:p>
    <w:p w14:paraId="6594302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Iterators.product([(pos[i]-r[i]):(pos[i]+r[i])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i in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:D]...)</w:t>
      </w:r>
    </w:p>
    <w:p w14:paraId="010953D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5DE3287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E95302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walkable_cells_in_radius(pos, r, pathfinder::DStarLite{D,true})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w:t>
      </w:r>
    </w:p>
    <w:p w14:paraId="6C645CC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Iterators.map(</w:t>
      </w:r>
    </w:p>
    <w:p w14:paraId="6148CCD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 -&gt; mod1.(x, size(pathfinder.walkmap)),</w:t>
      </w:r>
    </w:p>
    <w:p w14:paraId="40E7EA2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Iterators.filter(</w:t>
      </w:r>
    </w:p>
    <w:p w14:paraId="1C0F29B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x -&gt; pathfinder.walkmap[mod1.(x, size(pathfinder.walkmap))...] &amp;&amp; sum(((x .- pos) ./ r) .^ </w:t>
      </w:r>
      <w:r w:rsidRPr="00EA0C6E">
        <w:rPr>
          <w:rFonts w:eastAsia="Times New Roman" w:cs="Times New Roman"/>
          <w:color w:val="098658"/>
          <w:sz w:val="21"/>
          <w:szCs w:val="21"/>
          <w:lang w:val="en-US" w:eastAsia="el-GR"/>
        </w:rPr>
        <w:t>2</w:t>
      </w:r>
      <w:r w:rsidRPr="00EA0C6E">
        <w:rPr>
          <w:rFonts w:eastAsia="Times New Roman" w:cs="Times New Roman"/>
          <w:color w:val="000000"/>
          <w:sz w:val="21"/>
          <w:szCs w:val="21"/>
          <w:lang w:val="en-US" w:eastAsia="el-GR"/>
        </w:rPr>
        <w:t xml:space="preserve">) &lt;=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w:t>
      </w:r>
    </w:p>
    <w:p w14:paraId="0CC0573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Iterators.product([(pos[i]-r[i]):(pos[i]+r[i])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i in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:D]...)</w:t>
      </w:r>
    </w:p>
    <w:p w14:paraId="49DF2EA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120E7E3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510BBB0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A12A8E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48E56F1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Pathfinding.random_walkable(pos, model::ABM{&lt;:ContinuousSpace{D}}, pathfinder::DStarLite{D}, r = 1.0)</w:t>
      </w:r>
    </w:p>
    <w:p w14:paraId="24E3BDC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Return a random position within radius `r` of `pos` which is walkable, as specified by `pathfinder`.</w:t>
      </w:r>
    </w:p>
    <w:p w14:paraId="4FF3DE1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Return `pos` if no such position exists.</w:t>
      </w:r>
    </w:p>
    <w:p w14:paraId="599B388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32D43A4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function</w:t>
      </w:r>
      <w:r w:rsidRPr="00EA0C6E">
        <w:rPr>
          <w:rFonts w:eastAsia="Times New Roman" w:cs="Times New Roman"/>
          <w:color w:val="000000"/>
          <w:sz w:val="21"/>
          <w:szCs w:val="21"/>
          <w:lang w:val="en-US" w:eastAsia="el-GR"/>
        </w:rPr>
        <w:t xml:space="preserve"> random_walkable(</w:t>
      </w:r>
    </w:p>
    <w:p w14:paraId="12CDA31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pos::Any,</w:t>
      </w:r>
    </w:p>
    <w:p w14:paraId="75F5B01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lastRenderedPageBreak/>
        <w:t>    model::ABM{&lt;:ContinuousSpace{D}},</w:t>
      </w:r>
    </w:p>
    <w:p w14:paraId="6D72732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pathfinder::DStarLite{D},</w:t>
      </w:r>
    </w:p>
    <w:p w14:paraId="5AB8433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r = </w:t>
      </w:r>
      <w:r w:rsidRPr="00EA0C6E">
        <w:rPr>
          <w:rFonts w:eastAsia="Times New Roman" w:cs="Times New Roman"/>
          <w:color w:val="098658"/>
          <w:sz w:val="21"/>
          <w:szCs w:val="21"/>
          <w:lang w:val="en-US" w:eastAsia="el-GR"/>
        </w:rPr>
        <w:t>1.0</w:t>
      </w:r>
      <w:r w:rsidRPr="00EA0C6E">
        <w:rPr>
          <w:rFonts w:eastAsia="Times New Roman" w:cs="Times New Roman"/>
          <w:color w:val="000000"/>
          <w:sz w:val="21"/>
          <w:szCs w:val="21"/>
          <w:lang w:val="en-US" w:eastAsia="el-GR"/>
        </w:rPr>
        <w:t>,</w:t>
      </w:r>
    </w:p>
    <w:p w14:paraId="69F7305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w:t>
      </w:r>
    </w:p>
    <w:p w14:paraId="4B05EBD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T = typeof(pos)</w:t>
      </w:r>
    </w:p>
    <w:p w14:paraId="3D34A0F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discrete_r = to_discrete_position(r, pathfinder) .- </w:t>
      </w:r>
      <w:r w:rsidRPr="00EA0C6E">
        <w:rPr>
          <w:rFonts w:eastAsia="Times New Roman" w:cs="Times New Roman"/>
          <w:color w:val="098658"/>
          <w:sz w:val="21"/>
          <w:szCs w:val="21"/>
          <w:lang w:val="en-US" w:eastAsia="el-GR"/>
        </w:rPr>
        <w:t>1</w:t>
      </w:r>
    </w:p>
    <w:p w14:paraId="270F2C9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discrete_pos = to_discrete_position(pos, pathfinder)</w:t>
      </w:r>
    </w:p>
    <w:p w14:paraId="0C2EA46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options = collect(walkable_cells_in_radius(discrete_pos, discrete_r, pathfinder))</w:t>
      </w:r>
    </w:p>
    <w:p w14:paraId="7465CD7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isempty(options) &amp;&amp;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pos</w:t>
      </w:r>
    </w:p>
    <w:p w14:paraId="008779F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discrete_rand = rand(</w:t>
      </w:r>
    </w:p>
    <w:p w14:paraId="685DB8D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abmrng(model),</w:t>
      </w:r>
    </w:p>
    <w:p w14:paraId="6E88E2F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options</w:t>
      </w:r>
    </w:p>
    <w:p w14:paraId="1478721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6BBD3A6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half_cell_size = abmspace(model).extent ./ size(pathfinder.walkmap) ./ </w:t>
      </w:r>
      <w:r w:rsidRPr="00EA0C6E">
        <w:rPr>
          <w:rFonts w:eastAsia="Times New Roman" w:cs="Times New Roman"/>
          <w:color w:val="098658"/>
          <w:sz w:val="21"/>
          <w:szCs w:val="21"/>
          <w:lang w:val="en-US" w:eastAsia="el-GR"/>
        </w:rPr>
        <w:t>2.</w:t>
      </w:r>
    </w:p>
    <w:p w14:paraId="5576C37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cts_rand = to_continuous_position(discrete_rand, pathfinder) .+</w:t>
      </w:r>
    </w:p>
    <w:p w14:paraId="483630E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(T(rand(abmrng(model))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_ in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 xml:space="preserve">:D) .- </w:t>
      </w:r>
      <w:r w:rsidRPr="00EA0C6E">
        <w:rPr>
          <w:rFonts w:eastAsia="Times New Roman" w:cs="Times New Roman"/>
          <w:color w:val="098658"/>
          <w:sz w:val="21"/>
          <w:szCs w:val="21"/>
          <w:lang w:val="en-US" w:eastAsia="el-GR"/>
        </w:rPr>
        <w:t>0.5</w:t>
      </w:r>
      <w:r w:rsidRPr="00EA0C6E">
        <w:rPr>
          <w:rFonts w:eastAsia="Times New Roman" w:cs="Times New Roman"/>
          <w:color w:val="000000"/>
          <w:sz w:val="21"/>
          <w:szCs w:val="21"/>
          <w:lang w:val="en-US" w:eastAsia="el-GR"/>
        </w:rPr>
        <w:t>) .* half_cell_size</w:t>
      </w:r>
    </w:p>
    <w:p w14:paraId="61FF0B5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dist = euclidean_distance(pos, cts_rand, model)</w:t>
      </w:r>
    </w:p>
    <w:p w14:paraId="106331B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dist &gt; r &amp;&amp; (cts_rand = mod1.(</w:t>
      </w:r>
    </w:p>
    <w:p w14:paraId="4877384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pos .+ get_direction(pos, cts_rand, model) ./ dist .* r,</w:t>
      </w:r>
    </w:p>
    <w:p w14:paraId="20B622B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abmspace(model).extent</w:t>
      </w:r>
    </w:p>
    <w:p w14:paraId="065E2E5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w:t>
      </w:r>
    </w:p>
    <w:p w14:paraId="6625202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w:t>
      </w:r>
      <w:r w:rsidRPr="00EA0C6E">
        <w:rPr>
          <w:rFonts w:eastAsia="Times New Roman" w:cs="Times New Roman"/>
          <w:color w:val="0000FF"/>
          <w:sz w:val="21"/>
          <w:szCs w:val="21"/>
          <w:lang w:val="en-US" w:eastAsia="el-GR"/>
        </w:rPr>
        <w:t>return</w:t>
      </w:r>
      <w:r w:rsidRPr="00EA0C6E">
        <w:rPr>
          <w:rFonts w:eastAsia="Times New Roman" w:cs="Times New Roman"/>
          <w:color w:val="000000"/>
          <w:sz w:val="21"/>
          <w:szCs w:val="21"/>
          <w:lang w:val="en-US" w:eastAsia="el-GR"/>
        </w:rPr>
        <w:t xml:space="preserve"> cts_rand</w:t>
      </w:r>
    </w:p>
    <w:p w14:paraId="67B69766" w14:textId="537DF761"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eastAsia="el-GR"/>
        </w:rPr>
      </w:pPr>
      <w:r w:rsidRPr="00EA0C6E">
        <w:rPr>
          <w:rFonts w:eastAsia="Times New Roman" w:cs="Times New Roman"/>
          <w:color w:val="0000FF"/>
          <w:sz w:val="21"/>
          <w:szCs w:val="21"/>
          <w:lang w:eastAsia="el-GR"/>
        </w:rPr>
        <w:t>end</w:t>
      </w:r>
    </w:p>
    <w:p w14:paraId="38AC6B53" w14:textId="77777777" w:rsidR="006A3556" w:rsidRPr="00EA0C6E" w:rsidRDefault="006A3556" w:rsidP="006A3556">
      <w:pPr>
        <w:rPr>
          <w:rFonts w:cs="Times New Roman"/>
        </w:rPr>
      </w:pPr>
    </w:p>
    <w:p w14:paraId="51575169" w14:textId="23B84F7D" w:rsidR="00AE2779" w:rsidRPr="00EA0C6E" w:rsidRDefault="00AE2779" w:rsidP="00AE2779">
      <w:pPr>
        <w:pStyle w:val="Heading3"/>
        <w:rPr>
          <w:lang w:val="en-US"/>
        </w:rPr>
      </w:pPr>
      <w:bookmarkStart w:id="347" w:name="_Ref227183758"/>
      <w:bookmarkStart w:id="348" w:name="_Toc227411801"/>
      <w:r w:rsidRPr="00EA0C6E">
        <w:rPr>
          <w:lang w:val="en-US"/>
        </w:rPr>
        <w:t>Pathfinding metrics</w:t>
      </w:r>
      <w:bookmarkEnd w:id="347"/>
      <w:bookmarkEnd w:id="348"/>
    </w:p>
    <w:p w14:paraId="358B2FA2" w14:textId="267A0DA9" w:rsidR="003F5B34" w:rsidRPr="00EA0C6E" w:rsidRDefault="003F5B34" w:rsidP="00D95B81">
      <w:pPr>
        <w:rPr>
          <w:rFonts w:cs="Times New Roman"/>
        </w:rPr>
      </w:pPr>
    </w:p>
    <w:p w14:paraId="42D72A48" w14:textId="73D2AB99" w:rsidR="006A3556" w:rsidRPr="00EA0C6E" w:rsidRDefault="006A3556" w:rsidP="00D95B81">
      <w:pPr>
        <w:rPr>
          <w:rFonts w:cs="Times New Roman"/>
        </w:rPr>
      </w:pPr>
      <w:r w:rsidRPr="00EA0C6E">
        <w:rPr>
          <w:rFonts w:cs="Times New Roman"/>
        </w:rPr>
        <w:t xml:space="preserve">Τα κομμάτια του </w:t>
      </w:r>
      <w:r w:rsidRPr="00EA0C6E">
        <w:rPr>
          <w:rFonts w:cs="Times New Roman"/>
          <w:lang w:val="en-US"/>
        </w:rPr>
        <w:t>Agents</w:t>
      </w:r>
      <w:r w:rsidRPr="00EA0C6E">
        <w:rPr>
          <w:rFonts w:cs="Times New Roman"/>
        </w:rPr>
        <w:t>.</w:t>
      </w:r>
      <w:r w:rsidRPr="00EA0C6E">
        <w:rPr>
          <w:rFonts w:cs="Times New Roman"/>
          <w:lang w:val="en-US"/>
        </w:rPr>
        <w:t>jl</w:t>
      </w:r>
      <w:r w:rsidRPr="00EA0C6E">
        <w:rPr>
          <w:rFonts w:cs="Times New Roman"/>
        </w:rPr>
        <w:t xml:space="preserve"> που τροποποιήθηκαν προκειμένου να είναι πιο ρεαλιστική η κίνηση των «πρακτόρων».</w:t>
      </w:r>
    </w:p>
    <w:p w14:paraId="5697F499" w14:textId="77777777" w:rsidR="006A3556" w:rsidRPr="00EA0C6E" w:rsidRDefault="006A3556" w:rsidP="00D95B81">
      <w:pPr>
        <w:rPr>
          <w:rFonts w:cs="Times New Roman"/>
        </w:rPr>
      </w:pPr>
    </w:p>
    <w:p w14:paraId="1063D77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614C925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Pathfinding.CostMetric{D}</w:t>
      </w:r>
    </w:p>
    <w:p w14:paraId="5196904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An abstract type representing a metric that measures the approximate cost of travelling</w:t>
      </w:r>
    </w:p>
    <w:p w14:paraId="182990D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between two points in a `D` dimensional grid.</w:t>
      </w:r>
    </w:p>
    <w:p w14:paraId="0DA75A6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684425B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abstract type</w:t>
      </w:r>
      <w:r w:rsidRPr="00EA0C6E">
        <w:rPr>
          <w:rFonts w:eastAsia="Times New Roman" w:cs="Times New Roman"/>
          <w:color w:val="000000"/>
          <w:sz w:val="21"/>
          <w:szCs w:val="21"/>
          <w:lang w:val="en-US" w:eastAsia="el-GR"/>
        </w:rPr>
        <w:t xml:space="preserve"> CostMetric{D} </w:t>
      </w:r>
      <w:r w:rsidRPr="00EA0C6E">
        <w:rPr>
          <w:rFonts w:eastAsia="Times New Roman" w:cs="Times New Roman"/>
          <w:color w:val="0000FF"/>
          <w:sz w:val="21"/>
          <w:szCs w:val="21"/>
          <w:lang w:val="en-US" w:eastAsia="el-GR"/>
        </w:rPr>
        <w:t>end</w:t>
      </w:r>
    </w:p>
    <w:p w14:paraId="1968BB5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1E715B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struct</w:t>
      </w:r>
      <w:r w:rsidRPr="00EA0C6E">
        <w:rPr>
          <w:rFonts w:eastAsia="Times New Roman" w:cs="Times New Roman"/>
          <w:color w:val="000000"/>
          <w:sz w:val="21"/>
          <w:szCs w:val="21"/>
          <w:lang w:val="en-US" w:eastAsia="el-GR"/>
        </w:rPr>
        <w:t xml:space="preserve"> DirectDistance{D} &lt;: CostMetric{D}</w:t>
      </w:r>
    </w:p>
    <w:p w14:paraId="793856DB" w14:textId="0E25DA2A"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direction_costs::Vector</w:t>
      </w:r>
      <w:r w:rsidR="008D0B9B" w:rsidRPr="00EA0C6E">
        <w:rPr>
          <w:rFonts w:eastAsia="Times New Roman" w:cs="Times New Roman"/>
          <w:color w:val="000000"/>
          <w:sz w:val="21"/>
          <w:szCs w:val="21"/>
          <w:lang w:val="en-US" w:eastAsia="el-GR"/>
        </w:rPr>
        <w:fldChar w:fldCharType="begin"/>
      </w:r>
      <w:r w:rsidR="008D0B9B" w:rsidRPr="00EA0C6E">
        <w:rPr>
          <w:rFonts w:eastAsia="Times New Roman" w:cs="Times New Roman"/>
          <w:color w:val="000000"/>
          <w:sz w:val="21"/>
          <w:szCs w:val="21"/>
          <w:lang w:val="en-US" w:eastAsia="el-GR"/>
        </w:rPr>
        <w:instrText xml:space="preserve"> ADDIN EN.CITE &lt;EndNote&gt;&lt;Cite ExcludeYear="1"&gt;&lt;Author&gt;Kim&lt;/Author&gt;&lt;Year&gt;2026&lt;/Year&gt;&lt;RecNum&gt;27&lt;/RecNum&gt;&lt;DisplayText&gt;(Kim et al.)&lt;/DisplayText&gt;&lt;record&gt;&lt;rec-number&gt;27&lt;/rec-number&gt;&lt;foreign-keys&gt;&lt;key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EndNote&gt;</w:instrText>
      </w:r>
      <w:r w:rsidR="008D0B9B" w:rsidRPr="00EA0C6E">
        <w:rPr>
          <w:rFonts w:eastAsia="Times New Roman" w:cs="Times New Roman"/>
          <w:color w:val="000000"/>
          <w:sz w:val="21"/>
          <w:szCs w:val="21"/>
          <w:lang w:val="en-US" w:eastAsia="el-GR"/>
        </w:rPr>
        <w:fldChar w:fldCharType="separate"/>
      </w:r>
      <w:r w:rsidR="008D0B9B" w:rsidRPr="00EA0C6E">
        <w:rPr>
          <w:rFonts w:eastAsia="Times New Roman" w:cs="Times New Roman"/>
          <w:noProof/>
          <w:color w:val="000000"/>
          <w:sz w:val="21"/>
          <w:szCs w:val="21"/>
          <w:lang w:val="en-US" w:eastAsia="el-GR"/>
        </w:rPr>
        <w:t>(</w:t>
      </w:r>
      <w:hyperlink w:anchor="_ENREF_41" w:tooltip="Kim, 2026 #27" w:history="1">
        <w:r w:rsidR="007E65F5" w:rsidRPr="00EA0C6E">
          <w:rPr>
            <w:rStyle w:val="Hyperlink"/>
            <w:rFonts w:cs="Times New Roman"/>
            <w:lang w:val="en-US"/>
          </w:rPr>
          <w:t>Kim et al.</w:t>
        </w:r>
      </w:hyperlink>
      <w:r w:rsidR="008D0B9B" w:rsidRPr="00EA0C6E">
        <w:rPr>
          <w:rFonts w:eastAsia="Times New Roman" w:cs="Times New Roman"/>
          <w:noProof/>
          <w:color w:val="000000"/>
          <w:sz w:val="21"/>
          <w:szCs w:val="21"/>
          <w:lang w:val="en-US" w:eastAsia="el-GR"/>
        </w:rPr>
        <w:t>)</w:t>
      </w:r>
      <w:r w:rsidR="008D0B9B" w:rsidRPr="00EA0C6E">
        <w:rPr>
          <w:rFonts w:eastAsia="Times New Roman" w:cs="Times New Roman"/>
          <w:color w:val="000000"/>
          <w:sz w:val="21"/>
          <w:szCs w:val="21"/>
          <w:lang w:val="en-US" w:eastAsia="el-GR"/>
        </w:rPr>
        <w:fldChar w:fldCharType="end"/>
      </w:r>
    </w:p>
    <w:p w14:paraId="0168FFC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342A393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2E1890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31520681" w14:textId="0D2CDD10"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Pathfinding.DirectDistance{D}([direction_costs::Vector</w:t>
      </w:r>
      <w:r w:rsidR="008D0B9B" w:rsidRPr="00EA0C6E">
        <w:rPr>
          <w:rFonts w:eastAsia="Times New Roman" w:cs="Times New Roman"/>
          <w:color w:val="A31515"/>
          <w:sz w:val="21"/>
          <w:szCs w:val="21"/>
          <w:lang w:val="en-US" w:eastAsia="el-GR"/>
        </w:rPr>
        <w:fldChar w:fldCharType="begin"/>
      </w:r>
      <w:r w:rsidR="008D0B9B" w:rsidRPr="00EA0C6E">
        <w:rPr>
          <w:rFonts w:eastAsia="Times New Roman" w:cs="Times New Roman"/>
          <w:color w:val="A31515"/>
          <w:sz w:val="21"/>
          <w:szCs w:val="21"/>
          <w:lang w:val="en-US" w:eastAsia="el-GR"/>
        </w:rPr>
        <w:instrText xml:space="preserve"> ADDIN EN.CITE &lt;EndNote&gt;&lt;Cite ExcludeYear="1"&gt;&lt;Author&gt;Kim&lt;/Author&gt;&lt;Year&gt;2026&lt;/Year&gt;&lt;RecNum&gt;27&lt;/RecNum&gt;&lt;DisplayText&gt;(Kim et al.)&lt;/DisplayText&gt;&lt;record&gt;&lt;rec-number&gt;27&lt;/rec-number&gt;&lt;foreign-keys&gt;&lt;key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EndNote&gt;</w:instrText>
      </w:r>
      <w:r w:rsidR="008D0B9B" w:rsidRPr="00EA0C6E">
        <w:rPr>
          <w:rFonts w:eastAsia="Times New Roman" w:cs="Times New Roman"/>
          <w:color w:val="A31515"/>
          <w:sz w:val="21"/>
          <w:szCs w:val="21"/>
          <w:lang w:val="en-US" w:eastAsia="el-GR"/>
        </w:rPr>
        <w:fldChar w:fldCharType="separate"/>
      </w:r>
      <w:r w:rsidR="008D0B9B" w:rsidRPr="00EA0C6E">
        <w:rPr>
          <w:rFonts w:eastAsia="Times New Roman" w:cs="Times New Roman"/>
          <w:noProof/>
          <w:color w:val="A31515"/>
          <w:sz w:val="21"/>
          <w:szCs w:val="21"/>
          <w:lang w:val="en-US" w:eastAsia="el-GR"/>
        </w:rPr>
        <w:t>(</w:t>
      </w:r>
      <w:hyperlink w:anchor="_ENREF_41" w:tooltip="Kim, 2026 #27" w:history="1">
        <w:r w:rsidR="007E65F5" w:rsidRPr="00EA0C6E">
          <w:rPr>
            <w:rStyle w:val="Hyperlink"/>
            <w:rFonts w:cs="Times New Roman"/>
            <w:lang w:val="en-US"/>
          </w:rPr>
          <w:t>Kim et al.</w:t>
        </w:r>
      </w:hyperlink>
      <w:r w:rsidR="008D0B9B" w:rsidRPr="00EA0C6E">
        <w:rPr>
          <w:rFonts w:eastAsia="Times New Roman" w:cs="Times New Roman"/>
          <w:noProof/>
          <w:color w:val="A31515"/>
          <w:sz w:val="21"/>
          <w:szCs w:val="21"/>
          <w:lang w:val="en-US" w:eastAsia="el-GR"/>
        </w:rPr>
        <w:t>)</w:t>
      </w:r>
      <w:r w:rsidR="008D0B9B" w:rsidRPr="00EA0C6E">
        <w:rPr>
          <w:rFonts w:eastAsia="Times New Roman" w:cs="Times New Roman"/>
          <w:color w:val="A31515"/>
          <w:sz w:val="21"/>
          <w:szCs w:val="21"/>
          <w:lang w:val="en-US" w:eastAsia="el-GR"/>
        </w:rPr>
        <w:fldChar w:fldCharType="end"/>
      </w:r>
      <w:r w:rsidRPr="00EA0C6E">
        <w:rPr>
          <w:rFonts w:eastAsia="Times New Roman" w:cs="Times New Roman"/>
          <w:color w:val="A31515"/>
          <w:sz w:val="21"/>
          <w:szCs w:val="21"/>
          <w:lang w:val="en-US" w:eastAsia="el-GR"/>
        </w:rPr>
        <w:t>]) &lt;: CostMetric{D}</w:t>
      </w:r>
    </w:p>
    <w:p w14:paraId="32D04CE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Distance is approximated as the shortest path between the two points, provided the</w:t>
      </w:r>
    </w:p>
    <w:p w14:paraId="7C22B25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`walkable` property of [`Pathfinding.AStar`](@ref) allows.</w:t>
      </w:r>
    </w:p>
    <w:p w14:paraId="5A20F345" w14:textId="3F948E1C"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Optionally provide a `Vector</w:t>
      </w:r>
      <w:r w:rsidR="008D0B9B" w:rsidRPr="00EA0C6E">
        <w:rPr>
          <w:rFonts w:eastAsia="Times New Roman" w:cs="Times New Roman"/>
          <w:color w:val="A31515"/>
          <w:sz w:val="21"/>
          <w:szCs w:val="21"/>
          <w:lang w:val="en-US" w:eastAsia="el-GR"/>
        </w:rPr>
        <w:fldChar w:fldCharType="begin"/>
      </w:r>
      <w:r w:rsidR="008D0B9B" w:rsidRPr="00EA0C6E">
        <w:rPr>
          <w:rFonts w:eastAsia="Times New Roman" w:cs="Times New Roman"/>
          <w:color w:val="A31515"/>
          <w:sz w:val="21"/>
          <w:szCs w:val="21"/>
          <w:lang w:val="en-US" w:eastAsia="el-GR"/>
        </w:rPr>
        <w:instrText xml:space="preserve"> ADDIN EN.CITE &lt;EndNote&gt;&lt;Cite ExcludeYear="1"&gt;&lt;Author&gt;Kim&lt;/Author&gt;&lt;Year&gt;2026&lt;/Year&gt;&lt;RecNum&gt;27&lt;/RecNum&gt;&lt;DisplayText&gt;(Kim et al.)&lt;/DisplayText&gt;&lt;record&gt;&lt;rec-number&gt;27&lt;/rec-number&gt;&lt;foreign-keys&gt;&lt;key app="EN" db-id="dxs5p5de0w55t0erd255s0tbrzsd22z0ts0d" timestamp="1770295503"&gt;27&lt;/key&gt;&lt;/foreign-keys&gt;&lt;ref-type name="Journal Article"&gt;17&lt;/ref-type&gt;&lt;contributors&gt;&lt;authors&gt;&lt;author&gt;Kim, Hyunseok&lt;/author&gt;&lt;author&gt;Haam, Sunnie&lt;/author&gt;&lt;author&gt;Yoo, Mintaek&lt;/author&gt;&lt;author&gt;Song, Woo Seung&lt;/author&gt;&lt;/authors&gt;&lt;/contributors&gt;&lt;titles&gt;&lt;title&gt;Algorithmic Evaluation of Fire Evacuation Efficiency Under Dynamic Crowd and Smoke Conditions&lt;/title&gt;&lt;/titles&gt;&lt;pages&gt;32&lt;/pages&gt;&lt;volume&gt;9&lt;/volume&gt;&lt;number&gt;1&lt;/number&gt;&lt;dates&gt;&lt;year&gt;2026&lt;/year&gt;&lt;/dates&gt;&lt;isbn&gt;2571-6255&lt;/isbn&gt;&lt;accession-num&gt;doi:10.3390/fire9010032&lt;/accession-num&gt;&lt;urls&gt;&lt;related-urls&gt;&lt;url&gt;https://www.mdpi.com/2571-6255/9/1/32&lt;/url&gt;&lt;/related-urls&gt;&lt;/urls&gt;&lt;/record&gt;&lt;/Cite&gt;&lt;/EndNote&gt;</w:instrText>
      </w:r>
      <w:r w:rsidR="008D0B9B" w:rsidRPr="00EA0C6E">
        <w:rPr>
          <w:rFonts w:eastAsia="Times New Roman" w:cs="Times New Roman"/>
          <w:color w:val="A31515"/>
          <w:sz w:val="21"/>
          <w:szCs w:val="21"/>
          <w:lang w:val="en-US" w:eastAsia="el-GR"/>
        </w:rPr>
        <w:fldChar w:fldCharType="separate"/>
      </w:r>
      <w:r w:rsidR="008D0B9B" w:rsidRPr="00EA0C6E">
        <w:rPr>
          <w:rFonts w:eastAsia="Times New Roman" w:cs="Times New Roman"/>
          <w:noProof/>
          <w:color w:val="A31515"/>
          <w:sz w:val="21"/>
          <w:szCs w:val="21"/>
          <w:lang w:val="en-US" w:eastAsia="el-GR"/>
        </w:rPr>
        <w:t>(</w:t>
      </w:r>
      <w:hyperlink w:anchor="_ENREF_41" w:tooltip="Kim, 2026 #27" w:history="1">
        <w:r w:rsidR="007E65F5" w:rsidRPr="00EA0C6E">
          <w:rPr>
            <w:rStyle w:val="Hyperlink"/>
            <w:rFonts w:cs="Times New Roman"/>
            <w:lang w:val="en-US"/>
          </w:rPr>
          <w:t>Kim et al.</w:t>
        </w:r>
      </w:hyperlink>
      <w:r w:rsidR="008D0B9B" w:rsidRPr="00EA0C6E">
        <w:rPr>
          <w:rFonts w:eastAsia="Times New Roman" w:cs="Times New Roman"/>
          <w:noProof/>
          <w:color w:val="A31515"/>
          <w:sz w:val="21"/>
          <w:szCs w:val="21"/>
          <w:lang w:val="en-US" w:eastAsia="el-GR"/>
        </w:rPr>
        <w:t>)</w:t>
      </w:r>
      <w:r w:rsidR="008D0B9B" w:rsidRPr="00EA0C6E">
        <w:rPr>
          <w:rFonts w:eastAsia="Times New Roman" w:cs="Times New Roman"/>
          <w:color w:val="A31515"/>
          <w:sz w:val="21"/>
          <w:szCs w:val="21"/>
          <w:lang w:val="en-US" w:eastAsia="el-GR"/>
        </w:rPr>
        <w:fldChar w:fldCharType="end"/>
      </w:r>
      <w:r w:rsidRPr="00EA0C6E">
        <w:rPr>
          <w:rFonts w:eastAsia="Times New Roman" w:cs="Times New Roman"/>
          <w:color w:val="A31515"/>
          <w:sz w:val="21"/>
          <w:szCs w:val="21"/>
          <w:lang w:val="en-US" w:eastAsia="el-GR"/>
        </w:rPr>
        <w:t>` that represents the cost of going from a tile to the</w:t>
      </w:r>
    </w:p>
    <w:p w14:paraId="3D21907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neighboring tile on the `i` dimensional diagonal (default is `10√i`).</w:t>
      </w:r>
    </w:p>
    <w:p w14:paraId="4BB0A68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52F1A62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If `diagonal_movement=false` in [`Pathfinding.AStar`](@ref), neighbors in diagonal</w:t>
      </w:r>
    </w:p>
    <w:p w14:paraId="1B8095A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lastRenderedPageBreak/>
        <w:t>positions will be excluded. Cost defaults to the first value of the provided vector.</w:t>
      </w:r>
    </w:p>
    <w:p w14:paraId="2EF97C2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341C101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DirectDistance{D}()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 DirectDistance{D}([floor(Int, </w:t>
      </w:r>
      <w:r w:rsidRPr="00EA0C6E">
        <w:rPr>
          <w:rFonts w:eastAsia="Times New Roman" w:cs="Times New Roman"/>
          <w:color w:val="098658"/>
          <w:sz w:val="21"/>
          <w:szCs w:val="21"/>
          <w:lang w:val="en-US" w:eastAsia="el-GR"/>
        </w:rPr>
        <w:t>10.0</w:t>
      </w:r>
      <w:r w:rsidRPr="00EA0C6E">
        <w:rPr>
          <w:rFonts w:eastAsia="Times New Roman" w:cs="Times New Roman"/>
          <w:color w:val="000000"/>
          <w:sz w:val="21"/>
          <w:szCs w:val="21"/>
          <w:lang w:val="en-US" w:eastAsia="el-GR"/>
        </w:rPr>
        <w:t xml:space="preserve"> * √x) </w:t>
      </w:r>
      <w:r w:rsidRPr="00EA0C6E">
        <w:rPr>
          <w:rFonts w:eastAsia="Times New Roman" w:cs="Times New Roman"/>
          <w:color w:val="0000FF"/>
          <w:sz w:val="21"/>
          <w:szCs w:val="21"/>
          <w:lang w:val="en-US" w:eastAsia="el-GR"/>
        </w:rPr>
        <w:t>for</w:t>
      </w:r>
      <w:r w:rsidRPr="00EA0C6E">
        <w:rPr>
          <w:rFonts w:eastAsia="Times New Roman" w:cs="Times New Roman"/>
          <w:color w:val="000000"/>
          <w:sz w:val="21"/>
          <w:szCs w:val="21"/>
          <w:lang w:val="en-US" w:eastAsia="el-GR"/>
        </w:rPr>
        <w:t xml:space="preserve"> x in </w:t>
      </w:r>
      <w:r w:rsidRPr="00EA0C6E">
        <w:rPr>
          <w:rFonts w:eastAsia="Times New Roman" w:cs="Times New Roman"/>
          <w:color w:val="098658"/>
          <w:sz w:val="21"/>
          <w:szCs w:val="21"/>
          <w:lang w:val="en-US" w:eastAsia="el-GR"/>
        </w:rPr>
        <w:t>1</w:t>
      </w:r>
      <w:r w:rsidRPr="00EA0C6E">
        <w:rPr>
          <w:rFonts w:eastAsia="Times New Roman" w:cs="Times New Roman"/>
          <w:color w:val="000000"/>
          <w:sz w:val="21"/>
          <w:szCs w:val="21"/>
          <w:lang w:val="en-US" w:eastAsia="el-GR"/>
        </w:rPr>
        <w:t>:D])</w:t>
      </w:r>
    </w:p>
    <w:p w14:paraId="33A2709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9C52A3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Base.show(io::IO, metric::DirectDistance) = print(io, </w:t>
      </w:r>
      <w:r w:rsidRPr="00EA0C6E">
        <w:rPr>
          <w:rFonts w:eastAsia="Times New Roman" w:cs="Times New Roman"/>
          <w:color w:val="A31515"/>
          <w:sz w:val="21"/>
          <w:szCs w:val="21"/>
          <w:lang w:val="en-US" w:eastAsia="el-GR"/>
        </w:rPr>
        <w:t>"DirectDistance"</w:t>
      </w:r>
      <w:r w:rsidRPr="00EA0C6E">
        <w:rPr>
          <w:rFonts w:eastAsia="Times New Roman" w:cs="Times New Roman"/>
          <w:color w:val="000000"/>
          <w:sz w:val="21"/>
          <w:szCs w:val="21"/>
          <w:lang w:val="en-US" w:eastAsia="el-GR"/>
        </w:rPr>
        <w:t>)</w:t>
      </w:r>
    </w:p>
    <w:p w14:paraId="1BF15B05" w14:textId="77777777" w:rsidR="006A3556" w:rsidRPr="00EA0C6E" w:rsidRDefault="006A3556" w:rsidP="006A3556">
      <w:pPr>
        <w:widowControl/>
        <w:shd w:val="clear" w:color="auto" w:fill="FFFFFF"/>
        <w:autoSpaceDE/>
        <w:autoSpaceDN/>
        <w:spacing w:after="240" w:line="285" w:lineRule="atLeast"/>
        <w:jc w:val="left"/>
        <w:rPr>
          <w:rFonts w:eastAsia="Times New Roman" w:cs="Times New Roman"/>
          <w:color w:val="000000"/>
          <w:sz w:val="21"/>
          <w:szCs w:val="21"/>
          <w:lang w:val="en-US" w:eastAsia="el-GR"/>
        </w:rPr>
      </w:pPr>
    </w:p>
    <w:p w14:paraId="153D9CF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77BB9AE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Pathfinding.MaxDistance{D}() &lt;: CostMetric{D}</w:t>
      </w:r>
    </w:p>
    <w:p w14:paraId="733179D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Distance between two tiles is approximated as the maximum of absolute</w:t>
      </w:r>
    </w:p>
    <w:p w14:paraId="4C1BE75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difference in coordinates between them.</w:t>
      </w:r>
    </w:p>
    <w:p w14:paraId="65863A3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6974FCE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struct</w:t>
      </w:r>
      <w:r w:rsidRPr="00EA0C6E">
        <w:rPr>
          <w:rFonts w:eastAsia="Times New Roman" w:cs="Times New Roman"/>
          <w:color w:val="000000"/>
          <w:sz w:val="21"/>
          <w:szCs w:val="21"/>
          <w:lang w:val="en-US" w:eastAsia="el-GR"/>
        </w:rPr>
        <w:t xml:space="preserve"> MaxDistance{D} &lt;: CostMetric{D} </w:t>
      </w:r>
      <w:r w:rsidRPr="00EA0C6E">
        <w:rPr>
          <w:rFonts w:eastAsia="Times New Roman" w:cs="Times New Roman"/>
          <w:color w:val="0000FF"/>
          <w:sz w:val="21"/>
          <w:szCs w:val="21"/>
          <w:lang w:val="en-US" w:eastAsia="el-GR"/>
        </w:rPr>
        <w:t>end</w:t>
      </w:r>
    </w:p>
    <w:p w14:paraId="4816A2A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76AA2C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Base.show(io::IO, metric::MaxDistance) = print(io, </w:t>
      </w:r>
      <w:r w:rsidRPr="00EA0C6E">
        <w:rPr>
          <w:rFonts w:eastAsia="Times New Roman" w:cs="Times New Roman"/>
          <w:color w:val="A31515"/>
          <w:sz w:val="21"/>
          <w:szCs w:val="21"/>
          <w:lang w:val="en-US" w:eastAsia="el-GR"/>
        </w:rPr>
        <w:t>"MaxDistance"</w:t>
      </w:r>
      <w:r w:rsidRPr="00EA0C6E">
        <w:rPr>
          <w:rFonts w:eastAsia="Times New Roman" w:cs="Times New Roman"/>
          <w:color w:val="000000"/>
          <w:sz w:val="21"/>
          <w:szCs w:val="21"/>
          <w:lang w:val="en-US" w:eastAsia="el-GR"/>
        </w:rPr>
        <w:t>)</w:t>
      </w:r>
    </w:p>
    <w:p w14:paraId="40F2A7E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81FD79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struct</w:t>
      </w:r>
      <w:r w:rsidRPr="00EA0C6E">
        <w:rPr>
          <w:rFonts w:eastAsia="Times New Roman" w:cs="Times New Roman"/>
          <w:color w:val="000000"/>
          <w:sz w:val="21"/>
          <w:szCs w:val="21"/>
          <w:lang w:val="en-US" w:eastAsia="el-GR"/>
        </w:rPr>
        <w:t xml:space="preserve"> PenaltyMap{D} &lt;: CostMetric{D}</w:t>
      </w:r>
    </w:p>
    <w:p w14:paraId="389F1FD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base_metric::CostMetric{D}</w:t>
      </w:r>
    </w:p>
    <w:p w14:paraId="4B9630DC"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pmap::Array{Int,D}</w:t>
      </w:r>
    </w:p>
    <w:p w14:paraId="5BDD3E0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51A0EDF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5D6777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2FB1324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Pathfinding.PenaltyMap(pmap::Array{Int,D} [, base_metric::CostMetric]) &lt;: CostMetric{D}</w:t>
      </w:r>
    </w:p>
    <w:p w14:paraId="3BE2637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Distance between two positions is the sum of the shortest distance between them and the</w:t>
      </w:r>
    </w:p>
    <w:p w14:paraId="770DF935"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absolute difference in penalty.</w:t>
      </w:r>
    </w:p>
    <w:p w14:paraId="6E1E5C9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DD1F95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A penalty map (`pmap`) is required. For pathfinding in [`GridSpace`](@ref), this should be the</w:t>
      </w:r>
    </w:p>
    <w:p w14:paraId="1B56A61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same dimensions as the space. For pathfinding in [`ContinuousSpace`](@ref), the size of this map</w:t>
      </w:r>
    </w:p>
    <w:p w14:paraId="662F92E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determines the granularity of the underlying grid, and should agree with the size of the</w:t>
      </w:r>
    </w:p>
    <w:p w14:paraId="4A22B49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`walkable` map.</w:t>
      </w:r>
    </w:p>
    <w:p w14:paraId="3077633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6F271F8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Distance is calculated using [`Pathfinding.DirectDistance`](@ref) by default, and can be</w:t>
      </w:r>
    </w:p>
    <w:p w14:paraId="4AF2893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changed by specifying `base_metric`.</w:t>
      </w:r>
    </w:p>
    <w:p w14:paraId="5586DBE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31AFB78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An example usage can be found in [Mountain Runners](https://juliadynamics.github.io/AgentsExampleZoo.jl/dev/examples/runners/).</w:t>
      </w:r>
    </w:p>
    <w:p w14:paraId="3D200112"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0FD5D94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PenaltyMap(pmap::Array{Int,D})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 PenaltyMap{D}(DirectDistance{D}(), pmap)</w:t>
      </w:r>
    </w:p>
    <w:p w14:paraId="19FCFBB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951788B"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PenaltyMap(pmap::Array{Int,D}, base_metric::CostMetric{D})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w:t>
      </w:r>
    </w:p>
    <w:p w14:paraId="658A36E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PenaltyMap{D}(base_metric, pmap)</w:t>
      </w:r>
    </w:p>
    <w:p w14:paraId="0268FD8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0D40EE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Base.show(io::IO, metric::PenaltyMap) =</w:t>
      </w:r>
    </w:p>
    <w:p w14:paraId="324D418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print(io, </w:t>
      </w:r>
      <w:r w:rsidRPr="00EA0C6E">
        <w:rPr>
          <w:rFonts w:eastAsia="Times New Roman" w:cs="Times New Roman"/>
          <w:color w:val="A31515"/>
          <w:sz w:val="21"/>
          <w:szCs w:val="21"/>
          <w:lang w:val="en-US" w:eastAsia="el-GR"/>
        </w:rPr>
        <w:t>"HeightMap with base: $(metric</w:t>
      </w:r>
      <w:r w:rsidRPr="00EA0C6E">
        <w:rPr>
          <w:rFonts w:eastAsia="Times New Roman" w:cs="Times New Roman"/>
          <w:color w:val="000000"/>
          <w:sz w:val="21"/>
          <w:szCs w:val="21"/>
          <w:lang w:val="en-US" w:eastAsia="el-GR"/>
        </w:rPr>
        <w:t>.</w:t>
      </w:r>
      <w:r w:rsidRPr="00EA0C6E">
        <w:rPr>
          <w:rFonts w:eastAsia="Times New Roman" w:cs="Times New Roman"/>
          <w:color w:val="A31515"/>
          <w:sz w:val="21"/>
          <w:szCs w:val="21"/>
          <w:lang w:val="en-US" w:eastAsia="el-GR"/>
        </w:rPr>
        <w:t>base_metric)"</w:t>
      </w:r>
      <w:r w:rsidRPr="00EA0C6E">
        <w:rPr>
          <w:rFonts w:eastAsia="Times New Roman" w:cs="Times New Roman"/>
          <w:color w:val="000000"/>
          <w:sz w:val="21"/>
          <w:szCs w:val="21"/>
          <w:lang w:val="en-US" w:eastAsia="el-GR"/>
        </w:rPr>
        <w:t>)</w:t>
      </w:r>
    </w:p>
    <w:p w14:paraId="58D71DE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FA2DC3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struct</w:t>
      </w:r>
      <w:r w:rsidRPr="00EA0C6E">
        <w:rPr>
          <w:rFonts w:eastAsia="Times New Roman" w:cs="Times New Roman"/>
          <w:color w:val="000000"/>
          <w:sz w:val="21"/>
          <w:szCs w:val="21"/>
          <w:lang w:val="en-US" w:eastAsia="el-GR"/>
        </w:rPr>
        <w:t xml:space="preserve"> AbsolutePenaltyMap{D} &lt;: CostMetric{D}</w:t>
      </w:r>
    </w:p>
    <w:p w14:paraId="35E6234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base_metric::CostMetric{D}</w:t>
      </w:r>
    </w:p>
    <w:p w14:paraId="58E3848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pmap::Array{Int,D}</w:t>
      </w:r>
    </w:p>
    <w:p w14:paraId="2B60EC7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FF"/>
          <w:sz w:val="21"/>
          <w:szCs w:val="21"/>
          <w:lang w:val="en-US" w:eastAsia="el-GR"/>
        </w:rPr>
        <w:t>end</w:t>
      </w:r>
    </w:p>
    <w:p w14:paraId="405B6F0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EBE9644"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40976FD1"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    Pathfinding.AbsolutePenaltyMap(pmap::Array{Int,D} [, base_metric::CostMetric]) &lt;: CostMetric{D}</w:t>
      </w:r>
    </w:p>
    <w:p w14:paraId="0CA978D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Distance between two positions is the sum of the shortest distance between them and the</w:t>
      </w:r>
    </w:p>
    <w:p w14:paraId="5C8DE11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sum of the absolute values of the penalties at both positions.</w:t>
      </w:r>
    </w:p>
    <w:p w14:paraId="4A011B6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2785156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Unlike [`Pathfinding.PenaltyMap`](@ref), which uses the absolute difference in penalty values,</w:t>
      </w:r>
    </w:p>
    <w:p w14:paraId="37933290"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`AbsolutePenaltyMap` adds the absolute value of each node's penalty, meaning the penalty</w:t>
      </w:r>
    </w:p>
    <w:p w14:paraId="25079AD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increases with the absolute value of the penalty at each node.</w:t>
      </w:r>
    </w:p>
    <w:p w14:paraId="2FCC5D2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4E1FB28F"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A penalty map (`pmap`) is required. For pathfinding in [`GridSpace`](@ref), this should be the</w:t>
      </w:r>
    </w:p>
    <w:p w14:paraId="3111F3A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same dimensions as the space. For pathfinding in [`ContinuousSpace`](@ref), the size of this map</w:t>
      </w:r>
    </w:p>
    <w:p w14:paraId="18BD80D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determines the granularity of the underlying grid, and should agree with the size of the</w:t>
      </w:r>
    </w:p>
    <w:p w14:paraId="3903DDBE"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`walkable` map.</w:t>
      </w:r>
    </w:p>
    <w:p w14:paraId="645E999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1C3802D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Distance is calculated using [`Pathfinding.DirectDistance`](@ref) by default, and can be</w:t>
      </w:r>
    </w:p>
    <w:p w14:paraId="2BD1ADA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changed by specifying `base_metric`.</w:t>
      </w:r>
    </w:p>
    <w:p w14:paraId="260088D6"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A31515"/>
          <w:sz w:val="21"/>
          <w:szCs w:val="21"/>
          <w:lang w:val="en-US" w:eastAsia="el-GR"/>
        </w:rPr>
        <w:t>"""</w:t>
      </w:r>
    </w:p>
    <w:p w14:paraId="7D8E3C0D"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AbsolutePenaltyMap(pmap::Array{Int,D})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 AbsolutePenaltyMap{D}(DirectDistance{D}(), pmap)</w:t>
      </w:r>
    </w:p>
    <w:p w14:paraId="54A2B568"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01164C33"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AbsolutePenaltyMap(pmap::Array{Int,D}, base_metric::CostMetric{D}) </w:t>
      </w:r>
      <w:r w:rsidRPr="00EA0C6E">
        <w:rPr>
          <w:rFonts w:eastAsia="Times New Roman" w:cs="Times New Roman"/>
          <w:color w:val="0000FF"/>
          <w:sz w:val="21"/>
          <w:szCs w:val="21"/>
          <w:lang w:val="en-US" w:eastAsia="el-GR"/>
        </w:rPr>
        <w:t>where</w:t>
      </w:r>
      <w:r w:rsidRPr="00EA0C6E">
        <w:rPr>
          <w:rFonts w:eastAsia="Times New Roman" w:cs="Times New Roman"/>
          <w:color w:val="000000"/>
          <w:sz w:val="21"/>
          <w:szCs w:val="21"/>
          <w:lang w:val="en-US" w:eastAsia="el-GR"/>
        </w:rPr>
        <w:t xml:space="preserve"> {D} =</w:t>
      </w:r>
    </w:p>
    <w:p w14:paraId="4F75E5D7"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AbsolutePenaltyMap{D}(base_metric, pmap)</w:t>
      </w:r>
    </w:p>
    <w:p w14:paraId="78FF547A"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p>
    <w:p w14:paraId="7658BCC9" w14:textId="77777777" w:rsidR="006A3556"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Base.show(io::IO, metric::AbsolutePenaltyMap) =</w:t>
      </w:r>
    </w:p>
    <w:p w14:paraId="454F5D96" w14:textId="62B205C7" w:rsidR="00B83595" w:rsidRPr="00EA0C6E" w:rsidRDefault="006A3556" w:rsidP="006A3556">
      <w:pPr>
        <w:widowControl/>
        <w:shd w:val="clear" w:color="auto" w:fill="FFFFFF"/>
        <w:autoSpaceDE/>
        <w:autoSpaceDN/>
        <w:spacing w:line="285" w:lineRule="atLeast"/>
        <w:jc w:val="left"/>
        <w:rPr>
          <w:rFonts w:eastAsia="Times New Roman" w:cs="Times New Roman"/>
          <w:color w:val="000000"/>
          <w:sz w:val="21"/>
          <w:szCs w:val="21"/>
          <w:lang w:val="en-US" w:eastAsia="el-GR"/>
        </w:rPr>
      </w:pPr>
      <w:r w:rsidRPr="00EA0C6E">
        <w:rPr>
          <w:rFonts w:eastAsia="Times New Roman" w:cs="Times New Roman"/>
          <w:color w:val="000000"/>
          <w:sz w:val="21"/>
          <w:szCs w:val="21"/>
          <w:lang w:val="en-US" w:eastAsia="el-GR"/>
        </w:rPr>
        <w:t xml:space="preserve">    print(io, </w:t>
      </w:r>
      <w:r w:rsidRPr="00EA0C6E">
        <w:rPr>
          <w:rFonts w:eastAsia="Times New Roman" w:cs="Times New Roman"/>
          <w:color w:val="A31515"/>
          <w:sz w:val="21"/>
          <w:szCs w:val="21"/>
          <w:lang w:val="en-US" w:eastAsia="el-GR"/>
        </w:rPr>
        <w:t>"AbsolutePenaltyMap with base: $(metric</w:t>
      </w:r>
      <w:r w:rsidRPr="00EA0C6E">
        <w:rPr>
          <w:rFonts w:eastAsia="Times New Roman" w:cs="Times New Roman"/>
          <w:color w:val="000000"/>
          <w:sz w:val="21"/>
          <w:szCs w:val="21"/>
          <w:lang w:val="en-US" w:eastAsia="el-GR"/>
        </w:rPr>
        <w:t>.</w:t>
      </w:r>
      <w:r w:rsidRPr="00EA0C6E">
        <w:rPr>
          <w:rFonts w:eastAsia="Times New Roman" w:cs="Times New Roman"/>
          <w:color w:val="A31515"/>
          <w:sz w:val="21"/>
          <w:szCs w:val="21"/>
          <w:lang w:val="en-US" w:eastAsia="el-GR"/>
        </w:rPr>
        <w:t>base_metric)"</w:t>
      </w:r>
      <w:r w:rsidRPr="00EA0C6E">
        <w:rPr>
          <w:rFonts w:eastAsia="Times New Roman" w:cs="Times New Roman"/>
          <w:color w:val="000000"/>
          <w:sz w:val="21"/>
          <w:szCs w:val="21"/>
          <w:lang w:val="en-US" w:eastAsia="el-GR"/>
        </w:rPr>
        <w:t>)</w:t>
      </w:r>
    </w:p>
    <w:p w14:paraId="00944ED7" w14:textId="43FC18FD" w:rsidR="006A3556" w:rsidRPr="00EA0C6E" w:rsidRDefault="006A3556" w:rsidP="00D27F14">
      <w:pPr>
        <w:jc w:val="left"/>
        <w:rPr>
          <w:rFonts w:eastAsia="Times New Roman" w:cs="Times New Roman"/>
          <w:color w:val="000000"/>
          <w:sz w:val="21"/>
          <w:szCs w:val="21"/>
          <w:lang w:val="en-US" w:eastAsia="el-GR"/>
        </w:rPr>
      </w:pPr>
    </w:p>
    <w:p w14:paraId="510E32E4" w14:textId="50168460" w:rsidR="008445F6" w:rsidRPr="00EA0C6E" w:rsidRDefault="008445F6" w:rsidP="008445F6">
      <w:pPr>
        <w:rPr>
          <w:rFonts w:cs="Times New Roman"/>
          <w:lang w:val="en-US" w:eastAsia="el-GR"/>
        </w:rPr>
      </w:pPr>
    </w:p>
    <w:sectPr w:rsidR="008445F6" w:rsidRPr="00EA0C6E" w:rsidSect="00EF1692">
      <w:pgSz w:w="12240" w:h="15840"/>
      <w:pgMar w:top="1340" w:right="1080" w:bottom="280" w:left="1080" w:header="723"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orgios Pitsos" w:date="2026-02-26T16:05:00Z" w:initials="GP">
    <w:p w14:paraId="48A5286A" w14:textId="77777777" w:rsidR="001603D3" w:rsidRDefault="001603D3" w:rsidP="00A22BEB">
      <w:pPr>
        <w:pStyle w:val="CommentText"/>
        <w:jc w:val="left"/>
      </w:pPr>
      <w:r>
        <w:rPr>
          <w:rStyle w:val="CommentReference"/>
        </w:rPr>
        <w:annotationRef/>
      </w:r>
      <w:r>
        <w:t>Ό,τι δεν είναι δόκιμο στα ελληνικά, να μπαινει εντός εισαγωγικών</w:t>
      </w:r>
    </w:p>
  </w:comment>
  <w:comment w:id="4" w:author="Georgios Pitsos" w:date="2026-02-26T15:58:00Z" w:initials="GP">
    <w:p w14:paraId="556B4146" w14:textId="77777777" w:rsidR="003E2EF8" w:rsidRDefault="003E2EF8" w:rsidP="003E2EF8">
      <w:pPr>
        <w:pStyle w:val="CommentText"/>
        <w:jc w:val="left"/>
      </w:pPr>
      <w:r>
        <w:rPr>
          <w:rStyle w:val="CommentReference"/>
        </w:rPr>
        <w:annotationRef/>
      </w:r>
      <w:r>
        <w:t>Είναι δόκιμο;</w:t>
      </w:r>
    </w:p>
  </w:comment>
  <w:comment w:id="5" w:author="Georgios Pitsos" w:date="2026-03-13T14:58:00Z" w:initials="GP">
    <w:p w14:paraId="59F1EC42" w14:textId="77777777" w:rsidR="00E25758" w:rsidRDefault="00182A4F" w:rsidP="00E25758">
      <w:pPr>
        <w:pStyle w:val="CommentText"/>
        <w:jc w:val="left"/>
      </w:pPr>
      <w:r>
        <w:rPr>
          <w:rStyle w:val="CommentReference"/>
        </w:rPr>
        <w:annotationRef/>
      </w:r>
      <w:r w:rsidR="00E25758">
        <w:t>Το κίτρινο θέμα ενσωματωμένο στο κείμενο.</w:t>
      </w:r>
      <w:r w:rsidR="00E25758">
        <w:br/>
        <w:t xml:space="preserve">Να είναι πιο συνοπτικό, σε μία σειρά, σε </w:t>
      </w:r>
      <w:r w:rsidR="00E25758">
        <w:rPr>
          <w:lang w:val="en-US"/>
        </w:rPr>
        <w:t>quotes.</w:t>
      </w:r>
    </w:p>
  </w:comment>
  <w:comment w:id="6" w:author="Georgios Pitsos" w:date="2026-02-26T15:59:00Z" w:initials="GP">
    <w:p w14:paraId="2258DD7D" w14:textId="77777777" w:rsidR="00A22BEB" w:rsidRPr="00D5312A" w:rsidRDefault="00A22BEB" w:rsidP="00A22BEB">
      <w:pPr>
        <w:pStyle w:val="CommentText"/>
        <w:jc w:val="left"/>
      </w:pPr>
      <w:r>
        <w:rPr>
          <w:rStyle w:val="CommentReference"/>
        </w:rPr>
        <w:annotationRef/>
      </w:r>
      <w:r>
        <w:t>Είναι δοκιμο;</w:t>
      </w:r>
    </w:p>
  </w:comment>
  <w:comment w:id="7" w:author="Georgios Pitsos" w:date="2026-03-08T07:41:00Z" w:initials="GP">
    <w:p w14:paraId="17E82A36" w14:textId="77777777" w:rsidR="00D5312A" w:rsidRDefault="00D5312A" w:rsidP="00D5312A">
      <w:pPr>
        <w:pStyle w:val="CommentText"/>
        <w:jc w:val="left"/>
      </w:pPr>
      <w:r>
        <w:rPr>
          <w:rStyle w:val="CommentReference"/>
        </w:rPr>
        <w:annotationRef/>
      </w:r>
      <w:r>
        <w:t xml:space="preserve">Βάσει </w:t>
      </w:r>
      <w:r>
        <w:rPr>
          <w:lang w:val="en-US"/>
        </w:rPr>
        <w:t xml:space="preserve">chat-gpt </w:t>
      </w:r>
      <w:r>
        <w:t>ναι</w:t>
      </w:r>
    </w:p>
  </w:comment>
  <w:comment w:id="8" w:author="Georgios Pitsos" w:date="2026-02-26T16:05:00Z" w:initials="GP">
    <w:p w14:paraId="26E3E02E" w14:textId="77777777" w:rsidR="00A22BEB" w:rsidRDefault="00A22BEB" w:rsidP="00A22BEB">
      <w:pPr>
        <w:pStyle w:val="CommentText"/>
        <w:jc w:val="left"/>
      </w:pPr>
      <w:r>
        <w:rPr>
          <w:rStyle w:val="CommentReference"/>
        </w:rPr>
        <w:annotationRef/>
      </w:r>
      <w:r>
        <w:t>Ό,τι δεν είναι δόκιμο στα ελληνικά, να μπαινει εντός εισαγωγικών</w:t>
      </w:r>
    </w:p>
  </w:comment>
  <w:comment w:id="9" w:author="Georgios Pitsos" w:date="2026-02-26T16:02:00Z" w:initials="GP">
    <w:p w14:paraId="5324E5A8" w14:textId="7B7BA18A" w:rsidR="00A22BEB" w:rsidRDefault="00A22BEB" w:rsidP="00A22BEB">
      <w:pPr>
        <w:pStyle w:val="CommentText"/>
        <w:jc w:val="left"/>
      </w:pPr>
      <w:r>
        <w:rPr>
          <w:rStyle w:val="CommentReference"/>
        </w:rPr>
        <w:annotationRef/>
      </w:r>
      <w:r>
        <w:t>Να εμφανίζω και τη συντομογραφία, την πρώτη φορά.</w:t>
      </w:r>
    </w:p>
  </w:comment>
  <w:comment w:id="10" w:author="Georgios Pitsos" w:date="2026-03-13T15:01:00Z" w:initials="GP">
    <w:p w14:paraId="089DA976" w14:textId="5B5E9425" w:rsidR="00182A4F" w:rsidRDefault="00182A4F" w:rsidP="00182A4F">
      <w:pPr>
        <w:pStyle w:val="CommentText"/>
        <w:jc w:val="left"/>
      </w:pPr>
      <w:r>
        <w:rPr>
          <w:rStyle w:val="CommentReference"/>
        </w:rPr>
        <w:annotationRef/>
      </w:r>
      <w:r>
        <w:t>Το κίτρινο θέμα ενσωματωμένο στο κείμενο</w:t>
      </w:r>
    </w:p>
  </w:comment>
  <w:comment w:id="11" w:author="Konstantinos Kakosimos" w:date="2026-04-16T08:44:00Z" w:initials="KK">
    <w:p w14:paraId="5B86B2E6" w14:textId="77777777" w:rsidR="00997440" w:rsidRDefault="00997440" w:rsidP="00997440">
      <w:pPr>
        <w:pStyle w:val="CommentText"/>
        <w:jc w:val="left"/>
      </w:pPr>
      <w:r>
        <w:rPr>
          <w:rStyle w:val="CommentReference"/>
        </w:rPr>
        <w:annotationRef/>
      </w:r>
      <w:r>
        <w:t>εννοποιηση</w:t>
      </w:r>
    </w:p>
  </w:comment>
  <w:comment w:id="13" w:author="Georgios Pitsos" w:date="2026-04-14T12:57:00Z" w:initials="GP">
    <w:p w14:paraId="621F4B32" w14:textId="77777777" w:rsidR="00BF264C" w:rsidRDefault="00BF264C" w:rsidP="00BF264C">
      <w:pPr>
        <w:pStyle w:val="CommentText"/>
        <w:jc w:val="left"/>
      </w:pPr>
      <w:r>
        <w:rPr>
          <w:rStyle w:val="CommentReference"/>
        </w:rPr>
        <w:annotationRef/>
      </w:r>
      <w:r>
        <w:t>όχι ξεκάθαρο.</w:t>
      </w:r>
    </w:p>
    <w:p w14:paraId="6594B5F2" w14:textId="77777777" w:rsidR="00BF264C" w:rsidRDefault="00BF264C" w:rsidP="00BF264C">
      <w:pPr>
        <w:pStyle w:val="CommentText"/>
        <w:jc w:val="left"/>
      </w:pPr>
      <w:r>
        <w:t>συνολικά οι στόχοι και τα επιμέρους βήματα δεν είναι ξεκάθαρα</w:t>
      </w:r>
    </w:p>
  </w:comment>
  <w:comment w:id="14" w:author="Georgios Pitsos" w:date="2026-04-14T14:21:00Z" w:initials="GP">
    <w:p w14:paraId="1514FDA0" w14:textId="77777777" w:rsidR="00BF264C" w:rsidRDefault="00BF264C" w:rsidP="00BF264C">
      <w:pPr>
        <w:pStyle w:val="CommentText"/>
        <w:jc w:val="left"/>
      </w:pPr>
      <w:r>
        <w:rPr>
          <w:rStyle w:val="CommentReference"/>
        </w:rPr>
        <w:annotationRef/>
      </w:r>
      <w:r>
        <w:t>Να γινει μία σύντομη αναφορά στην αρχη της μεθοδολογίας</w:t>
      </w:r>
    </w:p>
    <w:p w14:paraId="6152AE80" w14:textId="77777777" w:rsidR="00BF264C" w:rsidRDefault="00BF264C" w:rsidP="00BF264C">
      <w:pPr>
        <w:pStyle w:val="CommentText"/>
        <w:jc w:val="left"/>
      </w:pPr>
    </w:p>
    <w:p w14:paraId="3BFD5A5D" w14:textId="77777777" w:rsidR="00BF264C" w:rsidRDefault="00BF264C" w:rsidP="00BF264C">
      <w:pPr>
        <w:pStyle w:val="CommentText"/>
        <w:jc w:val="left"/>
      </w:pPr>
      <w:r>
        <w:t>Να μετακινηθεί στο τέλος της Μεθοδολογιας. Σύνδεση με το κομμάτι των αποτελεσμάτων.</w:t>
      </w:r>
    </w:p>
  </w:comment>
  <w:comment w:id="21" w:author="Georgios Pitsos" w:date="2026-04-14T12:37:00Z" w:initials="GP">
    <w:p w14:paraId="2E7A4CFF" w14:textId="77777777" w:rsidR="00413048" w:rsidRDefault="00413048" w:rsidP="00413048">
      <w:pPr>
        <w:pStyle w:val="CommentText"/>
        <w:jc w:val="left"/>
      </w:pPr>
      <w:r>
        <w:rPr>
          <w:rStyle w:val="CommentReference"/>
        </w:rPr>
        <w:annotationRef/>
      </w:r>
      <w:r>
        <w:t>στο SFM πάλι "οντότητες" δεν είναι</w:t>
      </w:r>
    </w:p>
    <w:p w14:paraId="24E896E6" w14:textId="77777777" w:rsidR="00413048" w:rsidRPr="000D63AD" w:rsidRDefault="00413048" w:rsidP="00413048">
      <w:pPr>
        <w:pStyle w:val="CommentText"/>
        <w:jc w:val="left"/>
      </w:pPr>
      <w:r>
        <w:t>και τα ΑΒΜ οι agents δεν αλληλεπιδρούν;</w:t>
      </w:r>
    </w:p>
  </w:comment>
  <w:comment w:id="22" w:author="Georgios Pitsos" w:date="2026-04-14T13:28:00Z" w:initials="GP">
    <w:p w14:paraId="09F1BB3E" w14:textId="77777777" w:rsidR="00413048" w:rsidRDefault="00413048" w:rsidP="000D63AD">
      <w:pPr>
        <w:pStyle w:val="CommentText"/>
        <w:jc w:val="left"/>
      </w:pPr>
      <w:r>
        <w:rPr>
          <w:rStyle w:val="CommentReference"/>
        </w:rPr>
        <w:annotationRef/>
      </w:r>
      <w:r>
        <w:t xml:space="preserve">να γινει αναφορά στις δυνάμεις του </w:t>
      </w:r>
      <w:r>
        <w:rPr>
          <w:lang w:val="en-US"/>
        </w:rPr>
        <w:t>SFM</w:t>
      </w:r>
      <w:r>
        <w:t xml:space="preserve">, και πώς αυτό ξεχωριζει από το </w:t>
      </w:r>
      <w:r>
        <w:rPr>
          <w:lang w:val="en-US"/>
        </w:rPr>
        <w:t>ABM</w:t>
      </w:r>
    </w:p>
  </w:comment>
  <w:comment w:id="23" w:author="Georgios Pitsos" w:date="2026-04-14T12:38:00Z" w:initials="GP">
    <w:p w14:paraId="19A8EA28" w14:textId="77777777" w:rsidR="00413048" w:rsidRDefault="00413048" w:rsidP="00512753">
      <w:pPr>
        <w:pStyle w:val="CommentText"/>
        <w:jc w:val="left"/>
      </w:pPr>
      <w:r>
        <w:rPr>
          <w:rStyle w:val="CommentReference"/>
        </w:rPr>
        <w:annotationRef/>
      </w:r>
      <w:r>
        <w:t>άρα αυτός είναι ο λόγος που χρησιμοποίησες ΑΒΜ</w:t>
      </w:r>
    </w:p>
  </w:comment>
  <w:comment w:id="26" w:author="Georgios Pitsos" w:date="2026-04-14T12:29:00Z" w:initials="GP">
    <w:p w14:paraId="62A5355C" w14:textId="77777777" w:rsidR="00BA0A9C" w:rsidRDefault="00BA0A9C" w:rsidP="00BA0A9C">
      <w:pPr>
        <w:pStyle w:val="CommentText"/>
        <w:jc w:val="left"/>
      </w:pPr>
      <w:r>
        <w:rPr>
          <w:rStyle w:val="CommentReference"/>
        </w:rPr>
        <w:annotationRef/>
      </w:r>
      <w:r>
        <w:t>κάτι άλλο σχετικό με την εξόρυξη ορυκτών καυσίμων</w:t>
      </w:r>
    </w:p>
  </w:comment>
  <w:comment w:id="27" w:author="Georgios Pitsos" w:date="2026-04-14T13:17:00Z" w:initials="GP">
    <w:p w14:paraId="583F0594" w14:textId="77777777" w:rsidR="000A6A54" w:rsidRDefault="000A6A54" w:rsidP="000A6A54">
      <w:pPr>
        <w:pStyle w:val="CommentText"/>
        <w:jc w:val="left"/>
      </w:pPr>
      <w:r>
        <w:rPr>
          <w:rStyle w:val="CommentReference"/>
        </w:rPr>
        <w:annotationRef/>
      </w:r>
      <w:r>
        <w:t>Θα βρω για να βάλω, πηγές έχω</w:t>
      </w:r>
    </w:p>
  </w:comment>
  <w:comment w:id="28" w:author="Georgios Pitsos" w:date="2026-04-14T12:33:00Z" w:initials="GP">
    <w:p w14:paraId="65EF8CF1" w14:textId="77777777" w:rsidR="00512753" w:rsidRDefault="00512753" w:rsidP="00512753">
      <w:pPr>
        <w:pStyle w:val="CommentText"/>
        <w:jc w:val="left"/>
      </w:pPr>
      <w:r>
        <w:rPr>
          <w:rStyle w:val="CommentReference"/>
        </w:rPr>
        <w:annotationRef/>
      </w:r>
      <w:r>
        <w:t>Θα ταίριαζε να αναφερθείς σε τιμές και στον σχετικό πίνακα</w:t>
      </w:r>
    </w:p>
  </w:comment>
  <w:comment w:id="29" w:author="Georgios Pitsos" w:date="2026-04-14T12:33:00Z" w:initials="GP">
    <w:p w14:paraId="36181D90" w14:textId="77777777" w:rsidR="00512753" w:rsidRDefault="00512753" w:rsidP="00512753">
      <w:pPr>
        <w:pStyle w:val="CommentText"/>
        <w:jc w:val="left"/>
      </w:pPr>
      <w:r>
        <w:rPr>
          <w:rStyle w:val="CommentReference"/>
        </w:rPr>
        <w:annotationRef/>
      </w:r>
      <w:r>
        <w:t>Κάνω την αναφορά πιο κάτω. Να την μεταφέρω?</w:t>
      </w:r>
    </w:p>
  </w:comment>
  <w:comment w:id="30" w:author="Georgios Pitsos" w:date="2026-04-14T13:19:00Z" w:initials="GP">
    <w:p w14:paraId="23A9909F" w14:textId="77777777" w:rsidR="000A6A54" w:rsidRDefault="000A6A54" w:rsidP="000A6A54">
      <w:pPr>
        <w:pStyle w:val="CommentText"/>
        <w:jc w:val="left"/>
      </w:pPr>
      <w:r>
        <w:rPr>
          <w:rStyle w:val="CommentReference"/>
        </w:rPr>
        <w:annotationRef/>
      </w:r>
      <w:r>
        <w:t>Να βάλω παρένθεση (περισσότερα στοιχεια παρακάτω)</w:t>
      </w:r>
    </w:p>
  </w:comment>
  <w:comment w:id="42" w:author="Georgios Pitsos" w:date="2026-04-14T16:04:00Z" w:initials="GP">
    <w:p w14:paraId="09784AE2" w14:textId="77777777" w:rsidR="007E65F5" w:rsidRDefault="007E65F5" w:rsidP="009320C0">
      <w:pPr>
        <w:pStyle w:val="CommentText"/>
        <w:jc w:val="left"/>
      </w:pPr>
      <w:r>
        <w:rPr>
          <w:rStyle w:val="CommentReference"/>
        </w:rPr>
        <w:annotationRef/>
      </w:r>
      <w:r>
        <w:t>αναφέρουν οτι κάποιος άλλος το λέει, άρα η αναφορά πάει εκεί</w:t>
      </w:r>
    </w:p>
  </w:comment>
  <w:comment w:id="43" w:author="Georgios Pitsos" w:date="2026-04-14T12:34:00Z" w:initials="GP">
    <w:p w14:paraId="2577BC83" w14:textId="77777777" w:rsidR="00512753" w:rsidRDefault="00512753" w:rsidP="00512753">
      <w:pPr>
        <w:pStyle w:val="CommentText"/>
        <w:jc w:val="left"/>
      </w:pPr>
      <w:r>
        <w:rPr>
          <w:rStyle w:val="CommentReference"/>
        </w:rPr>
        <w:annotationRef/>
      </w:r>
      <w:r>
        <w:t>Όχι ξεκάθαρο</w:t>
      </w:r>
    </w:p>
  </w:comment>
  <w:comment w:id="44" w:author="Georgios Pitsos" w:date="2026-04-14T13:20:00Z" w:initials="GP">
    <w:p w14:paraId="3D2A868F" w14:textId="77777777" w:rsidR="000A6A54" w:rsidRDefault="000A6A54" w:rsidP="000A6A54">
      <w:pPr>
        <w:pStyle w:val="CommentText"/>
        <w:jc w:val="left"/>
      </w:pPr>
      <w:r>
        <w:rPr>
          <w:rStyle w:val="CommentReference"/>
        </w:rPr>
        <w:annotationRef/>
      </w:r>
      <w:r>
        <w:t>Θα γίνει επαναδιατύπωση</w:t>
      </w:r>
    </w:p>
  </w:comment>
  <w:comment w:id="45" w:author="Georgios Pitsos" w:date="2026-04-14T12:34:00Z" w:initials="GP">
    <w:p w14:paraId="14441177" w14:textId="77777777" w:rsidR="00512753" w:rsidRPr="006E5CBE" w:rsidRDefault="00512753" w:rsidP="00512753">
      <w:pPr>
        <w:pStyle w:val="CommentText"/>
        <w:jc w:val="left"/>
        <w:rPr>
          <w:lang w:val="en-US"/>
        </w:rPr>
      </w:pPr>
      <w:r>
        <w:rPr>
          <w:rStyle w:val="CommentReference"/>
        </w:rPr>
        <w:annotationRef/>
      </w:r>
      <w:r>
        <w:t>αυτές είναι εξισώσεις ten Berge χρησιμοποιημένες για AEGL από Boris</w:t>
      </w:r>
    </w:p>
  </w:comment>
  <w:comment w:id="46" w:author="Georgios Pitsos" w:date="2026-04-14T13:20:00Z" w:initials="GP">
    <w:p w14:paraId="7CE44080" w14:textId="77777777" w:rsidR="000A6A54" w:rsidRDefault="000A6A54" w:rsidP="000A6A54">
      <w:pPr>
        <w:pStyle w:val="CommentText"/>
        <w:jc w:val="left"/>
      </w:pPr>
      <w:r>
        <w:rPr>
          <w:rStyle w:val="CommentReference"/>
        </w:rPr>
        <w:annotationRef/>
      </w:r>
      <w:r>
        <w:t>Θα γινει η αλλαγή</w:t>
      </w:r>
    </w:p>
  </w:comment>
  <w:comment w:id="47" w:author="Georgios Pitsos" w:date="2026-04-14T16:15:00Z" w:initials="GP">
    <w:p w14:paraId="3B0FEC5C" w14:textId="77777777" w:rsidR="006E5CBE" w:rsidRDefault="006E5CBE" w:rsidP="006E5CBE">
      <w:pPr>
        <w:pStyle w:val="CommentText"/>
        <w:jc w:val="left"/>
      </w:pPr>
      <w:r>
        <w:rPr>
          <w:rStyle w:val="CommentReference"/>
        </w:rPr>
        <w:annotationRef/>
      </w:r>
      <w:r>
        <w:t xml:space="preserve">Απ’ ότι καταλαβαίνω, την 1 την ανέπτυξαν οι </w:t>
      </w:r>
      <w:r>
        <w:rPr>
          <w:lang w:val="en-US"/>
        </w:rPr>
        <w:t xml:space="preserve">Borris, Patnaik, </w:t>
      </w:r>
      <w:r>
        <w:t xml:space="preserve">ενώ την 2 ο </w:t>
      </w:r>
      <w:r>
        <w:rPr>
          <w:lang w:val="en-US"/>
        </w:rPr>
        <w:t>ten Berge</w:t>
      </w:r>
      <w:r>
        <w:rPr>
          <w:lang w:val="en-US"/>
        </w:rPr>
        <w:br/>
      </w:r>
      <w:r>
        <w:rPr>
          <w:lang w:val="en-US"/>
        </w:rPr>
        <w:br/>
        <w:t>“This method is based on a differential representation of the nonlinear ten Berge generalization of Haber's law (ten Berge et al., 1986). ”</w:t>
      </w:r>
    </w:p>
  </w:comment>
  <w:comment w:id="50" w:author="Georgios Pitsos" w:date="2026-04-01T13:34:00Z" w:initials="GP">
    <w:p w14:paraId="38F9A790" w14:textId="77777777" w:rsidR="0004542C" w:rsidRDefault="0004542C" w:rsidP="0004542C">
      <w:pPr>
        <w:pStyle w:val="CommentText"/>
        <w:jc w:val="left"/>
      </w:pPr>
      <w:r>
        <w:rPr>
          <w:rStyle w:val="CommentReference"/>
        </w:rPr>
        <w:annotationRef/>
      </w:r>
      <w:r>
        <w:rPr>
          <w:lang w:val="en-US"/>
        </w:rPr>
        <w:t>When</w:t>
      </w:r>
      <w:r>
        <w:t xml:space="preserve"> TL(t) </w:t>
      </w:r>
      <w:r>
        <w:rPr>
          <w:lang w:val="en-US"/>
        </w:rPr>
        <w:t>reaches</w:t>
      </w:r>
      <w:r>
        <w:t xml:space="preserve"> </w:t>
      </w:r>
      <w:r>
        <w:rPr>
          <w:lang w:val="en-US"/>
        </w:rPr>
        <w:t>unity</w:t>
      </w:r>
      <w:r>
        <w:t xml:space="preserve"> the </w:t>
      </w:r>
      <w:r>
        <w:rPr>
          <w:lang w:val="en-US"/>
        </w:rPr>
        <w:t>corresponding</w:t>
      </w:r>
      <w:r>
        <w:t xml:space="preserve"> AEGL </w:t>
      </w:r>
      <w:r>
        <w:rPr>
          <w:lang w:val="en-US"/>
        </w:rPr>
        <w:t>onset</w:t>
      </w:r>
      <w:r>
        <w:t xml:space="preserve"> </w:t>
      </w:r>
      <w:r>
        <w:rPr>
          <w:lang w:val="en-US"/>
        </w:rPr>
        <w:t>criterion</w:t>
      </w:r>
      <w:r>
        <w:t xml:space="preserve"> (k = 1, 2, </w:t>
      </w:r>
      <w:r>
        <w:rPr>
          <w:lang w:val="en-US"/>
        </w:rPr>
        <w:t>or</w:t>
      </w:r>
      <w:r>
        <w:t xml:space="preserve"> 3) </w:t>
      </w:r>
      <w:r>
        <w:rPr>
          <w:lang w:val="en-US"/>
        </w:rPr>
        <w:t>has</w:t>
      </w:r>
      <w:r>
        <w:t xml:space="preserve"> </w:t>
      </w:r>
      <w:r>
        <w:rPr>
          <w:lang w:val="en-US"/>
        </w:rPr>
        <w:t>been</w:t>
      </w:r>
      <w:r>
        <w:t xml:space="preserve"> </w:t>
      </w:r>
      <w:r>
        <w:rPr>
          <w:lang w:val="en-US"/>
        </w:rPr>
        <w:t>reached</w:t>
      </w:r>
      <w:r>
        <w:t xml:space="preserve"> </w:t>
      </w:r>
    </w:p>
  </w:comment>
  <w:comment w:id="51" w:author="Georgios Pitsos" w:date="2026-04-14T12:35:00Z" w:initials="GP">
    <w:p w14:paraId="6AAE82CA" w14:textId="77777777" w:rsidR="00512753" w:rsidRDefault="00512753" w:rsidP="00512753">
      <w:pPr>
        <w:pStyle w:val="CommentText"/>
        <w:jc w:val="left"/>
      </w:pPr>
      <w:r>
        <w:rPr>
          <w:rStyle w:val="CommentReference"/>
        </w:rPr>
        <w:annotationRef/>
      </w:r>
      <w:r>
        <w:t>(</w:t>
      </w:r>
      <w:r>
        <w:rPr>
          <w:lang w:val="en-US"/>
        </w:rPr>
        <w:t>υπολογισμένο</w:t>
      </w:r>
      <w:r>
        <w:t xml:space="preserve"> </w:t>
      </w:r>
      <w:r>
        <w:rPr>
          <w:lang w:val="en-US"/>
        </w:rPr>
        <w:t>για</w:t>
      </w:r>
      <w:r>
        <w:t xml:space="preserve"> </w:t>
      </w:r>
      <w:r>
        <w:rPr>
          <w:lang w:val="en-US"/>
        </w:rPr>
        <w:t>ένα</w:t>
      </w:r>
      <w:r>
        <w:t xml:space="preserve"> </w:t>
      </w:r>
      <w:r>
        <w:rPr>
          <w:lang w:val="en-US"/>
        </w:rPr>
        <w:t>συγκεκριμμένο</w:t>
      </w:r>
      <w:r>
        <w:t xml:space="preserve"> AEGL) </w:t>
      </w:r>
      <w:r>
        <w:rPr>
          <w:lang w:val="en-US"/>
        </w:rPr>
        <w:t>φτάσει</w:t>
      </w:r>
    </w:p>
  </w:comment>
  <w:comment w:id="52" w:author="Georgios Pitsos" w:date="2026-04-14T13:24:00Z" w:initials="GP">
    <w:p w14:paraId="70A1AFA3" w14:textId="77777777" w:rsidR="000A6A54" w:rsidRDefault="000A6A54" w:rsidP="000A6A54">
      <w:pPr>
        <w:pStyle w:val="CommentText"/>
        <w:jc w:val="left"/>
      </w:pPr>
      <w:r>
        <w:rPr>
          <w:rStyle w:val="CommentReference"/>
        </w:rPr>
        <w:annotationRef/>
      </w:r>
      <w:r>
        <w:t>Επαναδιατύπωση</w:t>
      </w:r>
    </w:p>
  </w:comment>
  <w:comment w:id="53" w:author="Georgios Pitsos" w:date="2026-04-14T12:36:00Z" w:initials="GP">
    <w:p w14:paraId="56C47EC5" w14:textId="77777777" w:rsidR="00512753" w:rsidRDefault="00512753" w:rsidP="00512753">
      <w:pPr>
        <w:pStyle w:val="CommentText"/>
        <w:jc w:val="left"/>
      </w:pPr>
      <w:r>
        <w:rPr>
          <w:rStyle w:val="CommentReference"/>
        </w:rPr>
        <w:annotationRef/>
      </w:r>
      <w:r>
        <w:t>δεν ανέφερες οτι για χάρη σύνδεσεις όλων των παραπάνω, τα TL για κάθε AEGL αθροίζονται για τον υπολογισμό του συνολικού TL το οποίο κυμαίνεται από 0-3, με 0 τίποτα, 1 AEGL1, 2 AEGL2 και 3 AEGL3</w:t>
      </w:r>
    </w:p>
  </w:comment>
  <w:comment w:id="54" w:author="Georgios Pitsos" w:date="2026-04-14T13:25:00Z" w:initials="GP">
    <w:p w14:paraId="703A6709" w14:textId="77777777" w:rsidR="000A6A54" w:rsidRDefault="000A6A54" w:rsidP="000A6A54">
      <w:pPr>
        <w:pStyle w:val="CommentText"/>
        <w:jc w:val="left"/>
      </w:pPr>
      <w:r>
        <w:rPr>
          <w:rStyle w:val="CommentReference"/>
        </w:rPr>
        <w:annotationRef/>
      </w:r>
      <w:r>
        <w:t>Στην επαναδιατυπωση του παραπάνω σχολίου</w:t>
      </w:r>
    </w:p>
  </w:comment>
  <w:comment w:id="61" w:author="Georgios Pitsos" w:date="2026-04-14T12:38:00Z" w:initials="GP">
    <w:p w14:paraId="20917C9D" w14:textId="77777777" w:rsidR="003A3623" w:rsidRDefault="003A3623" w:rsidP="003A3623">
      <w:pPr>
        <w:pStyle w:val="CommentText"/>
        <w:jc w:val="left"/>
      </w:pPr>
      <w:r>
        <w:rPr>
          <w:rStyle w:val="CommentReference"/>
        </w:rPr>
        <w:annotationRef/>
      </w:r>
      <w:r>
        <w:t>ρομποτικής, πλοήγησης</w:t>
      </w:r>
    </w:p>
  </w:comment>
  <w:comment w:id="64" w:author="Georgios Pitsos" w:date="2026-02-26T16:34:00Z" w:initials="GP">
    <w:p w14:paraId="2C112241" w14:textId="77777777" w:rsidR="0029744F" w:rsidRDefault="0029744F" w:rsidP="001224DD">
      <w:pPr>
        <w:pStyle w:val="CommentText"/>
        <w:jc w:val="left"/>
      </w:pPr>
      <w:r>
        <w:rPr>
          <w:rStyle w:val="CommentReference"/>
        </w:rPr>
        <w:annotationRef/>
      </w:r>
      <w:r>
        <w:t xml:space="preserve">Αφού ξεκινάω μιλώντας για τον </w:t>
      </w:r>
      <w:r>
        <w:rPr>
          <w:lang w:val="en-US"/>
        </w:rPr>
        <w:t>Dijkstra,</w:t>
      </w:r>
      <w:r>
        <w:t xml:space="preserve"> να δώσω λίγη έκταση σε αυτόν. Για ποιο λόγο μας ενδιαφέρει, τι κάνει, κλπ. Με σχετικές αναφορές. Το ίδιο και με τον </w:t>
      </w:r>
      <w:r>
        <w:rPr>
          <w:lang w:val="en-US"/>
        </w:rPr>
        <w:t>Greedy best first search.</w:t>
      </w:r>
    </w:p>
  </w:comment>
  <w:comment w:id="66" w:author="Georgios Pitsos" w:date="2026-04-14T12:40:00Z" w:initials="GP">
    <w:p w14:paraId="37BFC16B" w14:textId="77777777" w:rsidR="00E1426F" w:rsidRDefault="00E1426F" w:rsidP="00E1426F">
      <w:pPr>
        <w:pStyle w:val="CommentText"/>
        <w:jc w:val="left"/>
      </w:pPr>
      <w:r>
        <w:rPr>
          <w:rStyle w:val="CommentReference"/>
        </w:rPr>
        <w:annotationRef/>
      </w:r>
      <w:r>
        <w:t>οι περιγραφές δεν είναι ξεκάθαρες. επίσης, χρησιμοποιείς έννοιες όπως οι λίστες τις οποίες ορίζεις αργότερα. ξεκαθάρισέ το και μετακίνησέ το πιο κάτα</w:t>
      </w:r>
    </w:p>
  </w:comment>
  <w:comment w:id="67" w:author="Georgios Pitsos" w:date="2026-04-14T13:40:00Z" w:initials="GP">
    <w:p w14:paraId="21359D08" w14:textId="77777777" w:rsidR="005530FA" w:rsidRDefault="005530FA" w:rsidP="005530FA">
      <w:pPr>
        <w:pStyle w:val="CommentText"/>
        <w:jc w:val="left"/>
      </w:pPr>
      <w:r>
        <w:rPr>
          <w:rStyle w:val="CommentReference"/>
        </w:rPr>
        <w:annotationRef/>
      </w:r>
      <w:r>
        <w:t>Θα μετακινηθουν κομματια του κειμενου</w:t>
      </w:r>
    </w:p>
  </w:comment>
  <w:comment w:id="68" w:author="Georgios Pitsos" w:date="2026-04-14T12:40:00Z" w:initials="GP">
    <w:p w14:paraId="4BC66820" w14:textId="77777777" w:rsidR="00E1426F" w:rsidRDefault="00E1426F" w:rsidP="00E1426F">
      <w:pPr>
        <w:pStyle w:val="CommentText"/>
        <w:jc w:val="left"/>
      </w:pPr>
      <w:r>
        <w:rPr>
          <w:rStyle w:val="CommentReference"/>
        </w:rPr>
        <w:annotationRef/>
      </w:r>
      <w:r>
        <w:t>το λές πάλι παρακάτω, οι εκφράσεις μάλλον είναι λάθος</w:t>
      </w:r>
    </w:p>
  </w:comment>
  <w:comment w:id="69" w:author="Georgios Pitsos" w:date="2026-04-14T12:41:00Z" w:initials="GP">
    <w:p w14:paraId="07237FFA" w14:textId="77777777" w:rsidR="00E1426F" w:rsidRDefault="00E1426F" w:rsidP="00E1426F">
      <w:pPr>
        <w:pStyle w:val="CommentText"/>
        <w:jc w:val="left"/>
      </w:pPr>
      <w:r>
        <w:rPr>
          <w:rStyle w:val="CommentReference"/>
        </w:rPr>
        <w:annotationRef/>
      </w:r>
      <w:r>
        <w:t>τι είναι αυτό;</w:t>
      </w:r>
    </w:p>
  </w:comment>
  <w:comment w:id="70" w:author="Georgios Pitsos" w:date="2026-04-14T12:43:00Z" w:initials="GP">
    <w:p w14:paraId="4C72BAAF" w14:textId="0AF1D828" w:rsidR="00E1426F" w:rsidRDefault="00E1426F" w:rsidP="00E1426F">
      <w:pPr>
        <w:pStyle w:val="CommentText"/>
        <w:jc w:val="left"/>
      </w:pPr>
      <w:r>
        <w:rPr>
          <w:rStyle w:val="CommentReference"/>
        </w:rPr>
        <w:annotationRef/>
      </w:r>
      <w:r>
        <w:t xml:space="preserve">Έστω </w:t>
      </w:r>
      <w:r>
        <w:rPr>
          <w:lang w:val="en-US"/>
        </w:rPr>
        <w:t>ότι</w:t>
      </w:r>
      <w:r>
        <w:t xml:space="preserve"> </w:t>
      </w:r>
      <w:r>
        <w:rPr>
          <w:lang w:val="en-US"/>
        </w:rPr>
        <w:t>το</w:t>
      </w:r>
      <w:r>
        <w:t xml:space="preserve"> </w:t>
      </w:r>
      <w:r>
        <w:rPr>
          <w:noProof/>
        </w:rPr>
        <w:drawing>
          <wp:inline distT="0" distB="0" distL="0" distR="0" wp14:anchorId="7AFE376A" wp14:editId="53FA91CE">
            <wp:extent cx="335309" cy="175275"/>
            <wp:effectExtent l="0" t="0" r="7620" b="0"/>
            <wp:docPr id="1537091501" name="Εικόνα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97303" name="Εικόνα 1820897303" descr="Image"/>
                    <pic:cNvPicPr/>
                  </pic:nvPicPr>
                  <pic:blipFill>
                    <a:blip r:embed="rId1">
                      <a:extLst>
                        <a:ext uri="{28A0092B-C50C-407E-A947-70E740481C1C}">
                          <a14:useLocalDpi xmlns:a14="http://schemas.microsoft.com/office/drawing/2010/main" val="0"/>
                        </a:ext>
                      </a:extLst>
                    </a:blip>
                    <a:stretch>
                      <a:fillRect/>
                    </a:stretch>
                  </pic:blipFill>
                  <pic:spPr>
                    <a:xfrm>
                      <a:off x="0" y="0"/>
                      <a:ext cx="335309" cy="175275"/>
                    </a:xfrm>
                    <a:prstGeom prst="rect">
                      <a:avLst/>
                    </a:prstGeom>
                  </pic:spPr>
                </pic:pic>
              </a:graphicData>
            </a:graphic>
          </wp:inline>
        </w:drawing>
      </w:r>
      <w:r>
        <w:t xml:space="preserve"> </w:t>
      </w:r>
      <w:r>
        <w:rPr>
          <w:lang w:val="en-US"/>
        </w:rPr>
        <w:t>είναι</w:t>
      </w:r>
      <w:r>
        <w:t xml:space="preserve"> </w:t>
      </w:r>
      <w:r>
        <w:rPr>
          <w:lang w:val="en-US"/>
        </w:rPr>
        <w:t>το</w:t>
      </w:r>
      <w:r>
        <w:t xml:space="preserve"> </w:t>
      </w:r>
      <w:r>
        <w:rPr>
          <w:lang w:val="en-US"/>
        </w:rPr>
        <w:t>πραγματικό</w:t>
      </w:r>
      <w:r>
        <w:t xml:space="preserve"> </w:t>
      </w:r>
      <w:r>
        <w:rPr>
          <w:lang w:val="en-US"/>
        </w:rPr>
        <w:t>χαμηλότερο</w:t>
      </w:r>
      <w:r>
        <w:t xml:space="preserve"> </w:t>
      </w:r>
      <w:r>
        <w:rPr>
          <w:lang w:val="en-US"/>
        </w:rPr>
        <w:t>κόστος</w:t>
      </w:r>
      <w:r>
        <w:t xml:space="preserve"> </w:t>
      </w:r>
      <w:r>
        <w:rPr>
          <w:lang w:val="en-US"/>
        </w:rPr>
        <w:t>από</w:t>
      </w:r>
      <w:r>
        <w:t xml:space="preserve"> </w:t>
      </w:r>
      <w:r>
        <w:rPr>
          <w:lang w:val="en-US"/>
        </w:rPr>
        <w:t>τον</w:t>
      </w:r>
      <w:r>
        <w:t xml:space="preserve"> </w:t>
      </w:r>
      <w:r>
        <w:rPr>
          <w:lang w:val="en-US"/>
        </w:rPr>
        <w:t>κόμβο</w:t>
      </w:r>
      <w:r>
        <w:t xml:space="preserve"> </w:t>
      </w:r>
      <w:r>
        <w:rPr>
          <w:lang w:val="en-US"/>
        </w:rPr>
        <w:t>n</w:t>
      </w:r>
      <w:r>
        <w:t xml:space="preserve"> </w:t>
      </w:r>
      <w:r>
        <w:rPr>
          <w:lang w:val="en-US"/>
        </w:rPr>
        <w:t>προς</w:t>
      </w:r>
      <w:r>
        <w:t xml:space="preserve"> </w:t>
      </w:r>
      <w:r>
        <w:rPr>
          <w:lang w:val="en-US"/>
        </w:rPr>
        <w:t>τον</w:t>
      </w:r>
      <w:r>
        <w:t xml:space="preserve"> </w:t>
      </w:r>
      <w:r>
        <w:rPr>
          <w:lang w:val="en-US"/>
        </w:rPr>
        <w:t>στόχο</w:t>
      </w:r>
      <w:r>
        <w:t>.</w:t>
      </w:r>
    </w:p>
  </w:comment>
  <w:comment w:id="71" w:author="Georgios Pitsos" w:date="2026-04-14T13:43:00Z" w:initials="GP">
    <w:p w14:paraId="765C7CE3" w14:textId="77777777" w:rsidR="005530FA" w:rsidRDefault="005530FA" w:rsidP="005530FA">
      <w:pPr>
        <w:pStyle w:val="CommentText"/>
        <w:jc w:val="left"/>
      </w:pPr>
      <w:r>
        <w:rPr>
          <w:rStyle w:val="CommentReference"/>
        </w:rPr>
        <w:annotationRef/>
      </w:r>
      <w:r>
        <w:t>να το καταλαβω καλυτερα</w:t>
      </w:r>
    </w:p>
  </w:comment>
  <w:comment w:id="72" w:author="Georgios Pitsos" w:date="2026-04-14T12:44:00Z" w:initials="GP">
    <w:p w14:paraId="3E9B5811" w14:textId="77777777" w:rsidR="008C3231" w:rsidRDefault="008C3231" w:rsidP="00492038">
      <w:pPr>
        <w:pStyle w:val="CommentText"/>
        <w:jc w:val="left"/>
      </w:pPr>
      <w:r>
        <w:rPr>
          <w:rStyle w:val="CommentReference"/>
        </w:rPr>
        <w:annotationRef/>
      </w:r>
      <w:r>
        <w:t>όχι ξεκάθαρο, υπολογίζονται τα f(n) των πιθανών κόμβων-βημάτων και...</w:t>
      </w:r>
    </w:p>
  </w:comment>
  <w:comment w:id="73" w:author="Georgios Pitsos" w:date="2026-04-14T13:44:00Z" w:initials="GP">
    <w:p w14:paraId="688E4FDA" w14:textId="77777777" w:rsidR="008C3231" w:rsidRDefault="008C3231" w:rsidP="005530FA">
      <w:pPr>
        <w:pStyle w:val="CommentText"/>
        <w:jc w:val="left"/>
      </w:pPr>
      <w:r>
        <w:rPr>
          <w:rStyle w:val="CommentReference"/>
        </w:rPr>
        <w:annotationRef/>
      </w:r>
      <w:r>
        <w:t>επαναδιατυπωση, πιο ξεκαθαρη</w:t>
      </w:r>
    </w:p>
  </w:comment>
  <w:comment w:id="76" w:author="Georgios Pitsos" w:date="2026-04-14T12:45:00Z" w:initials="GP">
    <w:p w14:paraId="07FB8AEE" w14:textId="77777777" w:rsidR="00520168" w:rsidRDefault="00520168" w:rsidP="00492038">
      <w:pPr>
        <w:pStyle w:val="CommentText"/>
        <w:jc w:val="left"/>
      </w:pPr>
      <w:r>
        <w:rPr>
          <w:rStyle w:val="CommentReference"/>
        </w:rPr>
        <w:annotationRef/>
      </w:r>
      <w:r>
        <w:t>δεν θα πρέπει να εξηγηθούν;</w:t>
      </w:r>
    </w:p>
  </w:comment>
  <w:comment w:id="77" w:author="Georgios Pitsos" w:date="2026-04-14T12:45:00Z" w:initials="GP">
    <w:p w14:paraId="580D930B" w14:textId="77777777" w:rsidR="00520168" w:rsidRDefault="00520168" w:rsidP="00492038">
      <w:pPr>
        <w:pStyle w:val="CommentText"/>
        <w:jc w:val="left"/>
      </w:pPr>
      <w:r>
        <w:rPr>
          <w:rStyle w:val="CommentReference"/>
        </w:rPr>
        <w:annotationRef/>
      </w:r>
      <w:r>
        <w:t>Πιστεύω τα εξηγώ στην παράγραφο. Θεωρείτε ότι λείπει κάτι?</w:t>
      </w:r>
    </w:p>
  </w:comment>
  <w:comment w:id="78" w:author="Georgios Pitsos" w:date="2026-04-14T13:55:00Z" w:initials="GP">
    <w:p w14:paraId="1BCEEAE2" w14:textId="77777777" w:rsidR="00520168" w:rsidRDefault="00520168" w:rsidP="00A33A0D">
      <w:pPr>
        <w:pStyle w:val="CommentText"/>
        <w:jc w:val="left"/>
      </w:pPr>
      <w:r>
        <w:rPr>
          <w:rStyle w:val="CommentReference"/>
        </w:rPr>
        <w:annotationRef/>
      </w:r>
      <w:r>
        <w:t>Να εμπεδωθεί καλύτερα η πολυπλοκότητα</w:t>
      </w:r>
    </w:p>
  </w:comment>
  <w:comment w:id="80" w:author="Georgios Pitsos" w:date="2026-04-14T12:46:00Z" w:initials="GP">
    <w:p w14:paraId="714B0B35" w14:textId="77777777" w:rsidR="00492038" w:rsidRDefault="00492038" w:rsidP="00492038">
      <w:pPr>
        <w:pStyle w:val="CommentText"/>
        <w:jc w:val="left"/>
      </w:pPr>
      <w:r>
        <w:rPr>
          <w:rStyle w:val="CommentReference"/>
        </w:rPr>
        <w:annotationRef/>
      </w:r>
      <w:r>
        <w:t>δεν μπορείς να λές οτι είναι πρακτικά ίδιος αλλά χωρίς να τονίζεις τις διαφορές</w:t>
      </w:r>
    </w:p>
  </w:comment>
  <w:comment w:id="81" w:author="Georgios Pitsos" w:date="2026-04-14T14:06:00Z" w:initials="GP">
    <w:p w14:paraId="30022D42" w14:textId="77777777" w:rsidR="007B5A05" w:rsidRDefault="007B5A05" w:rsidP="007B5A05">
      <w:pPr>
        <w:pStyle w:val="CommentText"/>
        <w:jc w:val="left"/>
      </w:pPr>
      <w:r>
        <w:rPr>
          <w:rStyle w:val="CommentReference"/>
        </w:rPr>
        <w:annotationRef/>
      </w:r>
      <w:r>
        <w:t>Να γινει πιο καλή περιγραφή των διαφορών, και να ξεκαθαριστει από που ξεκινάει η αναζήτησή του.</w:t>
      </w:r>
    </w:p>
  </w:comment>
  <w:comment w:id="82" w:author="Georgios Pitsos" w:date="2026-04-14T12:47:00Z" w:initials="GP">
    <w:p w14:paraId="033C0629" w14:textId="77777777" w:rsidR="00492038" w:rsidRPr="007B5A05" w:rsidRDefault="00492038" w:rsidP="00492038">
      <w:pPr>
        <w:pStyle w:val="CommentText"/>
        <w:jc w:val="left"/>
        <w:rPr>
          <w:lang w:val="en-US"/>
        </w:rPr>
      </w:pPr>
      <w:r>
        <w:rPr>
          <w:rStyle w:val="CommentReference"/>
        </w:rPr>
        <w:annotationRef/>
      </w:r>
      <w:r>
        <w:t>εμφανίζεται ως ξεκάρφωτο. επίσης, ακόμα και αφού διαβαστεί το επόμενο, δεν είναι ξεκαθαρες οι διαφορές</w:t>
      </w:r>
    </w:p>
  </w:comment>
  <w:comment w:id="83" w:author="Georgios Pitsos" w:date="2026-04-14T14:06:00Z" w:initials="GP">
    <w:p w14:paraId="55352D5E" w14:textId="77777777" w:rsidR="007B5A05" w:rsidRDefault="007B5A05" w:rsidP="007B5A05">
      <w:pPr>
        <w:pStyle w:val="CommentText"/>
        <w:jc w:val="left"/>
      </w:pPr>
      <w:r>
        <w:rPr>
          <w:rStyle w:val="CommentReference"/>
        </w:rPr>
        <w:annotationRef/>
      </w:r>
      <w:r>
        <w:t xml:space="preserve">Να γίνει πιο ομαλή η εισαγωγή και αναφορά του </w:t>
      </w:r>
      <w:r>
        <w:rPr>
          <w:lang w:val="en-US"/>
        </w:rPr>
        <w:t>LPA*</w:t>
      </w:r>
    </w:p>
  </w:comment>
  <w:comment w:id="84" w:author="Georgios Pitsos" w:date="2026-04-14T14:08:00Z" w:initials="GP">
    <w:p w14:paraId="7FFA0C42" w14:textId="77777777" w:rsidR="007B5A05" w:rsidRDefault="007B5A05" w:rsidP="007B5A05">
      <w:pPr>
        <w:pStyle w:val="CommentText"/>
        <w:jc w:val="left"/>
      </w:pPr>
      <w:r>
        <w:rPr>
          <w:rStyle w:val="CommentReference"/>
        </w:rPr>
        <w:annotationRef/>
      </w:r>
      <w:r>
        <w:t xml:space="preserve">Η αναλυτική περιγραφη των συαρτησεων του </w:t>
      </w:r>
      <w:r>
        <w:rPr>
          <w:lang w:val="en-US"/>
        </w:rPr>
        <w:t xml:space="preserve">D* </w:t>
      </w:r>
      <w:r>
        <w:t xml:space="preserve">δεν εμπίπτει εντός του στόχου της εργασιας. Αντί αυτού θα αναλυθεί ο αλγόριθμος </w:t>
      </w:r>
      <w:r>
        <w:rPr>
          <w:lang w:val="en-US"/>
        </w:rPr>
        <w:t xml:space="preserve">LPA* </w:t>
      </w:r>
      <w:r>
        <w:t xml:space="preserve">πάνω στον οποίο βασιζεται </w:t>
      </w:r>
      <w:r>
        <w:rPr>
          <w:lang w:val="en-US"/>
        </w:rPr>
        <w:t>o D*lite</w:t>
      </w:r>
    </w:p>
  </w:comment>
  <w:comment w:id="87" w:author="Georgios Pitsos" w:date="2026-04-14T12:47:00Z" w:initials="GP">
    <w:p w14:paraId="1670AB94" w14:textId="77777777" w:rsidR="00492038" w:rsidRPr="00C23C71" w:rsidRDefault="00492038" w:rsidP="00492038">
      <w:pPr>
        <w:pStyle w:val="CommentText"/>
        <w:jc w:val="left"/>
      </w:pPr>
      <w:r>
        <w:rPr>
          <w:rStyle w:val="CommentReference"/>
        </w:rPr>
        <w:annotationRef/>
      </w:r>
      <w:r>
        <w:t>δεν ταιριάζει εδώ (κ παρακάτω) αναφορά σε συναρτήσεις/μεθόδους, αφού δεν είναι αυτό το στυλ με το οποίο παρουσιάζεις τους αλγόριθμους ως τώρα</w:t>
      </w:r>
    </w:p>
  </w:comment>
  <w:comment w:id="88" w:author="Georgios Pitsos" w:date="2026-04-14T12:48:00Z" w:initials="GP">
    <w:p w14:paraId="55360D81" w14:textId="77777777" w:rsidR="00492038" w:rsidRDefault="00492038" w:rsidP="00492038">
      <w:pPr>
        <w:pStyle w:val="CommentText"/>
        <w:jc w:val="left"/>
      </w:pPr>
      <w:r>
        <w:rPr>
          <w:rStyle w:val="CommentReference"/>
        </w:rPr>
        <w:annotationRef/>
      </w:r>
      <w:r>
        <w:t xml:space="preserve">το σκεπτικό ήταν ότι εδώ αναφέρω το γενικό </w:t>
      </w:r>
      <w:r>
        <w:rPr>
          <w:lang w:val="en-US"/>
        </w:rPr>
        <w:t xml:space="preserve">background, </w:t>
      </w:r>
      <w:r>
        <w:t xml:space="preserve">και τα χρησιμοποιώ κατευθείαν στο </w:t>
      </w:r>
      <w:r>
        <w:rPr>
          <w:lang w:val="en-US"/>
        </w:rPr>
        <w:t>D*lite</w:t>
      </w:r>
    </w:p>
  </w:comment>
  <w:comment w:id="89" w:author="Georgios Pitsos" w:date="2026-04-14T14:12:00Z" w:initials="GP">
    <w:p w14:paraId="02D795EE" w14:textId="77777777" w:rsidR="00C23C71" w:rsidRDefault="00C23C71" w:rsidP="00C23C71">
      <w:pPr>
        <w:pStyle w:val="CommentText"/>
        <w:jc w:val="left"/>
      </w:pPr>
      <w:r>
        <w:rPr>
          <w:rStyle w:val="CommentReference"/>
        </w:rPr>
        <w:annotationRef/>
      </w:r>
      <w:r>
        <w:t>Να μην είναι με μορφη συνάρτησης, ας μεινει προς το παρόν έτσι, να γινουν παραπομπές σε διάγραμμα και παράρτημα, και βλέπουμε</w:t>
      </w:r>
    </w:p>
  </w:comment>
  <w:comment w:id="90" w:author="Georgios Pitsos" w:date="2026-04-14T14:13:00Z" w:initials="GP">
    <w:p w14:paraId="654802D8" w14:textId="77777777" w:rsidR="00C23C71" w:rsidRDefault="00C23C71" w:rsidP="00C23C71">
      <w:pPr>
        <w:pStyle w:val="CommentText"/>
        <w:jc w:val="left"/>
      </w:pPr>
      <w:r>
        <w:rPr>
          <w:rStyle w:val="CommentReference"/>
        </w:rPr>
        <w:annotationRef/>
      </w:r>
      <w:r>
        <w:t xml:space="preserve">Το ίδιο και για τις υπόλοιπες συναρτησεις του </w:t>
      </w:r>
      <w:r>
        <w:rPr>
          <w:lang w:val="en-US"/>
        </w:rPr>
        <w:t>LPA*</w:t>
      </w:r>
    </w:p>
  </w:comment>
  <w:comment w:id="93" w:author="Georgios Pitsos" w:date="2026-04-14T12:49:00Z" w:initials="GP">
    <w:p w14:paraId="0BAED319" w14:textId="77777777" w:rsidR="00AC1CF3" w:rsidRPr="00E842E8" w:rsidRDefault="00AC1CF3" w:rsidP="00AC1CF3">
      <w:pPr>
        <w:pStyle w:val="CommentText"/>
        <w:jc w:val="left"/>
      </w:pPr>
      <w:r>
        <w:rPr>
          <w:rStyle w:val="CommentReference"/>
        </w:rPr>
        <w:annotationRef/>
      </w:r>
      <w:r>
        <w:t>ποιός το λέει αυτό;</w:t>
      </w:r>
    </w:p>
  </w:comment>
  <w:comment w:id="94" w:author="Georgios Pitsos" w:date="2026-04-14T12:51:00Z" w:initials="GP">
    <w:p w14:paraId="29A0DB6E" w14:textId="77777777" w:rsidR="0006665C" w:rsidRDefault="0006665C" w:rsidP="0006665C">
      <w:pPr>
        <w:pStyle w:val="CommentText"/>
        <w:jc w:val="left"/>
      </w:pPr>
      <w:r>
        <w:rPr>
          <w:rStyle w:val="CommentReference"/>
        </w:rPr>
        <w:annotationRef/>
      </w:r>
      <w:r>
        <w:t xml:space="preserve">Ολόκληρη η ενότητα είναι από τους </w:t>
      </w:r>
      <w:hyperlink r:id="rId2" w:history="1">
        <w:r w:rsidRPr="00196BB4">
          <w:rPr>
            <w:rStyle w:val="Hyperlink"/>
            <w:lang w:val="en-US"/>
          </w:rPr>
          <w:t>Koenig and Likhachev, 2002</w:t>
        </w:r>
      </w:hyperlink>
      <w:r>
        <w:t>.</w:t>
      </w:r>
      <w:r>
        <w:br/>
      </w:r>
      <w:r>
        <w:br/>
      </w:r>
      <w:r>
        <w:rPr>
          <w:lang w:val="en-US"/>
        </w:rPr>
        <w:t>«Focussed Dynamic A* (D*) (Stentz 1995) is a clever heuristic search method that achieves a speedup of one to two orders of magnitudes(!) over repeated A* searches…</w:t>
      </w:r>
      <w:r>
        <w:t>»</w:t>
      </w:r>
    </w:p>
  </w:comment>
  <w:comment w:id="95" w:author="Georgios Pitsos" w:date="2026-04-14T14:15:00Z" w:initials="GP">
    <w:p w14:paraId="6FB06645" w14:textId="77777777" w:rsidR="00E842E8" w:rsidRDefault="00E842E8" w:rsidP="00E842E8">
      <w:pPr>
        <w:pStyle w:val="CommentText"/>
        <w:jc w:val="left"/>
      </w:pPr>
      <w:r>
        <w:rPr>
          <w:rStyle w:val="CommentReference"/>
        </w:rPr>
        <w:annotationRef/>
      </w:r>
      <w:r>
        <w:t xml:space="preserve">Όταν γινονται </w:t>
      </w:r>
      <w:r>
        <w:rPr>
          <w:lang w:val="en-US"/>
        </w:rPr>
        <w:t xml:space="preserve">statements, </w:t>
      </w:r>
      <w:r>
        <w:t xml:space="preserve">να γινεται και </w:t>
      </w:r>
      <w:r>
        <w:rPr>
          <w:lang w:val="en-US"/>
        </w:rPr>
        <w:t>citation</w:t>
      </w:r>
    </w:p>
  </w:comment>
  <w:comment w:id="99" w:author="Georgios Pitsos" w:date="2026-04-14T12:46:00Z" w:initials="GP">
    <w:p w14:paraId="69397FEE" w14:textId="77777777" w:rsidR="00997440" w:rsidRDefault="00997440" w:rsidP="00492038">
      <w:pPr>
        <w:pStyle w:val="CommentText"/>
        <w:jc w:val="left"/>
      </w:pPr>
      <w:r>
        <w:rPr>
          <w:rStyle w:val="CommentReference"/>
        </w:rPr>
        <w:annotationRef/>
      </w:r>
      <w:r>
        <w:t>αυτές οι δύο παράγραφοι δεν ταιριάζουν εδώ. καλύτερα να είναι στη αρχή της μεθοδολογίας</w:t>
      </w:r>
    </w:p>
  </w:comment>
  <w:comment w:id="100" w:author="Georgios Pitsos" w:date="2026-04-14T14:00:00Z" w:initials="GP">
    <w:p w14:paraId="5DEDC652" w14:textId="77777777" w:rsidR="00997440" w:rsidRDefault="00997440" w:rsidP="00A33A0D">
      <w:pPr>
        <w:pStyle w:val="CommentText"/>
        <w:jc w:val="left"/>
      </w:pPr>
      <w:r>
        <w:rPr>
          <w:rStyle w:val="CommentReference"/>
        </w:rPr>
        <w:annotationRef/>
      </w:r>
      <w:r>
        <w:t>Να πάνε στηνς αρχη της μεθοδολογίας</w:t>
      </w:r>
    </w:p>
  </w:comment>
  <w:comment w:id="107" w:author="Georgios Pitsos" w:date="2026-03-19T16:34:00Z" w:initials="GP">
    <w:p w14:paraId="04642C92" w14:textId="77777777" w:rsidR="00846472" w:rsidRDefault="00846472" w:rsidP="00846472">
      <w:pPr>
        <w:pStyle w:val="CommentText"/>
        <w:jc w:val="left"/>
      </w:pPr>
      <w:r>
        <w:rPr>
          <w:rStyle w:val="CommentReference"/>
        </w:rPr>
        <w:annotationRef/>
      </w:r>
      <w:r>
        <w:t>Καλύτερη/διαφορετική διατύπωση.</w:t>
      </w:r>
    </w:p>
    <w:p w14:paraId="2B15DA05" w14:textId="77777777" w:rsidR="00846472" w:rsidRDefault="00846472" w:rsidP="00846472">
      <w:pPr>
        <w:pStyle w:val="CommentText"/>
        <w:jc w:val="left"/>
      </w:pPr>
      <w:r>
        <w:t xml:space="preserve">Το </w:t>
      </w:r>
      <w:r>
        <w:rPr>
          <w:lang w:val="en-US"/>
        </w:rPr>
        <w:t xml:space="preserve">case study </w:t>
      </w:r>
      <w:r>
        <w:t>συμπεριλαμβάνει το αέριο, την περιοχή, το πλήθος, κλπ</w:t>
      </w:r>
    </w:p>
  </w:comment>
  <w:comment w:id="108" w:author="Georgios Pitsos" w:date="2026-04-03T13:14:00Z" w:initials="GP">
    <w:p w14:paraId="090C2D02" w14:textId="77777777" w:rsidR="002C79EA" w:rsidRDefault="002C79EA" w:rsidP="002C79EA">
      <w:pPr>
        <w:pStyle w:val="CommentText"/>
        <w:jc w:val="left"/>
      </w:pPr>
      <w:r>
        <w:rPr>
          <w:rStyle w:val="CommentReference"/>
        </w:rPr>
        <w:annotationRef/>
      </w:r>
      <w:r>
        <w:t xml:space="preserve">Πριν </w:t>
      </w:r>
      <w:r>
        <w:rPr>
          <w:lang w:val="en-US"/>
        </w:rPr>
        <w:t>«</w:t>
      </w:r>
      <w:r>
        <w:t>Ως περίπτωση μελέτης»</w:t>
      </w:r>
      <w:r>
        <w:br/>
        <w:t xml:space="preserve">Μετά </w:t>
      </w:r>
      <w:r>
        <w:rPr>
          <w:lang w:val="en-US"/>
        </w:rPr>
        <w:t>«</w:t>
      </w:r>
      <w:r>
        <w:t>Ως υπό μελέτη μονάδα»</w:t>
      </w:r>
    </w:p>
  </w:comment>
  <w:comment w:id="111" w:author="Georgios Pitsos" w:date="2026-04-14T12:58:00Z" w:initials="GP">
    <w:p w14:paraId="1525F0D1" w14:textId="77777777" w:rsidR="004C5503" w:rsidRDefault="004C5503" w:rsidP="004C5503">
      <w:pPr>
        <w:pStyle w:val="CommentText"/>
        <w:jc w:val="left"/>
      </w:pPr>
      <w:r>
        <w:rPr>
          <w:rStyle w:val="CommentReference"/>
        </w:rPr>
        <w:annotationRef/>
      </w:r>
      <w:r>
        <w:t>κλίμακα και περίγραμμα</w:t>
      </w:r>
    </w:p>
  </w:comment>
  <w:comment w:id="112" w:author="Georgios Pitsos" w:date="2026-04-14T16:45:00Z" w:initials="GP">
    <w:p w14:paraId="75000B8C" w14:textId="77777777" w:rsidR="00942919" w:rsidRDefault="00942919" w:rsidP="00942919">
      <w:pPr>
        <w:pStyle w:val="CommentText"/>
        <w:jc w:val="left"/>
      </w:pPr>
      <w:r>
        <w:rPr>
          <w:rStyle w:val="CommentReference"/>
        </w:rPr>
        <w:annotationRef/>
      </w:r>
      <w:r>
        <w:t>με πυκνές σωληνώσεις, κτίρια… ας αποφεφχθεί</w:t>
      </w:r>
    </w:p>
  </w:comment>
  <w:comment w:id="113" w:author="Georgios Pitsos" w:date="2026-04-14T16:46:00Z" w:initials="GP">
    <w:p w14:paraId="44F2FF52" w14:textId="77777777" w:rsidR="00942919" w:rsidRDefault="00942919" w:rsidP="00942919">
      <w:pPr>
        <w:pStyle w:val="CommentText"/>
        <w:jc w:val="left"/>
      </w:pPr>
      <w:r>
        <w:rPr>
          <w:rStyle w:val="CommentReference"/>
        </w:rPr>
        <w:annotationRef/>
      </w:r>
      <w:r>
        <w:t>Τα οποία τα προσεγγιζω με απλές γεωμετριες</w:t>
      </w:r>
    </w:p>
  </w:comment>
  <w:comment w:id="118" w:author="Georgios Pitsos" w:date="2026-04-14T12:59:00Z" w:initials="GP">
    <w:p w14:paraId="2D00EB7C" w14:textId="77777777" w:rsidR="004C5503" w:rsidRPr="00942919" w:rsidRDefault="004C5503" w:rsidP="004C5503">
      <w:pPr>
        <w:pStyle w:val="CommentText"/>
        <w:jc w:val="left"/>
        <w:rPr>
          <w:lang w:val="en-US"/>
        </w:rPr>
      </w:pPr>
      <w:r>
        <w:rPr>
          <w:rStyle w:val="CommentReference"/>
        </w:rPr>
        <w:annotationRef/>
      </w:r>
      <w:r>
        <w:t>δηλαδή θα πεις οτι για να κάνεις τη μέτρηση στηρίχθηκες στο ΑΙ?</w:t>
      </w:r>
    </w:p>
  </w:comment>
  <w:comment w:id="119" w:author="Georgios Pitsos" w:date="2026-04-14T13:00:00Z" w:initials="GP">
    <w:p w14:paraId="0E4EA073" w14:textId="77777777" w:rsidR="004C5503" w:rsidRDefault="004C5503" w:rsidP="004C5503">
      <w:pPr>
        <w:pStyle w:val="CommentText"/>
        <w:jc w:val="left"/>
      </w:pPr>
      <w:r>
        <w:rPr>
          <w:rStyle w:val="CommentReference"/>
        </w:rPr>
        <w:annotationRef/>
      </w:r>
      <w:r>
        <w:t xml:space="preserve">Είχα κάνει υπολογισμούς και μόνος μου, και επαλήθευσα με το </w:t>
      </w:r>
      <w:r>
        <w:rPr>
          <w:lang w:val="en-US"/>
        </w:rPr>
        <w:t xml:space="preserve">AI. </w:t>
      </w:r>
      <w:r>
        <w:t>Θα το αλλάξω.</w:t>
      </w:r>
    </w:p>
  </w:comment>
  <w:comment w:id="120" w:author="Georgios Pitsos" w:date="2026-04-14T16:47:00Z" w:initials="GP">
    <w:p w14:paraId="1B880FF6" w14:textId="77777777" w:rsidR="00942919" w:rsidRDefault="00942919" w:rsidP="00942919">
      <w:pPr>
        <w:pStyle w:val="CommentText"/>
        <w:jc w:val="left"/>
      </w:pPr>
      <w:r>
        <w:rPr>
          <w:rStyle w:val="CommentReference"/>
        </w:rPr>
        <w:annotationRef/>
      </w:r>
      <w:r>
        <w:t xml:space="preserve">+ </w:t>
      </w:r>
      <w:r>
        <w:rPr>
          <w:lang w:val="en-US"/>
        </w:rPr>
        <w:t>Google Maps</w:t>
      </w:r>
    </w:p>
  </w:comment>
  <w:comment w:id="121" w:author="Georgios Pitsos" w:date="2026-04-14T13:00:00Z" w:initials="GP">
    <w:p w14:paraId="41F64D6C" w14:textId="77777777" w:rsidR="004C5503" w:rsidRPr="002A5F4D" w:rsidRDefault="004C5503" w:rsidP="004C5503">
      <w:pPr>
        <w:pStyle w:val="CommentText"/>
        <w:jc w:val="left"/>
      </w:pPr>
      <w:r>
        <w:rPr>
          <w:rStyle w:val="CommentReference"/>
        </w:rPr>
        <w:annotationRef/>
      </w:r>
      <w:r>
        <w:t>δεν εξηγείται σωστά</w:t>
      </w:r>
    </w:p>
  </w:comment>
  <w:comment w:id="122" w:author="Georgios Pitsos" w:date="2026-04-14T17:03:00Z" w:initials="GP">
    <w:p w14:paraId="5E3C3A60" w14:textId="77777777" w:rsidR="002A5F4D" w:rsidRDefault="002A5F4D" w:rsidP="002A5F4D">
      <w:pPr>
        <w:pStyle w:val="CommentText"/>
        <w:jc w:val="left"/>
      </w:pPr>
      <w:r>
        <w:rPr>
          <w:rStyle w:val="CommentReference"/>
        </w:rPr>
        <w:annotationRef/>
      </w:r>
      <w:r>
        <w:t xml:space="preserve">Ο Πίνακας </w:t>
      </w:r>
      <w:r>
        <w:rPr>
          <w:lang w:val="en-US"/>
        </w:rPr>
        <w:t xml:space="preserve">AEGL </w:t>
      </w:r>
      <w:r>
        <w:t>έχει μεγάλα χρονικά βήματα, ενώ εμεις θέλουμε μικροτερα, τα όποία είναι πιο κοντά στον πραγματικό χρονο κίνησης ενός ανθρώπου. Γι αυτό το λόγο, χρησιμοποιώντας την Εξίσωση 1 (</w:t>
      </w:r>
      <w:r>
        <w:rPr>
          <w:lang w:val="en-US"/>
        </w:rPr>
        <w:t>Boris</w:t>
      </w:r>
      <w:r>
        <w:t xml:space="preserve">, </w:t>
      </w:r>
      <w:r>
        <w:rPr>
          <w:lang w:val="en-US"/>
        </w:rPr>
        <w:t>Ptnaik</w:t>
      </w:r>
      <w:r>
        <w:t xml:space="preserve">) και το λογαριθμικό του </w:t>
      </w:r>
      <w:r>
        <w:rPr>
          <w:lang w:val="en-US"/>
        </w:rPr>
        <w:t>Shaik</w:t>
      </w:r>
      <w:r>
        <w:t xml:space="preserve"> μπλα μπλα μπλα</w:t>
      </w:r>
    </w:p>
  </w:comment>
  <w:comment w:id="130" w:author="Georgios Pitsos" w:date="2026-04-07T20:26:00Z" w:initials="GP">
    <w:p w14:paraId="38DF9D3F" w14:textId="77777777" w:rsidR="00CC6429" w:rsidRDefault="00CC6429" w:rsidP="00CC6429">
      <w:pPr>
        <w:pStyle w:val="CommentText"/>
        <w:jc w:val="left"/>
      </w:pPr>
      <w:r>
        <w:rPr>
          <w:rStyle w:val="CommentReference"/>
        </w:rPr>
        <w:annotationRef/>
      </w:r>
      <w:r>
        <w:t>Να ενημερώσω τα δεδομενα</w:t>
      </w:r>
    </w:p>
  </w:comment>
  <w:comment w:id="131" w:author="Georgios Pitsos" w:date="2026-04-14T17:06:00Z" w:initials="GP">
    <w:p w14:paraId="7118B08E" w14:textId="77777777" w:rsidR="006E0831" w:rsidRDefault="006E0831" w:rsidP="006E0831">
      <w:pPr>
        <w:pStyle w:val="CommentText"/>
        <w:jc w:val="left"/>
      </w:pPr>
      <w:r>
        <w:rPr>
          <w:rStyle w:val="CommentReference"/>
        </w:rPr>
        <w:annotationRef/>
      </w:r>
      <w:r>
        <w:t xml:space="preserve">στα </w:t>
      </w:r>
      <w:r>
        <w:rPr>
          <w:lang w:val="en-US"/>
        </w:rPr>
        <w:t xml:space="preserve">ppm </w:t>
      </w:r>
      <w:r>
        <w:t>χωρις δεκαδικά</w:t>
      </w:r>
    </w:p>
  </w:comment>
  <w:comment w:id="137" w:author="Georgios Pitsos" w:date="2026-04-14T13:00:00Z" w:initials="GP">
    <w:p w14:paraId="707B5204" w14:textId="77777777" w:rsidR="004C5503" w:rsidRPr="006E0831" w:rsidRDefault="004C5503" w:rsidP="004C5503">
      <w:pPr>
        <w:pStyle w:val="CommentText"/>
        <w:jc w:val="left"/>
      </w:pPr>
      <w:r>
        <w:rPr>
          <w:rStyle w:val="CommentReference"/>
        </w:rPr>
        <w:annotationRef/>
      </w:r>
      <w:r>
        <w:t>είσαι σίγουρος για αυτό;</w:t>
      </w:r>
    </w:p>
  </w:comment>
  <w:comment w:id="138" w:author="Georgios Pitsos" w:date="2026-04-14T13:02:00Z" w:initials="GP">
    <w:p w14:paraId="177A99AF" w14:textId="77777777" w:rsidR="004C5503" w:rsidRDefault="004C5503" w:rsidP="004C5503">
      <w:pPr>
        <w:pStyle w:val="CommentText"/>
        <w:jc w:val="left"/>
      </w:pPr>
      <w:r>
        <w:rPr>
          <w:rStyle w:val="CommentReference"/>
        </w:rPr>
        <w:annotationRef/>
      </w:r>
      <w:r>
        <w:t xml:space="preserve">Βάσει αυτών των 3 βιβλιογραφιών, έτσι φαίνεται. Ενδεχομένως να υπάρχουν σημεία με μεγαλύτερες συγκεντρώσεις, αλλά βάσει των αισθητήρων σε αυτές τις βιβλιογραφίες, φτάνει μέχρι 800κάτι. Θα το επαναδιατυπώσω πιο ορθά. </w:t>
      </w:r>
    </w:p>
  </w:comment>
  <w:comment w:id="139" w:author="Georgios Pitsos" w:date="2026-04-14T17:08:00Z" w:initials="GP">
    <w:p w14:paraId="43A3B9AE" w14:textId="77777777" w:rsidR="006E0831" w:rsidRDefault="006E0831" w:rsidP="006E0831">
      <w:pPr>
        <w:pStyle w:val="CommentText"/>
        <w:jc w:val="left"/>
      </w:pPr>
      <w:r>
        <w:rPr>
          <w:rStyle w:val="CommentReference"/>
        </w:rPr>
        <w:annotationRef/>
      </w:r>
      <w:r>
        <w:rPr>
          <w:lang w:val="en-US"/>
        </w:rPr>
        <w:t>«</w:t>
      </w:r>
      <w:r>
        <w:t>επιλέχθηκε ως ανώτατο όριο τα 1000</w:t>
      </w:r>
      <w:r>
        <w:rPr>
          <w:lang w:val="en-US"/>
        </w:rPr>
        <w:t xml:space="preserve">ppm, </w:t>
      </w:r>
      <w:r>
        <w:t>ακαριαιος θάνατος»</w:t>
      </w:r>
    </w:p>
  </w:comment>
  <w:comment w:id="140" w:author="Georgios Pitsos" w:date="2026-04-14T17:17:00Z" w:initials="GP">
    <w:p w14:paraId="0F117E79" w14:textId="77777777" w:rsidR="0090664B" w:rsidRDefault="0090664B" w:rsidP="0090664B">
      <w:pPr>
        <w:pStyle w:val="CommentText"/>
        <w:jc w:val="left"/>
      </w:pPr>
      <w:r>
        <w:rPr>
          <w:rStyle w:val="CommentReference"/>
        </w:rPr>
        <w:annotationRef/>
      </w:r>
      <w:r>
        <w:t>Και για να χρησιμοποιηθει στη χρωματικη απεικονισει μετατραπηκε στο δεκαεξαδικο συστημα</w:t>
      </w:r>
    </w:p>
  </w:comment>
  <w:comment w:id="141" w:author="Georgios Pitsos" w:date="2026-04-14T13:04:00Z" w:initials="GP">
    <w:p w14:paraId="4DCAF7F0" w14:textId="77777777" w:rsidR="004C5503" w:rsidRPr="00AB215D" w:rsidRDefault="004C5503" w:rsidP="004C5503">
      <w:pPr>
        <w:pStyle w:val="CommentText"/>
        <w:jc w:val="left"/>
        <w:rPr>
          <w:lang w:val="en-US"/>
        </w:rPr>
      </w:pPr>
      <w:r>
        <w:rPr>
          <w:rStyle w:val="CommentReference"/>
        </w:rPr>
        <w:annotationRef/>
      </w:r>
      <w:r>
        <w:t xml:space="preserve">χρησιμοποιώντας δεδομένα από </w:t>
      </w:r>
      <w:hyperlink r:id="rId3" w:history="1">
        <w:r w:rsidRPr="007929DF">
          <w:rPr>
            <w:rStyle w:val="Hyperlink"/>
          </w:rPr>
          <w:t>https://www.sciencedirect.com/science/article/pii/S0950423015001138</w:t>
        </w:r>
      </w:hyperlink>
    </w:p>
  </w:comment>
  <w:comment w:id="142" w:author="Georgios Pitsos" w:date="2026-04-14T17:18:00Z" w:initials="GP">
    <w:p w14:paraId="6F442146" w14:textId="77777777" w:rsidR="00AD68A9" w:rsidRDefault="00AD68A9" w:rsidP="00AD68A9">
      <w:pPr>
        <w:pStyle w:val="CommentText"/>
        <w:jc w:val="left"/>
      </w:pPr>
      <w:r>
        <w:rPr>
          <w:rStyle w:val="CommentReference"/>
        </w:rPr>
        <w:annotationRef/>
      </w:r>
      <w:r>
        <w:t>Θα αλλάξει</w:t>
      </w:r>
    </w:p>
  </w:comment>
  <w:comment w:id="156" w:author="Georgios Pitsos" w:date="2026-04-14T13:04:00Z" w:initials="GP">
    <w:p w14:paraId="664B90A3" w14:textId="77777777" w:rsidR="004C5503" w:rsidRPr="00AD68A9" w:rsidRDefault="004C5503" w:rsidP="004C5503">
      <w:pPr>
        <w:pStyle w:val="CommentText"/>
        <w:jc w:val="left"/>
      </w:pPr>
      <w:r>
        <w:rPr>
          <w:rStyle w:val="CommentReference"/>
        </w:rPr>
        <w:annotationRef/>
      </w:r>
      <w:r>
        <w:t>δεν μπορείς να παρουσιάζεις ένα ολόκληρο σενάριο ως επιλογή και μετά να λές άκυρο γιατί δε με βολεύει, πρέπει εξαρχής να δηλώσεις οτι σχεδιάσθηκε ένα ατύχημα στηριζόμενο σε... ώστε να ...</w:t>
      </w:r>
    </w:p>
  </w:comment>
  <w:comment w:id="157" w:author="Georgios Pitsos" w:date="2026-04-14T17:20:00Z" w:initials="GP">
    <w:p w14:paraId="43BFF603" w14:textId="77777777" w:rsidR="00AD68A9" w:rsidRDefault="00AD68A9" w:rsidP="00AD68A9">
      <w:pPr>
        <w:pStyle w:val="CommentText"/>
        <w:jc w:val="left"/>
      </w:pPr>
      <w:r>
        <w:rPr>
          <w:rStyle w:val="CommentReference"/>
        </w:rPr>
        <w:annotationRef/>
      </w:r>
      <w:r>
        <w:t>Μελετηθηκαν διφαροα σενάρια, από πραγματικά (</w:t>
      </w:r>
      <w:r>
        <w:rPr>
          <w:lang w:val="en-US"/>
        </w:rPr>
        <w:t xml:space="preserve">pemex) </w:t>
      </w:r>
      <w:r>
        <w:t>εώς τυχααια (δικο μου αρχικο), και τελικα αποφασίστηκε να χρησιμοποιηθει κάτι ενδιάμεσο, για την αξιοποιηση των αποτελεσμάτων</w:t>
      </w:r>
    </w:p>
  </w:comment>
  <w:comment w:id="163" w:author="Georgios Pitsos" w:date="2026-04-14T13:05:00Z" w:initials="GP">
    <w:p w14:paraId="2B5870BB" w14:textId="77777777" w:rsidR="004C5503" w:rsidRPr="00AD68A9" w:rsidRDefault="004C5503" w:rsidP="004C5503">
      <w:pPr>
        <w:pStyle w:val="CommentText"/>
        <w:jc w:val="left"/>
        <w:rPr>
          <w:lang w:val="en-US"/>
        </w:rPr>
      </w:pPr>
      <w:r>
        <w:rPr>
          <w:rStyle w:val="CommentReference"/>
        </w:rPr>
        <w:annotationRef/>
      </w:r>
      <w:r>
        <w:t>δεν θα έχεις τρια σχήματα που πιάνουν μία σελίδα το καθε ένα, απλά για να μπεις οτι δε με βολεύουν. θα έχεις μόνο το τελευταίο και αντί για μαυρο background θα τα βάλεις overlay στον χάρτη</w:t>
      </w:r>
    </w:p>
  </w:comment>
  <w:comment w:id="164" w:author="Georgios Pitsos" w:date="2026-04-14T17:22:00Z" w:initials="GP">
    <w:p w14:paraId="2F7C69D6" w14:textId="77777777" w:rsidR="00AD68A9" w:rsidRDefault="00AD68A9" w:rsidP="00AD68A9">
      <w:pPr>
        <w:pStyle w:val="CommentText"/>
        <w:jc w:val="left"/>
      </w:pPr>
      <w:r>
        <w:rPr>
          <w:rStyle w:val="CommentReference"/>
        </w:rPr>
        <w:annotationRef/>
      </w:r>
      <w:r>
        <w:rPr>
          <w:lang w:val="en-US"/>
        </w:rPr>
        <w:t xml:space="preserve">Screenshots </w:t>
      </w:r>
      <w:r>
        <w:t xml:space="preserve">από την προσομοιωση με τα </w:t>
      </w:r>
      <w:r>
        <w:rPr>
          <w:lang w:val="en-US"/>
        </w:rPr>
        <w:t>contours</w:t>
      </w:r>
    </w:p>
  </w:comment>
  <w:comment w:id="167" w:author="Georgios Pitsos" w:date="2026-04-14T12:57:00Z" w:initials="GP">
    <w:p w14:paraId="7EEA0C02" w14:textId="77777777" w:rsidR="003857AC" w:rsidRDefault="003857AC" w:rsidP="003857AC">
      <w:pPr>
        <w:pStyle w:val="CommentText"/>
        <w:jc w:val="left"/>
      </w:pPr>
      <w:r>
        <w:rPr>
          <w:rStyle w:val="CommentReference"/>
        </w:rPr>
        <w:annotationRef/>
      </w:r>
      <w:r>
        <w:t>όχι ξεκάθαρο.</w:t>
      </w:r>
    </w:p>
    <w:p w14:paraId="73DB94EC" w14:textId="77777777" w:rsidR="003857AC" w:rsidRDefault="003857AC" w:rsidP="003857AC">
      <w:pPr>
        <w:pStyle w:val="CommentText"/>
        <w:jc w:val="left"/>
      </w:pPr>
      <w:r>
        <w:t>συνολικά οι στόχοι και τα επιμέρους βήματα δεν είναι ξεκάθαρα</w:t>
      </w:r>
    </w:p>
  </w:comment>
  <w:comment w:id="168" w:author="Georgios Pitsos" w:date="2026-04-14T14:21:00Z" w:initials="GP">
    <w:p w14:paraId="49ED06AA" w14:textId="77777777" w:rsidR="003857AC" w:rsidRDefault="003857AC" w:rsidP="003857AC">
      <w:pPr>
        <w:pStyle w:val="CommentText"/>
        <w:jc w:val="left"/>
      </w:pPr>
      <w:r>
        <w:rPr>
          <w:rStyle w:val="CommentReference"/>
        </w:rPr>
        <w:annotationRef/>
      </w:r>
      <w:r>
        <w:t>Να γινει μία σύντομη αναφορά στην αρχη της μεθοδολογίας</w:t>
      </w:r>
    </w:p>
    <w:p w14:paraId="25257503" w14:textId="77777777" w:rsidR="003857AC" w:rsidRDefault="003857AC" w:rsidP="003857AC">
      <w:pPr>
        <w:pStyle w:val="CommentText"/>
        <w:jc w:val="left"/>
      </w:pPr>
    </w:p>
    <w:p w14:paraId="2906B1FB" w14:textId="77777777" w:rsidR="003857AC" w:rsidRDefault="003857AC" w:rsidP="003857AC">
      <w:pPr>
        <w:pStyle w:val="CommentText"/>
        <w:jc w:val="left"/>
      </w:pPr>
      <w:r>
        <w:t>Να μετακινηθεί στο τέλος της Μεθοδολογιας. Σύνδεση με το κομμάτι των αποτελεσμάτων.</w:t>
      </w:r>
    </w:p>
  </w:comment>
  <w:comment w:id="169" w:author="Georgios Pitsos" w:date="2026-04-14T14:22:00Z" w:initials="GP">
    <w:p w14:paraId="00E6C560" w14:textId="77777777" w:rsidR="003857AC" w:rsidRDefault="003857AC" w:rsidP="00A53FEA">
      <w:pPr>
        <w:pStyle w:val="CommentText"/>
        <w:jc w:val="left"/>
      </w:pPr>
      <w:r>
        <w:rPr>
          <w:rStyle w:val="CommentReference"/>
        </w:rPr>
        <w:annotationRef/>
      </w:r>
      <w:r>
        <w:t>Σεε όλα υπάρχει αυτό. Να το αναφέρω μία φορά, και όχι σε κάθε περιπτωση ξεχωριστά</w:t>
      </w:r>
    </w:p>
  </w:comment>
  <w:comment w:id="171" w:author="Georgios Pitsos" w:date="2026-04-14T12:58:00Z" w:initials="GP">
    <w:p w14:paraId="302EA986" w14:textId="77777777" w:rsidR="003857AC" w:rsidRPr="00A53FEA" w:rsidRDefault="003857AC" w:rsidP="0006665C">
      <w:pPr>
        <w:pStyle w:val="CommentText"/>
        <w:jc w:val="left"/>
      </w:pPr>
      <w:r>
        <w:rPr>
          <w:rStyle w:val="CommentReference"/>
        </w:rPr>
        <w:annotationRef/>
      </w:r>
      <w:r>
        <w:t>αυτό δεν είναι ξεκάθαρο τι σημαίνει ούτε επίσης ποιός ήταν ο δικός σου ρόλος</w:t>
      </w:r>
    </w:p>
  </w:comment>
  <w:comment w:id="172" w:author="Georgios Pitsos" w:date="2026-04-14T14:24:00Z" w:initials="GP">
    <w:p w14:paraId="092A559F" w14:textId="77777777" w:rsidR="003857AC" w:rsidRDefault="003857AC" w:rsidP="003857AC">
      <w:pPr>
        <w:pStyle w:val="CommentText"/>
        <w:jc w:val="left"/>
      </w:pPr>
      <w:r>
        <w:rPr>
          <w:rStyle w:val="CommentReference"/>
        </w:rPr>
        <w:annotationRef/>
      </w:r>
      <w:r>
        <w:t xml:space="preserve">Να ξεκαθαρίσω τι είναι το τοπικό </w:t>
      </w:r>
      <w:r>
        <w:rPr>
          <w:lang w:val="en-US"/>
        </w:rPr>
        <w:t xml:space="preserve">repository, </w:t>
      </w:r>
      <w:r>
        <w:t>και οτιδηποτε αναπτυσσω εγώ, να τονίζεται (Στην παρούσα εργασία…).</w:t>
      </w:r>
    </w:p>
    <w:p w14:paraId="38236EDF" w14:textId="77777777" w:rsidR="003857AC" w:rsidRDefault="003857AC" w:rsidP="003857AC">
      <w:pPr>
        <w:pStyle w:val="CommentText"/>
        <w:jc w:val="left"/>
      </w:pPr>
    </w:p>
    <w:p w14:paraId="42612263" w14:textId="77777777" w:rsidR="003857AC" w:rsidRDefault="003857AC" w:rsidP="003857AC">
      <w:pPr>
        <w:pStyle w:val="CommentText"/>
        <w:jc w:val="left"/>
      </w:pPr>
      <w:r>
        <w:t xml:space="preserve">Στο </w:t>
      </w:r>
      <w:r>
        <w:rPr>
          <w:lang w:val="en-US"/>
        </w:rPr>
        <w:t xml:space="preserve">preview </w:t>
      </w:r>
      <w:r>
        <w:t>της Μεθοδολογιας μπορεί να ξεκαθαριστει αυτό.</w:t>
      </w:r>
    </w:p>
  </w:comment>
  <w:comment w:id="176" w:author="Georgios Pitsos" w:date="2026-04-14T16:42:00Z" w:initials="GP">
    <w:p w14:paraId="23710922" w14:textId="77777777" w:rsidR="003857AC" w:rsidRDefault="003857AC" w:rsidP="00942919">
      <w:pPr>
        <w:pStyle w:val="CommentText"/>
        <w:jc w:val="left"/>
      </w:pPr>
      <w:r>
        <w:rPr>
          <w:rStyle w:val="CommentReference"/>
        </w:rPr>
        <w:annotationRef/>
      </w:r>
      <w:r>
        <w:t>Επιλέγεται μόνο το 3ο σενάριο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A5286A" w15:done="1"/>
  <w15:commentEx w15:paraId="556B4146" w15:done="1"/>
  <w15:commentEx w15:paraId="59F1EC42" w15:done="0"/>
  <w15:commentEx w15:paraId="2258DD7D" w15:done="1"/>
  <w15:commentEx w15:paraId="17E82A36" w15:paraIdParent="2258DD7D" w15:done="1"/>
  <w15:commentEx w15:paraId="26E3E02E" w15:done="1"/>
  <w15:commentEx w15:paraId="5324E5A8" w15:done="1"/>
  <w15:commentEx w15:paraId="089DA976" w15:done="0"/>
  <w15:commentEx w15:paraId="5B86B2E6" w15:done="0"/>
  <w15:commentEx w15:paraId="6594B5F2" w15:done="1"/>
  <w15:commentEx w15:paraId="3BFD5A5D" w15:paraIdParent="6594B5F2" w15:done="1"/>
  <w15:commentEx w15:paraId="24E896E6" w15:done="1"/>
  <w15:commentEx w15:paraId="09F1BB3E" w15:paraIdParent="24E896E6" w15:done="1"/>
  <w15:commentEx w15:paraId="19A8EA28" w15:done="1"/>
  <w15:commentEx w15:paraId="62A5355C" w15:done="1"/>
  <w15:commentEx w15:paraId="583F0594" w15:paraIdParent="62A5355C" w15:done="1"/>
  <w15:commentEx w15:paraId="65EF8CF1" w15:done="1"/>
  <w15:commentEx w15:paraId="36181D90" w15:paraIdParent="65EF8CF1" w15:done="1"/>
  <w15:commentEx w15:paraId="23A9909F" w15:paraIdParent="65EF8CF1" w15:done="1"/>
  <w15:commentEx w15:paraId="09784AE2" w15:done="1"/>
  <w15:commentEx w15:paraId="2577BC83" w15:done="1"/>
  <w15:commentEx w15:paraId="3D2A868F" w15:paraIdParent="2577BC83" w15:done="1"/>
  <w15:commentEx w15:paraId="14441177" w15:done="1"/>
  <w15:commentEx w15:paraId="7CE44080" w15:paraIdParent="14441177" w15:done="1"/>
  <w15:commentEx w15:paraId="3B0FEC5C" w15:paraIdParent="14441177" w15:done="1"/>
  <w15:commentEx w15:paraId="38F9A790" w15:done="1"/>
  <w15:commentEx w15:paraId="6AAE82CA" w15:paraIdParent="38F9A790" w15:done="1"/>
  <w15:commentEx w15:paraId="70A1AFA3" w15:paraIdParent="38F9A790" w15:done="1"/>
  <w15:commentEx w15:paraId="56C47EC5" w15:done="1"/>
  <w15:commentEx w15:paraId="703A6709" w15:paraIdParent="56C47EC5" w15:done="1"/>
  <w15:commentEx w15:paraId="20917C9D" w15:done="1"/>
  <w15:commentEx w15:paraId="2C112241" w15:done="1"/>
  <w15:commentEx w15:paraId="37BFC16B" w15:done="1"/>
  <w15:commentEx w15:paraId="21359D08" w15:paraIdParent="37BFC16B" w15:done="1"/>
  <w15:commentEx w15:paraId="4BC66820" w15:done="1"/>
  <w15:commentEx w15:paraId="07237FFA" w15:done="1"/>
  <w15:commentEx w15:paraId="4C72BAAF" w15:paraIdParent="07237FFA" w15:done="1"/>
  <w15:commentEx w15:paraId="765C7CE3" w15:paraIdParent="07237FFA" w15:done="1"/>
  <w15:commentEx w15:paraId="3E9B5811" w15:done="1"/>
  <w15:commentEx w15:paraId="688E4FDA" w15:paraIdParent="3E9B5811" w15:done="1"/>
  <w15:commentEx w15:paraId="07FB8AEE" w15:done="1"/>
  <w15:commentEx w15:paraId="580D930B" w15:paraIdParent="07FB8AEE" w15:done="1"/>
  <w15:commentEx w15:paraId="1BCEEAE2" w15:paraIdParent="07FB8AEE" w15:done="1"/>
  <w15:commentEx w15:paraId="714B0B35" w15:done="1"/>
  <w15:commentEx w15:paraId="30022D42" w15:paraIdParent="714B0B35" w15:done="1"/>
  <w15:commentEx w15:paraId="033C0629" w15:done="0"/>
  <w15:commentEx w15:paraId="55352D5E" w15:paraIdParent="033C0629" w15:done="0"/>
  <w15:commentEx w15:paraId="7FFA0C42" w15:paraIdParent="033C0629" w15:done="0"/>
  <w15:commentEx w15:paraId="1670AB94" w15:done="1"/>
  <w15:commentEx w15:paraId="55360D81" w15:paraIdParent="1670AB94" w15:done="1"/>
  <w15:commentEx w15:paraId="02D795EE" w15:paraIdParent="1670AB94" w15:done="1"/>
  <w15:commentEx w15:paraId="654802D8" w15:paraIdParent="1670AB94" w15:done="1"/>
  <w15:commentEx w15:paraId="0BAED319" w15:done="1"/>
  <w15:commentEx w15:paraId="29A0DB6E" w15:paraIdParent="0BAED319" w15:done="1"/>
  <w15:commentEx w15:paraId="6FB06645" w15:paraIdParent="0BAED319" w15:done="1"/>
  <w15:commentEx w15:paraId="69397FEE" w15:done="1"/>
  <w15:commentEx w15:paraId="5DEDC652" w15:paraIdParent="69397FEE" w15:done="1"/>
  <w15:commentEx w15:paraId="2B15DA05" w15:done="1"/>
  <w15:commentEx w15:paraId="090C2D02" w15:paraIdParent="2B15DA05" w15:done="1"/>
  <w15:commentEx w15:paraId="1525F0D1" w15:done="0"/>
  <w15:commentEx w15:paraId="75000B8C" w15:done="0"/>
  <w15:commentEx w15:paraId="44F2FF52" w15:paraIdParent="75000B8C" w15:done="0"/>
  <w15:commentEx w15:paraId="2D00EB7C" w15:done="1"/>
  <w15:commentEx w15:paraId="0E4EA073" w15:paraIdParent="2D00EB7C" w15:done="1"/>
  <w15:commentEx w15:paraId="1B880FF6" w15:paraIdParent="2D00EB7C" w15:done="1"/>
  <w15:commentEx w15:paraId="41F64D6C" w15:done="0"/>
  <w15:commentEx w15:paraId="5E3C3A60" w15:paraIdParent="41F64D6C" w15:done="0"/>
  <w15:commentEx w15:paraId="38DF9D3F" w15:done="1"/>
  <w15:commentEx w15:paraId="7118B08E" w15:paraIdParent="38DF9D3F" w15:done="1"/>
  <w15:commentEx w15:paraId="707B5204" w15:done="1"/>
  <w15:commentEx w15:paraId="177A99AF" w15:paraIdParent="707B5204" w15:done="1"/>
  <w15:commentEx w15:paraId="43A3B9AE" w15:paraIdParent="707B5204" w15:done="1"/>
  <w15:commentEx w15:paraId="0F117E79" w15:done="1"/>
  <w15:commentEx w15:paraId="4DCAF7F0" w15:done="1"/>
  <w15:commentEx w15:paraId="6F442146" w15:paraIdParent="4DCAF7F0" w15:done="1"/>
  <w15:commentEx w15:paraId="664B90A3" w15:done="0"/>
  <w15:commentEx w15:paraId="43BFF603" w15:paraIdParent="664B90A3" w15:done="0"/>
  <w15:commentEx w15:paraId="2B5870BB" w15:done="0"/>
  <w15:commentEx w15:paraId="2F7C69D6" w15:paraIdParent="2B5870BB" w15:done="0"/>
  <w15:commentEx w15:paraId="73DB94EC" w15:done="0"/>
  <w15:commentEx w15:paraId="2906B1FB" w15:paraIdParent="73DB94EC" w15:done="0"/>
  <w15:commentEx w15:paraId="00E6C560" w15:done="0"/>
  <w15:commentEx w15:paraId="302EA986" w15:done="0"/>
  <w15:commentEx w15:paraId="42612263" w15:paraIdParent="302EA986" w15:done="0"/>
  <w15:commentEx w15:paraId="237109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AA5640" w16cex:dateUtc="2026-02-26T14:05:00Z"/>
  <w16cex:commentExtensible w16cex:durableId="0D458D44" w16cex:dateUtc="2026-02-26T13:58:00Z"/>
  <w16cex:commentExtensible w16cex:durableId="17B0A887" w16cex:dateUtc="2026-03-13T12:58:00Z"/>
  <w16cex:commentExtensible w16cex:durableId="085B989F" w16cex:dateUtc="2026-02-26T13:59:00Z"/>
  <w16cex:commentExtensible w16cex:durableId="33DA0AB9" w16cex:dateUtc="2026-03-08T05:41:00Z"/>
  <w16cex:commentExtensible w16cex:durableId="2FAC71F7" w16cex:dateUtc="2026-02-26T14:05:00Z"/>
  <w16cex:commentExtensible w16cex:durableId="5EBD48F7" w16cex:dateUtc="2026-02-26T14:02:00Z"/>
  <w16cex:commentExtensible w16cex:durableId="7956DCF0" w16cex:dateUtc="2026-03-13T13:01:00Z"/>
  <w16cex:commentExtensible w16cex:durableId="7995EC9D" w16cex:dateUtc="2026-04-16T05:44:00Z">
    <w16cex:extLst>
      <w16:ext w16:uri="{CE6994B0-6A32-4C9F-8C6B-6E91EDA988CE}">
        <cr:reactions xmlns:cr="http://schemas.microsoft.com/office/comments/2020/reactions">
          <cr:reaction reactionType="1">
            <cr:reactionInfo dateUtc="2026-04-16T08:44:06Z">
              <cr:user userId="S::pitsogeorg@office365.auth.gr::07b6ce3e-b8e2-4a30-a99d-6e7ec81685bb" userProvider="AD" userName="Georgios Pitsos"/>
            </cr:reactionInfo>
          </cr:reaction>
        </cr:reactions>
      </w16:ext>
    </w16cex:extLst>
  </w16cex:commentExtensible>
  <w16cex:commentExtensible w16cex:durableId="226FA8D6" w16cex:dateUtc="2026-04-14T09:57:00Z">
    <w16cex:extLst>
      <w16:ext w16:uri="{CE6994B0-6A32-4C9F-8C6B-6E91EDA988CE}">
        <cr:reactions xmlns:cr="http://schemas.microsoft.com/office/comments/2020/reactions">
          <cr:reaction reactionType="1">
            <cr:reactionInfo dateUtc="2026-04-15T17:43:54Z">
              <cr:user userId="S::pitsogeorg@office365.auth.gr::07b6ce3e-b8e2-4a30-a99d-6e7ec81685bb" userProvider="AD" userName="Georgios Pitsos"/>
            </cr:reactionInfo>
          </cr:reaction>
        </cr:reactions>
      </w16:ext>
    </w16cex:extLst>
  </w16cex:commentExtensible>
  <w16cex:commentExtensible w16cex:durableId="0923AEB6" w16cex:dateUtc="2026-04-14T11:21:00Z">
    <w16cex:extLst>
      <w16:ext w16:uri="{CE6994B0-6A32-4C9F-8C6B-6E91EDA988CE}">
        <cr:reactions xmlns:cr="http://schemas.microsoft.com/office/comments/2020/reactions">
          <cr:reaction reactionType="1">
            <cr:reactionInfo dateUtc="2026-04-15T17:43:53Z">
              <cr:user userId="S::pitsogeorg@office365.auth.gr::07b6ce3e-b8e2-4a30-a99d-6e7ec81685bb" userProvider="AD" userName="Georgios Pitsos"/>
            </cr:reactionInfo>
          </cr:reaction>
        </cr:reactions>
      </w16:ext>
    </w16cex:extLst>
  </w16cex:commentExtensible>
  <w16cex:commentExtensible w16cex:durableId="71A3A20A" w16cex:dateUtc="2026-04-14T09:37:00Z">
    <w16cex:extLst>
      <w16:ext w16:uri="{CE6994B0-6A32-4C9F-8C6B-6E91EDA988CE}">
        <cr:reactions xmlns:cr="http://schemas.microsoft.com/office/comments/2020/reactions">
          <cr:reaction reactionType="1">
            <cr:reactionInfo dateUtc="2026-04-14T18:00:13Z">
              <cr:user userId="S::pitsogeorg@office365.auth.gr::07b6ce3e-b8e2-4a30-a99d-6e7ec81685bb" userProvider="AD" userName="Georgios Pitsos"/>
            </cr:reactionInfo>
          </cr:reaction>
        </cr:reactions>
      </w16:ext>
    </w16cex:extLst>
  </w16cex:commentExtensible>
  <w16cex:commentExtensible w16cex:durableId="695BA74E" w16cex:dateUtc="2026-04-14T10:28:00Z"/>
  <w16cex:commentExtensible w16cex:durableId="718008E8" w16cex:dateUtc="2026-04-14T09:38:00Z">
    <w16cex:extLst>
      <w16:ext w16:uri="{CE6994B0-6A32-4C9F-8C6B-6E91EDA988CE}">
        <cr:reactions xmlns:cr="http://schemas.microsoft.com/office/comments/2020/reactions">
          <cr:reaction reactionType="1">
            <cr:reactionInfo dateUtc="2026-04-14T18:06:55Z">
              <cr:user userId="S::pitsogeorg@office365.auth.gr::07b6ce3e-b8e2-4a30-a99d-6e7ec81685bb" userProvider="AD" userName="Georgios Pitsos"/>
            </cr:reactionInfo>
          </cr:reaction>
        </cr:reactions>
      </w16:ext>
    </w16cex:extLst>
  </w16cex:commentExtensible>
  <w16cex:commentExtensible w16cex:durableId="27C351FD" w16cex:dateUtc="2026-04-14T09:29:00Z">
    <w16cex:extLst>
      <w16:ext w16:uri="{CE6994B0-6A32-4C9F-8C6B-6E91EDA988CE}">
        <cr:reactions xmlns:cr="http://schemas.microsoft.com/office/comments/2020/reactions">
          <cr:reaction reactionType="1">
            <cr:reactionInfo dateUtc="2026-04-14T12:54:29Z">
              <cr:user userId="S::pitsogeorg@office365.auth.gr::07b6ce3e-b8e2-4a30-a99d-6e7ec81685bb" userProvider="AD" userName="Georgios Pitsos"/>
            </cr:reactionInfo>
          </cr:reaction>
        </cr:reactions>
      </w16:ext>
    </w16cex:extLst>
  </w16cex:commentExtensible>
  <w16cex:commentExtensible w16cex:durableId="3F1092E6" w16cex:dateUtc="2026-04-14T10:17:00Z"/>
  <w16cex:commentExtensible w16cex:durableId="604DCB1F" w16cex:dateUtc="2026-04-14T09:33:00Z">
    <w16cex:extLst>
      <w16:ext w16:uri="{CE6994B0-6A32-4C9F-8C6B-6E91EDA988CE}">
        <cr:reactions xmlns:cr="http://schemas.microsoft.com/office/comments/2020/reactions">
          <cr:reaction reactionType="1">
            <cr:reactionInfo dateUtc="2026-04-14T12:58:55Z">
              <cr:user userId="S::pitsogeorg@office365.auth.gr::07b6ce3e-b8e2-4a30-a99d-6e7ec81685bb" userProvider="AD" userName="Georgios Pitsos"/>
            </cr:reactionInfo>
          </cr:reaction>
        </cr:reactions>
      </w16:ext>
    </w16cex:extLst>
  </w16cex:commentExtensible>
  <w16cex:commentExtensible w16cex:durableId="3FB655DD" w16cex:dateUtc="2026-04-14T09:33:00Z"/>
  <w16cex:commentExtensible w16cex:durableId="5F565C1F" w16cex:dateUtc="2026-04-14T10:19:00Z"/>
  <w16cex:commentExtensible w16cex:durableId="689EC312" w16cex:dateUtc="2026-04-14T13:04:00Z">
    <w16cex:extLst>
      <w16:ext w16:uri="{CE6994B0-6A32-4C9F-8C6B-6E91EDA988CE}">
        <cr:reactions xmlns:cr="http://schemas.microsoft.com/office/comments/2020/reactions">
          <cr:reaction reactionType="1">
            <cr:reactionInfo dateUtc="2026-04-14T13:04:10Z">
              <cr:user userId="S::pitsogeorg@office365.auth.gr::07b6ce3e-b8e2-4a30-a99d-6e7ec81685bb" userProvider="AD" userName="Georgios Pitsos"/>
            </cr:reactionInfo>
          </cr:reaction>
        </cr:reactions>
      </w16:ext>
    </w16cex:extLst>
  </w16cex:commentExtensible>
  <w16cex:commentExtensible w16cex:durableId="0AE18912" w16cex:dateUtc="2026-04-14T09:34:00Z">
    <w16cex:extLst>
      <w16:ext w16:uri="{CE6994B0-6A32-4C9F-8C6B-6E91EDA988CE}">
        <cr:reactions xmlns:cr="http://schemas.microsoft.com/office/comments/2020/reactions">
          <cr:reaction reactionType="1">
            <cr:reactionInfo dateUtc="2026-04-14T13:09:11Z">
              <cr:user userId="S::pitsogeorg@office365.auth.gr::07b6ce3e-b8e2-4a30-a99d-6e7ec81685bb" userProvider="AD" userName="Georgios Pitsos"/>
            </cr:reactionInfo>
          </cr:reaction>
        </cr:reactions>
      </w16:ext>
    </w16cex:extLst>
  </w16cex:commentExtensible>
  <w16cex:commentExtensible w16cex:durableId="1EDDEECC" w16cex:dateUtc="2026-04-14T10:20:00Z"/>
  <w16cex:commentExtensible w16cex:durableId="1E590EDA" w16cex:dateUtc="2026-04-14T09:34:00Z">
    <w16cex:extLst>
      <w16:ext w16:uri="{CE6994B0-6A32-4C9F-8C6B-6E91EDA988CE}">
        <cr:reactions xmlns:cr="http://schemas.microsoft.com/office/comments/2020/reactions">
          <cr:reaction reactionType="1">
            <cr:reactionInfo dateUtc="2026-04-14T13:15:09Z">
              <cr:user userId="S::pitsogeorg@office365.auth.gr::07b6ce3e-b8e2-4a30-a99d-6e7ec81685bb" userProvider="AD" userName="Georgios Pitsos"/>
            </cr:reactionInfo>
          </cr:reaction>
        </cr:reactions>
      </w16:ext>
    </w16cex:extLst>
  </w16cex:commentExtensible>
  <w16cex:commentExtensible w16cex:durableId="5E1A16E4" w16cex:dateUtc="2026-04-14T10:20:00Z"/>
  <w16cex:commentExtensible w16cex:durableId="014DCB5F" w16cex:dateUtc="2026-04-14T13:15:00Z"/>
  <w16cex:commentExtensible w16cex:durableId="5D160C2A" w16cex:dateUtc="2026-04-01T10:34:00Z">
    <w16cex:extLst>
      <w16:ext w16:uri="{CE6994B0-6A32-4C9F-8C6B-6E91EDA988CE}">
        <cr:reactions xmlns:cr="http://schemas.microsoft.com/office/comments/2020/reactions">
          <cr:reaction reactionType="1">
            <cr:reactionInfo dateUtc="2026-04-14T17:38:21Z">
              <cr:user userId="S::pitsogeorg@office365.auth.gr::07b6ce3e-b8e2-4a30-a99d-6e7ec81685bb" userProvider="AD" userName="Georgios Pitsos"/>
            </cr:reactionInfo>
          </cr:reaction>
        </cr:reactions>
      </w16:ext>
    </w16cex:extLst>
  </w16cex:commentExtensible>
  <w16cex:commentExtensible w16cex:durableId="3075CD5C" w16cex:dateUtc="2026-04-14T09:35:00Z"/>
  <w16cex:commentExtensible w16cex:durableId="41702339" w16cex:dateUtc="2026-04-14T10:24:00Z"/>
  <w16cex:commentExtensible w16cex:durableId="67B1012F" w16cex:dateUtc="2026-04-14T09:36:00Z">
    <w16cex:extLst>
      <w16:ext w16:uri="{CE6994B0-6A32-4C9F-8C6B-6E91EDA988CE}">
        <cr:reactions xmlns:cr="http://schemas.microsoft.com/office/comments/2020/reactions">
          <cr:reaction reactionType="1">
            <cr:reactionInfo dateUtc="2026-04-14T17:42:08Z">
              <cr:user userId="S::pitsogeorg@office365.auth.gr::07b6ce3e-b8e2-4a30-a99d-6e7ec81685bb" userProvider="AD" userName="Georgios Pitsos"/>
            </cr:reactionInfo>
          </cr:reaction>
        </cr:reactions>
      </w16:ext>
    </w16cex:extLst>
  </w16cex:commentExtensible>
  <w16cex:commentExtensible w16cex:durableId="01E13CD1" w16cex:dateUtc="2026-04-14T10:25:00Z"/>
  <w16cex:commentExtensible w16cex:durableId="55E7D551" w16cex:dateUtc="2026-04-14T09:38:00Z">
    <w16cex:extLst>
      <w16:ext w16:uri="{CE6994B0-6A32-4C9F-8C6B-6E91EDA988CE}">
        <cr:reactions xmlns:cr="http://schemas.microsoft.com/office/comments/2020/reactions">
          <cr:reaction reactionType="1">
            <cr:reactionInfo dateUtc="2026-04-14T09:38:55Z">
              <cr:user userId="S::pitsogeorg@office365.auth.gr::07b6ce3e-b8e2-4a30-a99d-6e7ec81685bb" userProvider="AD" userName="Georgios Pitsos"/>
            </cr:reactionInfo>
          </cr:reaction>
        </cr:reactions>
      </w16:ext>
    </w16cex:extLst>
  </w16cex:commentExtensible>
  <w16cex:commentExtensible w16cex:durableId="7C87EEAE" w16cex:dateUtc="2026-02-26T14:34:00Z">
    <w16cex:extLst>
      <w16:ext w16:uri="{CE6994B0-6A32-4C9F-8C6B-6E91EDA988CE}">
        <cr:reactions xmlns:cr="http://schemas.microsoft.com/office/comments/2020/reactions">
          <cr:reaction reactionType="1">
            <cr:reactionInfo dateUtc="2026-03-13T14:37:47Z">
              <cr:user userId="S::pitsogeorg@office365.auth.gr::07b6ce3e-b8e2-4a30-a99d-6e7ec81685bb" userProvider="AD" userName="Georgios Pitsos"/>
            </cr:reactionInfo>
          </cr:reaction>
        </cr:reactions>
      </w16:ext>
    </w16cex:extLst>
  </w16cex:commentExtensible>
  <w16cex:commentExtensible w16cex:durableId="1CA14C73" w16cex:dateUtc="2026-04-14T09:40:00Z">
    <w16cex:extLst>
      <w16:ext w16:uri="{CE6994B0-6A32-4C9F-8C6B-6E91EDA988CE}">
        <cr:reactions xmlns:cr="http://schemas.microsoft.com/office/comments/2020/reactions">
          <cr:reaction reactionType="1">
            <cr:reactionInfo dateUtc="2026-04-15T11:15:54Z">
              <cr:user userId="S::pitsogeorg@office365.auth.gr::07b6ce3e-b8e2-4a30-a99d-6e7ec81685bb" userProvider="AD" userName="Georgios Pitsos"/>
            </cr:reactionInfo>
          </cr:reaction>
        </cr:reactions>
      </w16:ext>
    </w16cex:extLst>
  </w16cex:commentExtensible>
  <w16cex:commentExtensible w16cex:durableId="098E46D8" w16cex:dateUtc="2026-04-14T10:40:00Z"/>
  <w16cex:commentExtensible w16cex:durableId="6416CE15" w16cex:dateUtc="2026-04-14T09:40:00Z">
    <w16cex:extLst>
      <w16:ext w16:uri="{CE6994B0-6A32-4C9F-8C6B-6E91EDA988CE}">
        <cr:reactions xmlns:cr="http://schemas.microsoft.com/office/comments/2020/reactions">
          <cr:reaction reactionType="1">
            <cr:reactionInfo dateUtc="2026-04-15T11:15:50Z">
              <cr:user userId="S::pitsogeorg@office365.auth.gr::07b6ce3e-b8e2-4a30-a99d-6e7ec81685bb" userProvider="AD" userName="Georgios Pitsos"/>
            </cr:reactionInfo>
          </cr:reaction>
        </cr:reactions>
      </w16:ext>
    </w16cex:extLst>
  </w16cex:commentExtensible>
  <w16cex:commentExtensible w16cex:durableId="7814C404" w16cex:dateUtc="2026-04-14T09:41:00Z">
    <w16cex:extLst>
      <w16:ext w16:uri="{CE6994B0-6A32-4C9F-8C6B-6E91EDA988CE}">
        <cr:reactions xmlns:cr="http://schemas.microsoft.com/office/comments/2020/reactions">
          <cr:reaction reactionType="1">
            <cr:reactionInfo dateUtc="2026-04-15T11:15:18Z">
              <cr:user userId="S::pitsogeorg@office365.auth.gr::07b6ce3e-b8e2-4a30-a99d-6e7ec81685bb" userProvider="AD" userName="Georgios Pitsos"/>
            </cr:reactionInfo>
          </cr:reaction>
        </cr:reactions>
      </w16:ext>
    </w16cex:extLst>
  </w16cex:commentExtensible>
  <w16cex:commentExtensible w16cex:durableId="52211398" w16cex:dateUtc="2026-04-14T09:43:00Z">
    <w16cex:extLst>
      <w16:ext w16:uri="{CE6994B0-6A32-4C9F-8C6B-6E91EDA988CE}">
        <cr:reactions xmlns:cr="http://schemas.microsoft.com/office/comments/2020/reactions">
          <cr:reaction reactionType="1">
            <cr:reactionInfo dateUtc="2026-04-15T11:15:17Z">
              <cr:user userId="S::pitsogeorg@office365.auth.gr::07b6ce3e-b8e2-4a30-a99d-6e7ec81685bb" userProvider="AD" userName="Georgios Pitsos"/>
            </cr:reactionInfo>
          </cr:reaction>
        </cr:reactions>
      </w16:ext>
    </w16cex:extLst>
  </w16cex:commentExtensible>
  <w16cex:commentExtensible w16cex:durableId="51A25EA0" w16cex:dateUtc="2026-04-14T10:43:00Z"/>
  <w16cex:commentExtensible w16cex:durableId="5813832E" w16cex:dateUtc="2026-04-14T09:44:00Z">
    <w16cex:extLst>
      <w16:ext w16:uri="{CE6994B0-6A32-4C9F-8C6B-6E91EDA988CE}">
        <cr:reactions xmlns:cr="http://schemas.microsoft.com/office/comments/2020/reactions">
          <cr:reaction reactionType="1">
            <cr:reactionInfo dateUtc="2026-04-15T10:58:08Z">
              <cr:user userId="S::pitsogeorg@office365.auth.gr::07b6ce3e-b8e2-4a30-a99d-6e7ec81685bb" userProvider="AD" userName="Georgios Pitsos"/>
            </cr:reactionInfo>
          </cr:reaction>
        </cr:reactions>
      </w16:ext>
    </w16cex:extLst>
  </w16cex:commentExtensible>
  <w16cex:commentExtensible w16cex:durableId="565B90B8" w16cex:dateUtc="2026-04-14T10:44:00Z"/>
  <w16cex:commentExtensible w16cex:durableId="5B04F04B" w16cex:dateUtc="2026-04-14T09:45:00Z">
    <w16cex:extLst>
      <w16:ext w16:uri="{CE6994B0-6A32-4C9F-8C6B-6E91EDA988CE}">
        <cr:reactions xmlns:cr="http://schemas.microsoft.com/office/comments/2020/reactions">
          <cr:reaction reactionType="1">
            <cr:reactionInfo dateUtc="2026-04-15T11:29:18Z">
              <cr:user userId="S::pitsogeorg@office365.auth.gr::07b6ce3e-b8e2-4a30-a99d-6e7ec81685bb" userProvider="AD" userName="Georgios Pitsos"/>
            </cr:reactionInfo>
          </cr:reaction>
        </cr:reactions>
      </w16:ext>
    </w16cex:extLst>
  </w16cex:commentExtensible>
  <w16cex:commentExtensible w16cex:durableId="454835C0" w16cex:dateUtc="2026-04-14T09:45:00Z">
    <w16cex:extLst>
      <w16:ext w16:uri="{CE6994B0-6A32-4C9F-8C6B-6E91EDA988CE}">
        <cr:reactions xmlns:cr="http://schemas.microsoft.com/office/comments/2020/reactions">
          <cr:reaction reactionType="1">
            <cr:reactionInfo dateUtc="2026-04-15T11:29:28Z">
              <cr:user userId="S::pitsogeorg@office365.auth.gr::07b6ce3e-b8e2-4a30-a99d-6e7ec81685bb" userProvider="AD" userName="Georgios Pitsos"/>
            </cr:reactionInfo>
          </cr:reaction>
        </cr:reactions>
      </w16:ext>
    </w16cex:extLst>
  </w16cex:commentExtensible>
  <w16cex:commentExtensible w16cex:durableId="4B6F170E" w16cex:dateUtc="2026-04-14T10:55:00Z">
    <w16cex:extLst>
      <w16:ext w16:uri="{CE6994B0-6A32-4C9F-8C6B-6E91EDA988CE}">
        <cr:reactions xmlns:cr="http://schemas.microsoft.com/office/comments/2020/reactions">
          <cr:reaction reactionType="1">
            <cr:reactionInfo dateUtc="2026-04-15T11:29:23Z">
              <cr:user userId="S::pitsogeorg@office365.auth.gr::07b6ce3e-b8e2-4a30-a99d-6e7ec81685bb" userProvider="AD" userName="Georgios Pitsos"/>
            </cr:reactionInfo>
          </cr:reaction>
        </cr:reactions>
      </w16:ext>
    </w16cex:extLst>
  </w16cex:commentExtensible>
  <w16cex:commentExtensible w16cex:durableId="15CAC240" w16cex:dateUtc="2026-04-14T09:46:00Z">
    <w16cex:extLst>
      <w16:ext w16:uri="{CE6994B0-6A32-4C9F-8C6B-6E91EDA988CE}">
        <cr:reactions xmlns:cr="http://schemas.microsoft.com/office/comments/2020/reactions">
          <cr:reaction reactionType="1">
            <cr:reactionInfo dateUtc="2026-04-15T12:38:06Z">
              <cr:user userId="S::pitsogeorg@office365.auth.gr::07b6ce3e-b8e2-4a30-a99d-6e7ec81685bb" userProvider="AD" userName="Georgios Pitsos"/>
            </cr:reactionInfo>
          </cr:reaction>
        </cr:reactions>
      </w16:ext>
    </w16cex:extLst>
  </w16cex:commentExtensible>
  <w16cex:commentExtensible w16cex:durableId="1CED50D7" w16cex:dateUtc="2026-04-14T11:06:00Z"/>
  <w16cex:commentExtensible w16cex:durableId="2018A79F" w16cex:dateUtc="2026-04-14T09:47:00Z">
    <w16cex:extLst>
      <w16:ext w16:uri="{CE6994B0-6A32-4C9F-8C6B-6E91EDA988CE}">
        <cr:reactions xmlns:cr="http://schemas.microsoft.com/office/comments/2020/reactions">
          <cr:reaction reactionType="1">
            <cr:reactionInfo dateUtc="2026-04-15T12:54:14Z">
              <cr:user userId="S::pitsogeorg@office365.auth.gr::07b6ce3e-b8e2-4a30-a99d-6e7ec81685bb" userProvider="AD" userName="Georgios Pitsos"/>
            </cr:reactionInfo>
          </cr:reaction>
        </cr:reactions>
      </w16:ext>
    </w16cex:extLst>
  </w16cex:commentExtensible>
  <w16cex:commentExtensible w16cex:durableId="43F298C6" w16cex:dateUtc="2026-04-14T11:06:00Z">
    <w16cex:extLst>
      <w16:ext w16:uri="{CE6994B0-6A32-4C9F-8C6B-6E91EDA988CE}">
        <cr:reactions xmlns:cr="http://schemas.microsoft.com/office/comments/2020/reactions">
          <cr:reaction reactionType="1">
            <cr:reactionInfo dateUtc="2026-04-15T12:54:18Z">
              <cr:user userId="S::pitsogeorg@office365.auth.gr::07b6ce3e-b8e2-4a30-a99d-6e7ec81685bb" userProvider="AD" userName="Georgios Pitsos"/>
            </cr:reactionInfo>
          </cr:reaction>
        </cr:reactions>
      </w16:ext>
    </w16cex:extLst>
  </w16cex:commentExtensible>
  <w16cex:commentExtensible w16cex:durableId="10DEC26F" w16cex:dateUtc="2026-04-14T11:08:00Z">
    <w16cex:extLst>
      <w16:ext w16:uri="{CE6994B0-6A32-4C9F-8C6B-6E91EDA988CE}">
        <cr:reactions xmlns:cr="http://schemas.microsoft.com/office/comments/2020/reactions">
          <cr:reaction reactionType="1">
            <cr:reactionInfo dateUtc="2026-04-15T12:48:31Z">
              <cr:user userId="S::pitsogeorg@office365.auth.gr::07b6ce3e-b8e2-4a30-a99d-6e7ec81685bb" userProvider="AD" userName="Georgios Pitsos"/>
            </cr:reactionInfo>
          </cr:reaction>
        </cr:reactions>
      </w16:ext>
    </w16cex:extLst>
  </w16cex:commentExtensible>
  <w16cex:commentExtensible w16cex:durableId="025C8F91" w16cex:dateUtc="2026-04-14T09:47:00Z">
    <w16cex:extLst>
      <w16:ext w16:uri="{CE6994B0-6A32-4C9F-8C6B-6E91EDA988CE}">
        <cr:reactions xmlns:cr="http://schemas.microsoft.com/office/comments/2020/reactions">
          <cr:reaction reactionType="1">
            <cr:reactionInfo dateUtc="2026-04-15T14:09:02Z">
              <cr:user userId="S::pitsogeorg@office365.auth.gr::07b6ce3e-b8e2-4a30-a99d-6e7ec81685bb" userProvider="AD" userName="Georgios Pitsos"/>
            </cr:reactionInfo>
          </cr:reaction>
        </cr:reactions>
      </w16:ext>
    </w16cex:extLst>
  </w16cex:commentExtensible>
  <w16cex:commentExtensible w16cex:durableId="5F04ABA5" w16cex:dateUtc="2026-04-14T09:48:00Z">
    <w16cex:extLst>
      <w16:ext w16:uri="{CE6994B0-6A32-4C9F-8C6B-6E91EDA988CE}">
        <cr:reactions xmlns:cr="http://schemas.microsoft.com/office/comments/2020/reactions">
          <cr:reaction reactionType="1">
            <cr:reactionInfo dateUtc="2026-04-15T14:09:06Z">
              <cr:user userId="S::pitsogeorg@office365.auth.gr::07b6ce3e-b8e2-4a30-a99d-6e7ec81685bb" userProvider="AD" userName="Georgios Pitsos"/>
            </cr:reactionInfo>
          </cr:reaction>
        </cr:reactions>
      </w16:ext>
    </w16cex:extLst>
  </w16cex:commentExtensible>
  <w16cex:commentExtensible w16cex:durableId="438B5C08" w16cex:dateUtc="2026-04-14T11:12:00Z">
    <w16cex:extLst>
      <w16:ext w16:uri="{CE6994B0-6A32-4C9F-8C6B-6E91EDA988CE}">
        <cr:reactions xmlns:cr="http://schemas.microsoft.com/office/comments/2020/reactions">
          <cr:reaction reactionType="1">
            <cr:reactionInfo dateUtc="2026-04-15T14:09:09Z">
              <cr:user userId="S::pitsogeorg@office365.auth.gr::07b6ce3e-b8e2-4a30-a99d-6e7ec81685bb" userProvider="AD" userName="Georgios Pitsos"/>
            </cr:reactionInfo>
          </cr:reaction>
        </cr:reactions>
      </w16:ext>
    </w16cex:extLst>
  </w16cex:commentExtensible>
  <w16cex:commentExtensible w16cex:durableId="2C075A55" w16cex:dateUtc="2026-04-14T11:13:00Z">
    <w16cex:extLst>
      <w16:ext w16:uri="{CE6994B0-6A32-4C9F-8C6B-6E91EDA988CE}">
        <cr:reactions xmlns:cr="http://schemas.microsoft.com/office/comments/2020/reactions">
          <cr:reaction reactionType="1">
            <cr:reactionInfo dateUtc="2026-04-15T14:09:10Z">
              <cr:user userId="S::pitsogeorg@office365.auth.gr::07b6ce3e-b8e2-4a30-a99d-6e7ec81685bb" userProvider="AD" userName="Georgios Pitsos"/>
            </cr:reactionInfo>
          </cr:reaction>
        </cr:reactions>
      </w16:ext>
    </w16cex:extLst>
  </w16cex:commentExtensible>
  <w16cex:commentExtensible w16cex:durableId="45B798ED" w16cex:dateUtc="2026-04-14T09:49:00Z">
    <w16cex:extLst>
      <w16:ext w16:uri="{CE6994B0-6A32-4C9F-8C6B-6E91EDA988CE}">
        <cr:reactions xmlns:cr="http://schemas.microsoft.com/office/comments/2020/reactions">
          <cr:reaction reactionType="1">
            <cr:reactionInfo dateUtc="2026-04-14T18:10:49Z">
              <cr:user userId="S::pitsogeorg@office365.auth.gr::07b6ce3e-b8e2-4a30-a99d-6e7ec81685bb" userProvider="AD" userName="Georgios Pitsos"/>
            </cr:reactionInfo>
          </cr:reaction>
        </cr:reactions>
      </w16:ext>
    </w16cex:extLst>
  </w16cex:commentExtensible>
  <w16cex:commentExtensible w16cex:durableId="3DEE73FF" w16cex:dateUtc="2026-04-14T09:51:00Z"/>
  <w16cex:commentExtensible w16cex:durableId="5FA2CF96" w16cex:dateUtc="2026-04-14T11:15:00Z"/>
  <w16cex:commentExtensible w16cex:durableId="099EE405" w16cex:dateUtc="2026-04-14T09:46:00Z">
    <w16cex:extLst>
      <w16:ext w16:uri="{CE6994B0-6A32-4C9F-8C6B-6E91EDA988CE}">
        <cr:reactions xmlns:cr="http://schemas.microsoft.com/office/comments/2020/reactions">
          <cr:reaction reactionType="1">
            <cr:reactionInfo dateUtc="2026-04-15T11:33:48Z">
              <cr:user userId="S::pitsogeorg@office365.auth.gr::07b6ce3e-b8e2-4a30-a99d-6e7ec81685bb" userProvider="AD" userName="Georgios Pitsos"/>
            </cr:reactionInfo>
          </cr:reaction>
        </cr:reactions>
      </w16:ext>
    </w16cex:extLst>
  </w16cex:commentExtensible>
  <w16cex:commentExtensible w16cex:durableId="408281D3" w16cex:dateUtc="2026-04-14T11:00:00Z"/>
  <w16cex:commentExtensible w16cex:durableId="2501A08F" w16cex:dateUtc="2026-03-19T14:34:00Z">
    <w16cex:extLst>
      <w16:ext w16:uri="{CE6994B0-6A32-4C9F-8C6B-6E91EDA988CE}">
        <cr:reactions xmlns:cr="http://schemas.microsoft.com/office/comments/2020/reactions">
          <cr:reaction reactionType="1">
            <cr:reactionInfo dateUtc="2026-04-14T13:42:53Z">
              <cr:user userId="S::pitsogeorg@office365.auth.gr::07b6ce3e-b8e2-4a30-a99d-6e7ec81685bb" userProvider="AD" userName="Georgios Pitsos"/>
            </cr:reactionInfo>
          </cr:reaction>
        </cr:reactions>
      </w16:ext>
    </w16cex:extLst>
  </w16cex:commentExtensible>
  <w16cex:commentExtensible w16cex:durableId="34375B94" w16cex:dateUtc="2026-04-03T10:14:00Z"/>
  <w16cex:commentExtensible w16cex:durableId="7016AA6E" w16cex:dateUtc="2026-04-14T09:58:00Z">
    <w16cex:extLst>
      <w16:ext w16:uri="{CE6994B0-6A32-4C9F-8C6B-6E91EDA988CE}">
        <cr:reactions xmlns:cr="http://schemas.microsoft.com/office/comments/2020/reactions">
          <cr:reaction reactionType="1">
            <cr:reactionInfo dateUtc="2026-04-15T17:29:47Z">
              <cr:user userId="S::pitsogeorg@office365.auth.gr::07b6ce3e-b8e2-4a30-a99d-6e7ec81685bb" userProvider="AD" userName="Georgios Pitsos"/>
            </cr:reactionInfo>
          </cr:reaction>
        </cr:reactions>
      </w16:ext>
    </w16cex:extLst>
  </w16cex:commentExtensible>
  <w16cex:commentExtensible w16cex:durableId="03B44747" w16cex:dateUtc="2026-04-14T13:45:00Z">
    <w16cex:extLst>
      <w16:ext w16:uri="{CE6994B0-6A32-4C9F-8C6B-6E91EDA988CE}">
        <cr:reactions xmlns:cr="http://schemas.microsoft.com/office/comments/2020/reactions">
          <cr:reaction reactionType="1">
            <cr:reactionInfo dateUtc="2026-04-14T15:34:38Z">
              <cr:user userId="S::pitsogeorg@office365.auth.gr::07b6ce3e-b8e2-4a30-a99d-6e7ec81685bb" userProvider="AD" userName="Georgios Pitsos"/>
            </cr:reactionInfo>
          </cr:reaction>
        </cr:reactions>
      </w16:ext>
    </w16cex:extLst>
  </w16cex:commentExtensible>
  <w16cex:commentExtensible w16cex:durableId="4DB5AF17" w16cex:dateUtc="2026-04-14T13:46:00Z"/>
  <w16cex:commentExtensible w16cex:durableId="2D310A16" w16cex:dateUtc="2026-04-14T09:59:00Z">
    <w16cex:extLst>
      <w16:ext w16:uri="{CE6994B0-6A32-4C9F-8C6B-6E91EDA988CE}">
        <cr:reactions xmlns:cr="http://schemas.microsoft.com/office/comments/2020/reactions">
          <cr:reaction reactionType="1">
            <cr:reactionInfo dateUtc="2026-04-14T15:35:50Z">
              <cr:user userId="S::pitsogeorg@office365.auth.gr::07b6ce3e-b8e2-4a30-a99d-6e7ec81685bb" userProvider="AD" userName="Georgios Pitsos"/>
            </cr:reactionInfo>
          </cr:reaction>
        </cr:reactions>
      </w16:ext>
    </w16cex:extLst>
  </w16cex:commentExtensible>
  <w16cex:commentExtensible w16cex:durableId="713DB4CB" w16cex:dateUtc="2026-04-14T10:00:00Z"/>
  <w16cex:commentExtensible w16cex:durableId="7FE742DB" w16cex:dateUtc="2026-04-14T13:47:00Z"/>
  <w16cex:commentExtensible w16cex:durableId="30A62ACA" w16cex:dateUtc="2026-04-14T10:00:00Z">
    <w16cex:extLst>
      <w16:ext w16:uri="{CE6994B0-6A32-4C9F-8C6B-6E91EDA988CE}">
        <cr:reactions xmlns:cr="http://schemas.microsoft.com/office/comments/2020/reactions">
          <cr:reaction reactionType="1">
            <cr:reactionInfo dateUtc="2026-04-14T18:15:51Z">
              <cr:user userId="S::pitsogeorg@office365.auth.gr::07b6ce3e-b8e2-4a30-a99d-6e7ec81685bb" userProvider="AD" userName="Georgios Pitsos"/>
            </cr:reactionInfo>
          </cr:reaction>
        </cr:reactions>
      </w16:ext>
    </w16cex:extLst>
  </w16cex:commentExtensible>
  <w16cex:commentExtensible w16cex:durableId="17BD72C5" w16cex:dateUtc="2026-04-14T14:03:00Z"/>
  <w16cex:commentExtensible w16cex:durableId="6BDB5EC0" w16cex:dateUtc="2026-04-07T17:26:00Z">
    <w16cex:extLst>
      <w16:ext w16:uri="{CE6994B0-6A32-4C9F-8C6B-6E91EDA988CE}">
        <cr:reactions xmlns:cr="http://schemas.microsoft.com/office/comments/2020/reactions">
          <cr:reaction reactionType="1">
            <cr:reactionInfo dateUtc="2026-04-14T17:09:10Z">
              <cr:user userId="S::pitsogeorg@office365.auth.gr::07b6ce3e-b8e2-4a30-a99d-6e7ec81685bb" userProvider="AD" userName="Georgios Pitsos"/>
            </cr:reactionInfo>
          </cr:reaction>
        </cr:reactions>
      </w16:ext>
    </w16cex:extLst>
  </w16cex:commentExtensible>
  <w16cex:commentExtensible w16cex:durableId="0A1CCC3B" w16cex:dateUtc="2026-04-14T14:06:00Z"/>
  <w16cex:commentExtensible w16cex:durableId="1D4D26F1" w16cex:dateUtc="2026-04-14T10:00:00Z">
    <w16cex:extLst>
      <w16:ext w16:uri="{CE6994B0-6A32-4C9F-8C6B-6E91EDA988CE}">
        <cr:reactions xmlns:cr="http://schemas.microsoft.com/office/comments/2020/reactions">
          <cr:reaction reactionType="1">
            <cr:reactionInfo dateUtc="2026-04-14T18:27:36Z">
              <cr:user userId="S::pitsogeorg@office365.auth.gr::07b6ce3e-b8e2-4a30-a99d-6e7ec81685bb" userProvider="AD" userName="Georgios Pitsos"/>
            </cr:reactionInfo>
          </cr:reaction>
        </cr:reactions>
      </w16:ext>
    </w16cex:extLst>
  </w16cex:commentExtensible>
  <w16cex:commentExtensible w16cex:durableId="5591671A" w16cex:dateUtc="2026-04-14T10:02:00Z"/>
  <w16cex:commentExtensible w16cex:durableId="23C4D66B" w16cex:dateUtc="2026-04-14T14:08:00Z"/>
  <w16cex:commentExtensible w16cex:durableId="4EC744D9" w16cex:dateUtc="2026-04-14T14:17:00Z">
    <w16cex:extLst>
      <w16:ext w16:uri="{CE6994B0-6A32-4C9F-8C6B-6E91EDA988CE}">
        <cr:reactions xmlns:cr="http://schemas.microsoft.com/office/comments/2020/reactions">
          <cr:reaction reactionType="1">
            <cr:reactionInfo dateUtc="2026-04-14T18:30:23Z">
              <cr:user userId="S::pitsogeorg@office365.auth.gr::07b6ce3e-b8e2-4a30-a99d-6e7ec81685bb" userProvider="AD" userName="Georgios Pitsos"/>
            </cr:reactionInfo>
          </cr:reaction>
        </cr:reactions>
      </w16:ext>
    </w16cex:extLst>
  </w16cex:commentExtensible>
  <w16cex:commentExtensible w16cex:durableId="1366F711" w16cex:dateUtc="2026-04-14T10:04:00Z">
    <w16cex:extLst>
      <w16:ext w16:uri="{CE6994B0-6A32-4C9F-8C6B-6E91EDA988CE}">
        <cr:reactions xmlns:cr="http://schemas.microsoft.com/office/comments/2020/reactions">
          <cr:reaction reactionType="1">
            <cr:reactionInfo dateUtc="2026-04-14T18:37:04Z">
              <cr:user userId="S::pitsogeorg@office365.auth.gr::07b6ce3e-b8e2-4a30-a99d-6e7ec81685bb" userProvider="AD" userName="Georgios Pitsos"/>
            </cr:reactionInfo>
          </cr:reaction>
        </cr:reactions>
      </w16:ext>
    </w16cex:extLst>
  </w16cex:commentExtensible>
  <w16cex:commentExtensible w16cex:durableId="7579B1DB" w16cex:dateUtc="2026-04-14T14:18:00Z"/>
  <w16cex:commentExtensible w16cex:durableId="28F0A5F3" w16cex:dateUtc="2026-04-14T10:04:00Z">
    <w16cex:extLst>
      <w16:ext w16:uri="{CE6994B0-6A32-4C9F-8C6B-6E91EDA988CE}">
        <cr:reactions xmlns:cr="http://schemas.microsoft.com/office/comments/2020/reactions">
          <cr:reaction reactionType="1">
            <cr:reactionInfo dateUtc="2026-04-14T19:53:08Z">
              <cr:user userId="S::pitsogeorg@office365.auth.gr::07b6ce3e-b8e2-4a30-a99d-6e7ec81685bb" userProvider="AD" userName="Georgios Pitsos"/>
            </cr:reactionInfo>
          </cr:reaction>
        </cr:reactions>
      </w16:ext>
    </w16cex:extLst>
  </w16cex:commentExtensible>
  <w16cex:commentExtensible w16cex:durableId="1BF4F4A5" w16cex:dateUtc="2026-04-14T14:20:00Z"/>
  <w16cex:commentExtensible w16cex:durableId="0018F15E" w16cex:dateUtc="2026-04-14T10:05:00Z">
    <w16cex:extLst>
      <w16:ext w16:uri="{CE6994B0-6A32-4C9F-8C6B-6E91EDA988CE}">
        <cr:reactions xmlns:cr="http://schemas.microsoft.com/office/comments/2020/reactions">
          <cr:reaction reactionType="1">
            <cr:reactionInfo dateUtc="2026-04-14T20:03:49Z">
              <cr:user userId="S::pitsogeorg@office365.auth.gr::07b6ce3e-b8e2-4a30-a99d-6e7ec81685bb" userProvider="AD" userName="Georgios Pitsos"/>
            </cr:reactionInfo>
          </cr:reaction>
        </cr:reactions>
      </w16:ext>
    </w16cex:extLst>
  </w16cex:commentExtensible>
  <w16cex:commentExtensible w16cex:durableId="09F6EB9D" w16cex:dateUtc="2026-04-14T14:22:00Z"/>
  <w16cex:commentExtensible w16cex:durableId="059F0F8F" w16cex:dateUtc="2026-04-14T09:57:00Z">
    <w16cex:extLst>
      <w16:ext w16:uri="{CE6994B0-6A32-4C9F-8C6B-6E91EDA988CE}">
        <cr:reactions xmlns:cr="http://schemas.microsoft.com/office/comments/2020/reactions">
          <cr:reaction reactionType="1">
            <cr:reactionInfo dateUtc="2026-04-15T18:15:05Z">
              <cr:user userId="S::pitsogeorg@office365.auth.gr::07b6ce3e-b8e2-4a30-a99d-6e7ec81685bb" userProvider="AD" userName="Georgios Pitsos"/>
            </cr:reactionInfo>
          </cr:reaction>
        </cr:reactions>
      </w16:ext>
    </w16cex:extLst>
  </w16cex:commentExtensible>
  <w16cex:commentExtensible w16cex:durableId="326560AF" w16cex:dateUtc="2026-04-14T11:21:00Z"/>
  <w16cex:commentExtensible w16cex:durableId="46F30DFE" w16cex:dateUtc="2026-04-14T11:22:00Z">
    <w16cex:extLst>
      <w16:ext w16:uri="{CE6994B0-6A32-4C9F-8C6B-6E91EDA988CE}">
        <cr:reactions xmlns:cr="http://schemas.microsoft.com/office/comments/2020/reactions">
          <cr:reaction reactionType="1">
            <cr:reactionInfo dateUtc="2026-04-15T17:41:54Z">
              <cr:user userId="S::pitsogeorg@office365.auth.gr::07b6ce3e-b8e2-4a30-a99d-6e7ec81685bb" userProvider="AD" userName="Georgios Pitsos"/>
            </cr:reactionInfo>
          </cr:reaction>
        </cr:reactions>
      </w16:ext>
    </w16cex:extLst>
  </w16cex:commentExtensible>
  <w16cex:commentExtensible w16cex:durableId="7FC6BCB4" w16cex:dateUtc="2026-04-14T09:58:00Z"/>
  <w16cex:commentExtensible w16cex:durableId="003BE121" w16cex:dateUtc="2026-04-14T11:24:00Z"/>
  <w16cex:commentExtensible w16cex:durableId="1EA1C393" w16cex:dateUtc="2026-04-14T13:42:00Z">
    <w16cex:extLst>
      <w16:ext w16:uri="{CE6994B0-6A32-4C9F-8C6B-6E91EDA988CE}">
        <cr:reactions xmlns:cr="http://schemas.microsoft.com/office/comments/2020/reactions">
          <cr:reaction reactionType="1">
            <cr:reactionInfo dateUtc="2026-04-15T20:38:49Z">
              <cr:user userId="S::pitsogeorg@office365.auth.gr::07b6ce3e-b8e2-4a30-a99d-6e7ec81685bb" userProvider="AD" userName="Georgios Pitso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A5286A" w16cid:durableId="00AA5640"/>
  <w16cid:commentId w16cid:paraId="556B4146" w16cid:durableId="0D458D44"/>
  <w16cid:commentId w16cid:paraId="59F1EC42" w16cid:durableId="17B0A887"/>
  <w16cid:commentId w16cid:paraId="2258DD7D" w16cid:durableId="085B989F"/>
  <w16cid:commentId w16cid:paraId="17E82A36" w16cid:durableId="33DA0AB9"/>
  <w16cid:commentId w16cid:paraId="26E3E02E" w16cid:durableId="2FAC71F7"/>
  <w16cid:commentId w16cid:paraId="5324E5A8" w16cid:durableId="5EBD48F7"/>
  <w16cid:commentId w16cid:paraId="089DA976" w16cid:durableId="7956DCF0"/>
  <w16cid:commentId w16cid:paraId="5B86B2E6" w16cid:durableId="7995EC9D"/>
  <w16cid:commentId w16cid:paraId="6594B5F2" w16cid:durableId="226FA8D6"/>
  <w16cid:commentId w16cid:paraId="3BFD5A5D" w16cid:durableId="0923AEB6"/>
  <w16cid:commentId w16cid:paraId="24E896E6" w16cid:durableId="71A3A20A"/>
  <w16cid:commentId w16cid:paraId="09F1BB3E" w16cid:durableId="695BA74E"/>
  <w16cid:commentId w16cid:paraId="19A8EA28" w16cid:durableId="718008E8"/>
  <w16cid:commentId w16cid:paraId="62A5355C" w16cid:durableId="27C351FD"/>
  <w16cid:commentId w16cid:paraId="583F0594" w16cid:durableId="3F1092E6"/>
  <w16cid:commentId w16cid:paraId="65EF8CF1" w16cid:durableId="604DCB1F"/>
  <w16cid:commentId w16cid:paraId="36181D90" w16cid:durableId="3FB655DD"/>
  <w16cid:commentId w16cid:paraId="23A9909F" w16cid:durableId="5F565C1F"/>
  <w16cid:commentId w16cid:paraId="09784AE2" w16cid:durableId="689EC312"/>
  <w16cid:commentId w16cid:paraId="2577BC83" w16cid:durableId="0AE18912"/>
  <w16cid:commentId w16cid:paraId="3D2A868F" w16cid:durableId="1EDDEECC"/>
  <w16cid:commentId w16cid:paraId="14441177" w16cid:durableId="1E590EDA"/>
  <w16cid:commentId w16cid:paraId="7CE44080" w16cid:durableId="5E1A16E4"/>
  <w16cid:commentId w16cid:paraId="3B0FEC5C" w16cid:durableId="014DCB5F"/>
  <w16cid:commentId w16cid:paraId="38F9A790" w16cid:durableId="5D160C2A"/>
  <w16cid:commentId w16cid:paraId="6AAE82CA" w16cid:durableId="3075CD5C"/>
  <w16cid:commentId w16cid:paraId="70A1AFA3" w16cid:durableId="41702339"/>
  <w16cid:commentId w16cid:paraId="56C47EC5" w16cid:durableId="67B1012F"/>
  <w16cid:commentId w16cid:paraId="703A6709" w16cid:durableId="01E13CD1"/>
  <w16cid:commentId w16cid:paraId="20917C9D" w16cid:durableId="55E7D551"/>
  <w16cid:commentId w16cid:paraId="2C112241" w16cid:durableId="7C87EEAE"/>
  <w16cid:commentId w16cid:paraId="37BFC16B" w16cid:durableId="1CA14C73"/>
  <w16cid:commentId w16cid:paraId="21359D08" w16cid:durableId="098E46D8"/>
  <w16cid:commentId w16cid:paraId="4BC66820" w16cid:durableId="6416CE15"/>
  <w16cid:commentId w16cid:paraId="07237FFA" w16cid:durableId="7814C404"/>
  <w16cid:commentId w16cid:paraId="4C72BAAF" w16cid:durableId="52211398"/>
  <w16cid:commentId w16cid:paraId="765C7CE3" w16cid:durableId="51A25EA0"/>
  <w16cid:commentId w16cid:paraId="3E9B5811" w16cid:durableId="5813832E"/>
  <w16cid:commentId w16cid:paraId="688E4FDA" w16cid:durableId="565B90B8"/>
  <w16cid:commentId w16cid:paraId="07FB8AEE" w16cid:durableId="5B04F04B"/>
  <w16cid:commentId w16cid:paraId="580D930B" w16cid:durableId="454835C0"/>
  <w16cid:commentId w16cid:paraId="1BCEEAE2" w16cid:durableId="4B6F170E"/>
  <w16cid:commentId w16cid:paraId="714B0B35" w16cid:durableId="15CAC240"/>
  <w16cid:commentId w16cid:paraId="30022D42" w16cid:durableId="1CED50D7"/>
  <w16cid:commentId w16cid:paraId="033C0629" w16cid:durableId="2018A79F"/>
  <w16cid:commentId w16cid:paraId="55352D5E" w16cid:durableId="43F298C6"/>
  <w16cid:commentId w16cid:paraId="7FFA0C42" w16cid:durableId="10DEC26F"/>
  <w16cid:commentId w16cid:paraId="1670AB94" w16cid:durableId="025C8F91"/>
  <w16cid:commentId w16cid:paraId="55360D81" w16cid:durableId="5F04ABA5"/>
  <w16cid:commentId w16cid:paraId="02D795EE" w16cid:durableId="438B5C08"/>
  <w16cid:commentId w16cid:paraId="654802D8" w16cid:durableId="2C075A55"/>
  <w16cid:commentId w16cid:paraId="0BAED319" w16cid:durableId="45B798ED"/>
  <w16cid:commentId w16cid:paraId="29A0DB6E" w16cid:durableId="3DEE73FF"/>
  <w16cid:commentId w16cid:paraId="6FB06645" w16cid:durableId="5FA2CF96"/>
  <w16cid:commentId w16cid:paraId="69397FEE" w16cid:durableId="099EE405"/>
  <w16cid:commentId w16cid:paraId="5DEDC652" w16cid:durableId="408281D3"/>
  <w16cid:commentId w16cid:paraId="2B15DA05" w16cid:durableId="2501A08F"/>
  <w16cid:commentId w16cid:paraId="090C2D02" w16cid:durableId="34375B94"/>
  <w16cid:commentId w16cid:paraId="1525F0D1" w16cid:durableId="7016AA6E"/>
  <w16cid:commentId w16cid:paraId="75000B8C" w16cid:durableId="03B44747"/>
  <w16cid:commentId w16cid:paraId="44F2FF52" w16cid:durableId="4DB5AF17"/>
  <w16cid:commentId w16cid:paraId="2D00EB7C" w16cid:durableId="2D310A16"/>
  <w16cid:commentId w16cid:paraId="0E4EA073" w16cid:durableId="713DB4CB"/>
  <w16cid:commentId w16cid:paraId="1B880FF6" w16cid:durableId="7FE742DB"/>
  <w16cid:commentId w16cid:paraId="41F64D6C" w16cid:durableId="30A62ACA"/>
  <w16cid:commentId w16cid:paraId="5E3C3A60" w16cid:durableId="17BD72C5"/>
  <w16cid:commentId w16cid:paraId="38DF9D3F" w16cid:durableId="6BDB5EC0"/>
  <w16cid:commentId w16cid:paraId="7118B08E" w16cid:durableId="0A1CCC3B"/>
  <w16cid:commentId w16cid:paraId="707B5204" w16cid:durableId="1D4D26F1"/>
  <w16cid:commentId w16cid:paraId="177A99AF" w16cid:durableId="5591671A"/>
  <w16cid:commentId w16cid:paraId="43A3B9AE" w16cid:durableId="23C4D66B"/>
  <w16cid:commentId w16cid:paraId="0F117E79" w16cid:durableId="4EC744D9"/>
  <w16cid:commentId w16cid:paraId="4DCAF7F0" w16cid:durableId="1366F711"/>
  <w16cid:commentId w16cid:paraId="6F442146" w16cid:durableId="7579B1DB"/>
  <w16cid:commentId w16cid:paraId="664B90A3" w16cid:durableId="28F0A5F3"/>
  <w16cid:commentId w16cid:paraId="43BFF603" w16cid:durableId="1BF4F4A5"/>
  <w16cid:commentId w16cid:paraId="2B5870BB" w16cid:durableId="0018F15E"/>
  <w16cid:commentId w16cid:paraId="2F7C69D6" w16cid:durableId="09F6EB9D"/>
  <w16cid:commentId w16cid:paraId="73DB94EC" w16cid:durableId="059F0F8F"/>
  <w16cid:commentId w16cid:paraId="2906B1FB" w16cid:durableId="326560AF"/>
  <w16cid:commentId w16cid:paraId="00E6C560" w16cid:durableId="46F30DFE"/>
  <w16cid:commentId w16cid:paraId="302EA986" w16cid:durableId="7FC6BCB4"/>
  <w16cid:commentId w16cid:paraId="42612263" w16cid:durableId="003BE121"/>
  <w16cid:commentId w16cid:paraId="23710922" w16cid:durableId="1EA1C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56EB7" w14:textId="77777777" w:rsidR="00AF1AB0" w:rsidRDefault="00AF1AB0">
      <w:r>
        <w:separator/>
      </w:r>
    </w:p>
  </w:endnote>
  <w:endnote w:type="continuationSeparator" w:id="0">
    <w:p w14:paraId="79995231" w14:textId="77777777" w:rsidR="00AF1AB0" w:rsidRDefault="00AF1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Microsoft Sans Serif">
    <w:panose1 w:val="020B0604020202020204"/>
    <w:charset w:val="A1"/>
    <w:family w:val="swiss"/>
    <w:pitch w:val="variable"/>
    <w:sig w:usb0="E5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074795"/>
      <w:docPartObj>
        <w:docPartGallery w:val="Page Numbers (Bottom of Page)"/>
        <w:docPartUnique/>
      </w:docPartObj>
    </w:sdtPr>
    <w:sdtContent>
      <w:p w14:paraId="73A69872" w14:textId="252FDE60" w:rsidR="00DD5CB2" w:rsidRDefault="00DD5CB2">
        <w:pPr>
          <w:pStyle w:val="Footer"/>
          <w:jc w:val="right"/>
        </w:pPr>
        <w:r w:rsidRPr="00534E45">
          <w:fldChar w:fldCharType="begin"/>
        </w:r>
        <w:r w:rsidRPr="00534E45">
          <w:instrText>PAGE   \* MERGEFORMAT</w:instrText>
        </w:r>
        <w:r w:rsidRPr="00534E45">
          <w:fldChar w:fldCharType="separate"/>
        </w:r>
        <w:r w:rsidRPr="00534E45">
          <w:t>2</w:t>
        </w:r>
        <w:r w:rsidRPr="00534E45">
          <w:fldChar w:fldCharType="end"/>
        </w:r>
      </w:p>
    </w:sdtContent>
  </w:sdt>
  <w:p w14:paraId="69A439F8" w14:textId="77777777" w:rsidR="00DD5CB2" w:rsidRDefault="00DD5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0DF0" w14:textId="77777777" w:rsidR="00AF1AB0" w:rsidRDefault="00AF1AB0">
      <w:r>
        <w:separator/>
      </w:r>
    </w:p>
  </w:footnote>
  <w:footnote w:type="continuationSeparator" w:id="0">
    <w:p w14:paraId="1A12BBE0" w14:textId="77777777" w:rsidR="00AF1AB0" w:rsidRDefault="00AF1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EB84" w14:textId="08AAA3A2" w:rsidR="00B8732D" w:rsidRDefault="00B8732D">
    <w:pPr>
      <w:pStyle w:val="BodyText"/>
      <w:spacing w:line="14" w:lineRule="auto"/>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8D2"/>
    <w:multiLevelType w:val="multilevel"/>
    <w:tmpl w:val="DB5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E089F"/>
    <w:multiLevelType w:val="hybridMultilevel"/>
    <w:tmpl w:val="FBF22756"/>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4904811"/>
    <w:multiLevelType w:val="hybridMultilevel"/>
    <w:tmpl w:val="F74CDDD0"/>
    <w:lvl w:ilvl="0" w:tplc="0B529790">
      <w:start w:val="1"/>
      <w:numFmt w:val="decimal"/>
      <w:lvlText w:val="%1."/>
      <w:lvlJc w:val="left"/>
      <w:pPr>
        <w:ind w:left="1080" w:hanging="361"/>
      </w:pPr>
      <w:rPr>
        <w:rFonts w:ascii="Arial" w:eastAsia="Arial" w:hAnsi="Arial" w:cs="Arial" w:hint="default"/>
        <w:b/>
        <w:bCs/>
        <w:i w:val="0"/>
        <w:iCs w:val="0"/>
        <w:color w:val="5B9BD4"/>
        <w:spacing w:val="0"/>
        <w:w w:val="100"/>
        <w:sz w:val="22"/>
        <w:szCs w:val="22"/>
        <w:lang w:val="el-GR" w:eastAsia="en-US" w:bidi="ar-SA"/>
      </w:rPr>
    </w:lvl>
    <w:lvl w:ilvl="1" w:tplc="1BDE5D4E">
      <w:numFmt w:val="bullet"/>
      <w:lvlText w:val="-"/>
      <w:lvlJc w:val="left"/>
      <w:pPr>
        <w:ind w:left="720" w:hanging="135"/>
      </w:pPr>
      <w:rPr>
        <w:rFonts w:ascii="Arial MT" w:eastAsia="Arial MT" w:hAnsi="Arial MT" w:cs="Arial MT" w:hint="default"/>
        <w:b w:val="0"/>
        <w:bCs w:val="0"/>
        <w:i w:val="0"/>
        <w:iCs w:val="0"/>
        <w:spacing w:val="0"/>
        <w:w w:val="100"/>
        <w:sz w:val="22"/>
        <w:szCs w:val="22"/>
        <w:lang w:val="el-GR" w:eastAsia="en-US" w:bidi="ar-SA"/>
      </w:rPr>
    </w:lvl>
    <w:lvl w:ilvl="2" w:tplc="0FDCEFD8">
      <w:numFmt w:val="bullet"/>
      <w:lvlText w:val="•"/>
      <w:lvlJc w:val="left"/>
      <w:pPr>
        <w:ind w:left="2160" w:hanging="135"/>
      </w:pPr>
      <w:rPr>
        <w:rFonts w:hint="default"/>
        <w:lang w:val="el-GR" w:eastAsia="en-US" w:bidi="ar-SA"/>
      </w:rPr>
    </w:lvl>
    <w:lvl w:ilvl="3" w:tplc="B2CA66FE">
      <w:numFmt w:val="bullet"/>
      <w:lvlText w:val="•"/>
      <w:lvlJc w:val="left"/>
      <w:pPr>
        <w:ind w:left="3240" w:hanging="135"/>
      </w:pPr>
      <w:rPr>
        <w:rFonts w:hint="default"/>
        <w:lang w:val="el-GR" w:eastAsia="en-US" w:bidi="ar-SA"/>
      </w:rPr>
    </w:lvl>
    <w:lvl w:ilvl="4" w:tplc="BE6225CE">
      <w:numFmt w:val="bullet"/>
      <w:lvlText w:val="•"/>
      <w:lvlJc w:val="left"/>
      <w:pPr>
        <w:ind w:left="4320" w:hanging="135"/>
      </w:pPr>
      <w:rPr>
        <w:rFonts w:hint="default"/>
        <w:lang w:val="el-GR" w:eastAsia="en-US" w:bidi="ar-SA"/>
      </w:rPr>
    </w:lvl>
    <w:lvl w:ilvl="5" w:tplc="CB006E78">
      <w:numFmt w:val="bullet"/>
      <w:lvlText w:val="•"/>
      <w:lvlJc w:val="left"/>
      <w:pPr>
        <w:ind w:left="5400" w:hanging="135"/>
      </w:pPr>
      <w:rPr>
        <w:rFonts w:hint="default"/>
        <w:lang w:val="el-GR" w:eastAsia="en-US" w:bidi="ar-SA"/>
      </w:rPr>
    </w:lvl>
    <w:lvl w:ilvl="6" w:tplc="4AE827D4">
      <w:numFmt w:val="bullet"/>
      <w:lvlText w:val="•"/>
      <w:lvlJc w:val="left"/>
      <w:pPr>
        <w:ind w:left="6480" w:hanging="135"/>
      </w:pPr>
      <w:rPr>
        <w:rFonts w:hint="default"/>
        <w:lang w:val="el-GR" w:eastAsia="en-US" w:bidi="ar-SA"/>
      </w:rPr>
    </w:lvl>
    <w:lvl w:ilvl="7" w:tplc="71461F4E">
      <w:numFmt w:val="bullet"/>
      <w:lvlText w:val="•"/>
      <w:lvlJc w:val="left"/>
      <w:pPr>
        <w:ind w:left="7560" w:hanging="135"/>
      </w:pPr>
      <w:rPr>
        <w:rFonts w:hint="default"/>
        <w:lang w:val="el-GR" w:eastAsia="en-US" w:bidi="ar-SA"/>
      </w:rPr>
    </w:lvl>
    <w:lvl w:ilvl="8" w:tplc="3EFCD26A">
      <w:numFmt w:val="bullet"/>
      <w:lvlText w:val="•"/>
      <w:lvlJc w:val="left"/>
      <w:pPr>
        <w:ind w:left="8640" w:hanging="135"/>
      </w:pPr>
      <w:rPr>
        <w:rFonts w:hint="default"/>
        <w:lang w:val="el-GR" w:eastAsia="en-US" w:bidi="ar-SA"/>
      </w:rPr>
    </w:lvl>
  </w:abstractNum>
  <w:abstractNum w:abstractNumId="3" w15:restartNumberingAfterBreak="0">
    <w:nsid w:val="064525EA"/>
    <w:multiLevelType w:val="multilevel"/>
    <w:tmpl w:val="7B40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F4615"/>
    <w:multiLevelType w:val="multilevel"/>
    <w:tmpl w:val="F31E748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09B50A5"/>
    <w:multiLevelType w:val="hybridMultilevel"/>
    <w:tmpl w:val="14125826"/>
    <w:lvl w:ilvl="0" w:tplc="78CCB47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116F0903"/>
    <w:multiLevelType w:val="hybridMultilevel"/>
    <w:tmpl w:val="EDD23C2A"/>
    <w:lvl w:ilvl="0" w:tplc="4D9A8CC4">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13707258"/>
    <w:multiLevelType w:val="hybridMultilevel"/>
    <w:tmpl w:val="F78A2946"/>
    <w:lvl w:ilvl="0" w:tplc="78CCB470">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15870331"/>
    <w:multiLevelType w:val="hybridMultilevel"/>
    <w:tmpl w:val="2C6239F0"/>
    <w:lvl w:ilvl="0" w:tplc="4D9A8CC4">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1B901B23"/>
    <w:multiLevelType w:val="hybridMultilevel"/>
    <w:tmpl w:val="9C96A8C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1C565175"/>
    <w:multiLevelType w:val="multilevel"/>
    <w:tmpl w:val="6826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05E7C"/>
    <w:multiLevelType w:val="hybridMultilevel"/>
    <w:tmpl w:val="23222BDA"/>
    <w:lvl w:ilvl="0" w:tplc="78CCB47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21BA070B"/>
    <w:multiLevelType w:val="hybridMultilevel"/>
    <w:tmpl w:val="C0E252CA"/>
    <w:lvl w:ilvl="0" w:tplc="5EBA58B4">
      <w:start w:val="1"/>
      <w:numFmt w:val="bullet"/>
      <w:lvlText w:val=""/>
      <w:lvlJc w:val="left"/>
      <w:pPr>
        <w:ind w:left="720" w:hanging="360"/>
      </w:pPr>
      <w:rPr>
        <w:rFonts w:ascii="Times New Roman" w:hAnsi="Times New Roman" w:hint="default"/>
        <w:b w:val="0"/>
        <w:i w:val="0"/>
        <w:sz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994B63"/>
    <w:multiLevelType w:val="multilevel"/>
    <w:tmpl w:val="A1C6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70515"/>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8DC4954"/>
    <w:multiLevelType w:val="hybridMultilevel"/>
    <w:tmpl w:val="BA4687F8"/>
    <w:lvl w:ilvl="0" w:tplc="C2B05580">
      <w:numFmt w:val="bullet"/>
      <w:lvlText w:val="-"/>
      <w:lvlJc w:val="left"/>
      <w:pPr>
        <w:ind w:left="1801" w:hanging="360"/>
      </w:pPr>
      <w:rPr>
        <w:rFonts w:ascii="Calibri" w:eastAsia="Calibri" w:hAnsi="Calibri" w:cs="Calibri" w:hint="default"/>
        <w:b w:val="0"/>
        <w:bCs w:val="0"/>
        <w:i w:val="0"/>
        <w:iCs w:val="0"/>
        <w:color w:val="404040"/>
        <w:spacing w:val="0"/>
        <w:w w:val="100"/>
        <w:sz w:val="22"/>
        <w:szCs w:val="22"/>
        <w:lang w:val="el-GR" w:eastAsia="en-US" w:bidi="ar-SA"/>
      </w:rPr>
    </w:lvl>
    <w:lvl w:ilvl="1" w:tplc="89029FD4">
      <w:numFmt w:val="bullet"/>
      <w:lvlText w:val="•"/>
      <w:lvlJc w:val="left"/>
      <w:pPr>
        <w:ind w:left="2700" w:hanging="360"/>
      </w:pPr>
      <w:rPr>
        <w:rFonts w:hint="default"/>
        <w:lang w:val="el-GR" w:eastAsia="en-US" w:bidi="ar-SA"/>
      </w:rPr>
    </w:lvl>
    <w:lvl w:ilvl="2" w:tplc="F75054F4">
      <w:numFmt w:val="bullet"/>
      <w:lvlText w:val="•"/>
      <w:lvlJc w:val="left"/>
      <w:pPr>
        <w:ind w:left="3600" w:hanging="360"/>
      </w:pPr>
      <w:rPr>
        <w:rFonts w:hint="default"/>
        <w:lang w:val="el-GR" w:eastAsia="en-US" w:bidi="ar-SA"/>
      </w:rPr>
    </w:lvl>
    <w:lvl w:ilvl="3" w:tplc="9A6E05DC">
      <w:numFmt w:val="bullet"/>
      <w:lvlText w:val="•"/>
      <w:lvlJc w:val="left"/>
      <w:pPr>
        <w:ind w:left="4500" w:hanging="360"/>
      </w:pPr>
      <w:rPr>
        <w:rFonts w:hint="default"/>
        <w:lang w:val="el-GR" w:eastAsia="en-US" w:bidi="ar-SA"/>
      </w:rPr>
    </w:lvl>
    <w:lvl w:ilvl="4" w:tplc="39606DE0">
      <w:numFmt w:val="bullet"/>
      <w:lvlText w:val="•"/>
      <w:lvlJc w:val="left"/>
      <w:pPr>
        <w:ind w:left="5400" w:hanging="360"/>
      </w:pPr>
      <w:rPr>
        <w:rFonts w:hint="default"/>
        <w:lang w:val="el-GR" w:eastAsia="en-US" w:bidi="ar-SA"/>
      </w:rPr>
    </w:lvl>
    <w:lvl w:ilvl="5" w:tplc="951E2E94">
      <w:numFmt w:val="bullet"/>
      <w:lvlText w:val="•"/>
      <w:lvlJc w:val="left"/>
      <w:pPr>
        <w:ind w:left="6300" w:hanging="360"/>
      </w:pPr>
      <w:rPr>
        <w:rFonts w:hint="default"/>
        <w:lang w:val="el-GR" w:eastAsia="en-US" w:bidi="ar-SA"/>
      </w:rPr>
    </w:lvl>
    <w:lvl w:ilvl="6" w:tplc="3F5C3D64">
      <w:numFmt w:val="bullet"/>
      <w:lvlText w:val="•"/>
      <w:lvlJc w:val="left"/>
      <w:pPr>
        <w:ind w:left="7200" w:hanging="360"/>
      </w:pPr>
      <w:rPr>
        <w:rFonts w:hint="default"/>
        <w:lang w:val="el-GR" w:eastAsia="en-US" w:bidi="ar-SA"/>
      </w:rPr>
    </w:lvl>
    <w:lvl w:ilvl="7" w:tplc="9FDEB27C">
      <w:numFmt w:val="bullet"/>
      <w:lvlText w:val="•"/>
      <w:lvlJc w:val="left"/>
      <w:pPr>
        <w:ind w:left="8100" w:hanging="360"/>
      </w:pPr>
      <w:rPr>
        <w:rFonts w:hint="default"/>
        <w:lang w:val="el-GR" w:eastAsia="en-US" w:bidi="ar-SA"/>
      </w:rPr>
    </w:lvl>
    <w:lvl w:ilvl="8" w:tplc="DFFEC6FA">
      <w:numFmt w:val="bullet"/>
      <w:lvlText w:val="•"/>
      <w:lvlJc w:val="left"/>
      <w:pPr>
        <w:ind w:left="9000" w:hanging="360"/>
      </w:pPr>
      <w:rPr>
        <w:rFonts w:hint="default"/>
        <w:lang w:val="el-GR" w:eastAsia="en-US" w:bidi="ar-SA"/>
      </w:rPr>
    </w:lvl>
  </w:abstractNum>
  <w:abstractNum w:abstractNumId="16" w15:restartNumberingAfterBreak="0">
    <w:nsid w:val="29695E8A"/>
    <w:multiLevelType w:val="multilevel"/>
    <w:tmpl w:val="3A9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56619"/>
    <w:multiLevelType w:val="multilevel"/>
    <w:tmpl w:val="169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4154F"/>
    <w:multiLevelType w:val="multilevel"/>
    <w:tmpl w:val="65B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2E3A7B"/>
    <w:multiLevelType w:val="hybridMultilevel"/>
    <w:tmpl w:val="63F4E8A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357E5F43"/>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68C6206"/>
    <w:multiLevelType w:val="multilevel"/>
    <w:tmpl w:val="A8C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11B65"/>
    <w:multiLevelType w:val="hybridMultilevel"/>
    <w:tmpl w:val="5780422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391A5864"/>
    <w:multiLevelType w:val="multilevel"/>
    <w:tmpl w:val="5D5609C6"/>
    <w:lvl w:ilvl="0">
      <w:start w:val="1"/>
      <w:numFmt w:val="decimal"/>
      <w:lvlText w:val="%1."/>
      <w:lvlJc w:val="left"/>
      <w:pPr>
        <w:ind w:left="643" w:hanging="360"/>
      </w:pPr>
      <w:rPr>
        <w:rFonts w:ascii="Arial Black" w:eastAsia="Arial Black" w:hAnsi="Arial Black" w:cs="Arial Black" w:hint="default"/>
        <w:b w:val="0"/>
        <w:bCs w:val="0"/>
        <w:i w:val="0"/>
        <w:iCs w:val="0"/>
        <w:color w:val="1F4D78"/>
        <w:spacing w:val="0"/>
        <w:w w:val="100"/>
        <w:sz w:val="22"/>
        <w:szCs w:val="22"/>
        <w:lang w:val="el-GR" w:eastAsia="en-US" w:bidi="ar-SA"/>
      </w:rPr>
    </w:lvl>
    <w:lvl w:ilvl="1">
      <w:start w:val="1"/>
      <w:numFmt w:val="decimal"/>
      <w:lvlText w:val="%1.%2"/>
      <w:lvlJc w:val="left"/>
      <w:pPr>
        <w:ind w:left="1081" w:hanging="721"/>
      </w:pPr>
      <w:rPr>
        <w:rFonts w:ascii="Arial MT" w:eastAsia="Arial MT" w:hAnsi="Arial MT" w:cs="Arial MT" w:hint="default"/>
        <w:b w:val="0"/>
        <w:bCs w:val="0"/>
        <w:i w:val="0"/>
        <w:iCs w:val="0"/>
        <w:color w:val="2D74B5"/>
        <w:spacing w:val="0"/>
        <w:w w:val="100"/>
        <w:sz w:val="22"/>
        <w:szCs w:val="22"/>
        <w:lang w:val="el-GR" w:eastAsia="en-US" w:bidi="ar-SA"/>
      </w:rPr>
    </w:lvl>
    <w:lvl w:ilvl="2">
      <w:numFmt w:val="bullet"/>
      <w:lvlText w:val="●"/>
      <w:lvlJc w:val="left"/>
      <w:pPr>
        <w:ind w:left="1229" w:hanging="361"/>
      </w:pPr>
      <w:rPr>
        <w:rFonts w:ascii="Times New Roman" w:eastAsia="Times New Roman" w:hAnsi="Times New Roman" w:cs="Times New Roman" w:hint="default"/>
        <w:b w:val="0"/>
        <w:bCs w:val="0"/>
        <w:i w:val="0"/>
        <w:iCs w:val="0"/>
        <w:color w:val="404040"/>
        <w:spacing w:val="0"/>
        <w:w w:val="100"/>
        <w:sz w:val="22"/>
        <w:szCs w:val="22"/>
        <w:lang w:val="el-GR" w:eastAsia="en-US" w:bidi="ar-SA"/>
      </w:rPr>
    </w:lvl>
    <w:lvl w:ilvl="3">
      <w:numFmt w:val="bullet"/>
      <w:lvlText w:val="•"/>
      <w:lvlJc w:val="left"/>
      <w:pPr>
        <w:ind w:left="2327" w:hanging="361"/>
      </w:pPr>
      <w:rPr>
        <w:rFonts w:hint="default"/>
        <w:lang w:val="el-GR" w:eastAsia="en-US" w:bidi="ar-SA"/>
      </w:rPr>
    </w:lvl>
    <w:lvl w:ilvl="4">
      <w:numFmt w:val="bullet"/>
      <w:lvlText w:val="•"/>
      <w:lvlJc w:val="left"/>
      <w:pPr>
        <w:ind w:left="3435" w:hanging="361"/>
      </w:pPr>
      <w:rPr>
        <w:rFonts w:hint="default"/>
        <w:lang w:val="el-GR" w:eastAsia="en-US" w:bidi="ar-SA"/>
      </w:rPr>
    </w:lvl>
    <w:lvl w:ilvl="5">
      <w:numFmt w:val="bullet"/>
      <w:lvlText w:val="•"/>
      <w:lvlJc w:val="left"/>
      <w:pPr>
        <w:ind w:left="4542" w:hanging="361"/>
      </w:pPr>
      <w:rPr>
        <w:rFonts w:hint="default"/>
        <w:lang w:val="el-GR" w:eastAsia="en-US" w:bidi="ar-SA"/>
      </w:rPr>
    </w:lvl>
    <w:lvl w:ilvl="6">
      <w:numFmt w:val="bullet"/>
      <w:lvlText w:val="•"/>
      <w:lvlJc w:val="left"/>
      <w:pPr>
        <w:ind w:left="5650" w:hanging="361"/>
      </w:pPr>
      <w:rPr>
        <w:rFonts w:hint="default"/>
        <w:lang w:val="el-GR" w:eastAsia="en-US" w:bidi="ar-SA"/>
      </w:rPr>
    </w:lvl>
    <w:lvl w:ilvl="7">
      <w:numFmt w:val="bullet"/>
      <w:lvlText w:val="•"/>
      <w:lvlJc w:val="left"/>
      <w:pPr>
        <w:ind w:left="6757" w:hanging="361"/>
      </w:pPr>
      <w:rPr>
        <w:rFonts w:hint="default"/>
        <w:lang w:val="el-GR" w:eastAsia="en-US" w:bidi="ar-SA"/>
      </w:rPr>
    </w:lvl>
    <w:lvl w:ilvl="8">
      <w:numFmt w:val="bullet"/>
      <w:lvlText w:val="•"/>
      <w:lvlJc w:val="left"/>
      <w:pPr>
        <w:ind w:left="7865" w:hanging="361"/>
      </w:pPr>
      <w:rPr>
        <w:rFonts w:hint="default"/>
        <w:lang w:val="el-GR" w:eastAsia="en-US" w:bidi="ar-SA"/>
      </w:rPr>
    </w:lvl>
  </w:abstractNum>
  <w:abstractNum w:abstractNumId="24" w15:restartNumberingAfterBreak="0">
    <w:nsid w:val="3D34250D"/>
    <w:multiLevelType w:val="hybridMultilevel"/>
    <w:tmpl w:val="16AAE0D0"/>
    <w:lvl w:ilvl="0" w:tplc="78CCB47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426B45EA"/>
    <w:multiLevelType w:val="hybridMultilevel"/>
    <w:tmpl w:val="C5CC9FD0"/>
    <w:lvl w:ilvl="0" w:tplc="78CCB47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 w15:restartNumberingAfterBreak="0">
    <w:nsid w:val="48802013"/>
    <w:multiLevelType w:val="hybridMultilevel"/>
    <w:tmpl w:val="46D014F4"/>
    <w:lvl w:ilvl="0" w:tplc="FBD0DEE0">
      <w:start w:val="1"/>
      <w:numFmt w:val="decimal"/>
      <w:lvlText w:val="%1."/>
      <w:lvlJc w:val="left"/>
      <w:pPr>
        <w:ind w:left="720" w:hanging="360"/>
      </w:pPr>
      <w:rPr>
        <w:rFonts w:ascii="Times New Roman" w:hAnsi="Times New Roman" w:hint="default"/>
        <w:b w:val="0"/>
        <w:i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496144CE"/>
    <w:multiLevelType w:val="hybridMultilevel"/>
    <w:tmpl w:val="9B582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0D00E58"/>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1417C1C"/>
    <w:multiLevelType w:val="hybridMultilevel"/>
    <w:tmpl w:val="B7E8C7F4"/>
    <w:lvl w:ilvl="0" w:tplc="919805C8">
      <w:start w:val="1"/>
      <w:numFmt w:val="decimal"/>
      <w:lvlText w:val="%1."/>
      <w:lvlJc w:val="left"/>
      <w:pPr>
        <w:ind w:left="360" w:hanging="360"/>
      </w:pPr>
    </w:lvl>
    <w:lvl w:ilvl="1" w:tplc="04080019">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30" w15:restartNumberingAfterBreak="0">
    <w:nsid w:val="53FF2240"/>
    <w:multiLevelType w:val="hybridMultilevel"/>
    <w:tmpl w:val="75B4DAE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543D6B07"/>
    <w:multiLevelType w:val="hybridMultilevel"/>
    <w:tmpl w:val="62640608"/>
    <w:lvl w:ilvl="0" w:tplc="FBD0DEE0">
      <w:start w:val="1"/>
      <w:numFmt w:val="decimal"/>
      <w:lvlText w:val="%1."/>
      <w:lvlJc w:val="left"/>
      <w:pPr>
        <w:ind w:left="720" w:hanging="360"/>
      </w:pPr>
      <w:rPr>
        <w:rFonts w:ascii="Times New Roman" w:hAnsi="Times New Roman" w:hint="default"/>
        <w:b w:val="0"/>
        <w:i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 w15:restartNumberingAfterBreak="0">
    <w:nsid w:val="54AC2277"/>
    <w:multiLevelType w:val="hybridMultilevel"/>
    <w:tmpl w:val="C004FDAA"/>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3" w15:restartNumberingAfterBreak="0">
    <w:nsid w:val="5BF16736"/>
    <w:multiLevelType w:val="multilevel"/>
    <w:tmpl w:val="8BB2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69568C"/>
    <w:multiLevelType w:val="hybridMultilevel"/>
    <w:tmpl w:val="7EF2A6A0"/>
    <w:lvl w:ilvl="0" w:tplc="B860C400">
      <w:start w:val="1"/>
      <w:numFmt w:val="bullet"/>
      <w:pStyle w:val="Bulletpoin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5" w15:restartNumberingAfterBreak="0">
    <w:nsid w:val="5E0646D0"/>
    <w:multiLevelType w:val="hybridMultilevel"/>
    <w:tmpl w:val="B86C8314"/>
    <w:lvl w:ilvl="0" w:tplc="196C9A7E">
      <w:numFmt w:val="bullet"/>
      <w:lvlText w:val="●"/>
      <w:lvlJc w:val="left"/>
      <w:pPr>
        <w:ind w:left="1441" w:hanging="361"/>
      </w:pPr>
      <w:rPr>
        <w:rFonts w:ascii="Times New Roman" w:eastAsia="Times New Roman" w:hAnsi="Times New Roman" w:cs="Times New Roman" w:hint="default"/>
        <w:b w:val="0"/>
        <w:bCs w:val="0"/>
        <w:i w:val="0"/>
        <w:iCs w:val="0"/>
        <w:color w:val="404040"/>
        <w:spacing w:val="0"/>
        <w:w w:val="100"/>
        <w:sz w:val="22"/>
        <w:szCs w:val="22"/>
        <w:lang w:val="el-GR" w:eastAsia="en-US" w:bidi="ar-SA"/>
      </w:rPr>
    </w:lvl>
    <w:lvl w:ilvl="1" w:tplc="7EAE5EFA">
      <w:numFmt w:val="bullet"/>
      <w:lvlText w:val="•"/>
      <w:lvlJc w:val="left"/>
      <w:pPr>
        <w:ind w:left="2376" w:hanging="361"/>
      </w:pPr>
      <w:rPr>
        <w:rFonts w:hint="default"/>
        <w:lang w:val="el-GR" w:eastAsia="en-US" w:bidi="ar-SA"/>
      </w:rPr>
    </w:lvl>
    <w:lvl w:ilvl="2" w:tplc="39B4FD88">
      <w:numFmt w:val="bullet"/>
      <w:lvlText w:val="•"/>
      <w:lvlJc w:val="left"/>
      <w:pPr>
        <w:ind w:left="3312" w:hanging="361"/>
      </w:pPr>
      <w:rPr>
        <w:rFonts w:hint="default"/>
        <w:lang w:val="el-GR" w:eastAsia="en-US" w:bidi="ar-SA"/>
      </w:rPr>
    </w:lvl>
    <w:lvl w:ilvl="3" w:tplc="F20E8568">
      <w:numFmt w:val="bullet"/>
      <w:lvlText w:val="•"/>
      <w:lvlJc w:val="left"/>
      <w:pPr>
        <w:ind w:left="4248" w:hanging="361"/>
      </w:pPr>
      <w:rPr>
        <w:rFonts w:hint="default"/>
        <w:lang w:val="el-GR" w:eastAsia="en-US" w:bidi="ar-SA"/>
      </w:rPr>
    </w:lvl>
    <w:lvl w:ilvl="4" w:tplc="4F4EF314">
      <w:numFmt w:val="bullet"/>
      <w:lvlText w:val="•"/>
      <w:lvlJc w:val="left"/>
      <w:pPr>
        <w:ind w:left="5184" w:hanging="361"/>
      </w:pPr>
      <w:rPr>
        <w:rFonts w:hint="default"/>
        <w:lang w:val="el-GR" w:eastAsia="en-US" w:bidi="ar-SA"/>
      </w:rPr>
    </w:lvl>
    <w:lvl w:ilvl="5" w:tplc="CACEE292">
      <w:numFmt w:val="bullet"/>
      <w:lvlText w:val="•"/>
      <w:lvlJc w:val="left"/>
      <w:pPr>
        <w:ind w:left="6120" w:hanging="361"/>
      </w:pPr>
      <w:rPr>
        <w:rFonts w:hint="default"/>
        <w:lang w:val="el-GR" w:eastAsia="en-US" w:bidi="ar-SA"/>
      </w:rPr>
    </w:lvl>
    <w:lvl w:ilvl="6" w:tplc="79EE30B2">
      <w:numFmt w:val="bullet"/>
      <w:lvlText w:val="•"/>
      <w:lvlJc w:val="left"/>
      <w:pPr>
        <w:ind w:left="7056" w:hanging="361"/>
      </w:pPr>
      <w:rPr>
        <w:rFonts w:hint="default"/>
        <w:lang w:val="el-GR" w:eastAsia="en-US" w:bidi="ar-SA"/>
      </w:rPr>
    </w:lvl>
    <w:lvl w:ilvl="7" w:tplc="6CCC6750">
      <w:numFmt w:val="bullet"/>
      <w:lvlText w:val="•"/>
      <w:lvlJc w:val="left"/>
      <w:pPr>
        <w:ind w:left="7992" w:hanging="361"/>
      </w:pPr>
      <w:rPr>
        <w:rFonts w:hint="default"/>
        <w:lang w:val="el-GR" w:eastAsia="en-US" w:bidi="ar-SA"/>
      </w:rPr>
    </w:lvl>
    <w:lvl w:ilvl="8" w:tplc="EA44D438">
      <w:numFmt w:val="bullet"/>
      <w:lvlText w:val="•"/>
      <w:lvlJc w:val="left"/>
      <w:pPr>
        <w:ind w:left="8928" w:hanging="361"/>
      </w:pPr>
      <w:rPr>
        <w:rFonts w:hint="default"/>
        <w:lang w:val="el-GR" w:eastAsia="en-US" w:bidi="ar-SA"/>
      </w:rPr>
    </w:lvl>
  </w:abstractNum>
  <w:abstractNum w:abstractNumId="36" w15:restartNumberingAfterBreak="0">
    <w:nsid w:val="5F517216"/>
    <w:multiLevelType w:val="multilevel"/>
    <w:tmpl w:val="055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E0C35"/>
    <w:multiLevelType w:val="multilevel"/>
    <w:tmpl w:val="E85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45105"/>
    <w:multiLevelType w:val="hybridMultilevel"/>
    <w:tmpl w:val="F274F54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9" w15:restartNumberingAfterBreak="0">
    <w:nsid w:val="65485348"/>
    <w:multiLevelType w:val="hybridMultilevel"/>
    <w:tmpl w:val="AD203F56"/>
    <w:lvl w:ilvl="0" w:tplc="2A7E7324">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0" w15:restartNumberingAfterBreak="0">
    <w:nsid w:val="693F690A"/>
    <w:multiLevelType w:val="hybridMultilevel"/>
    <w:tmpl w:val="D45EB65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1" w15:restartNumberingAfterBreak="0">
    <w:nsid w:val="69831FCE"/>
    <w:multiLevelType w:val="hybridMultilevel"/>
    <w:tmpl w:val="B4EEBA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2" w15:restartNumberingAfterBreak="0">
    <w:nsid w:val="6F4F7EFF"/>
    <w:multiLevelType w:val="hybridMultilevel"/>
    <w:tmpl w:val="A7CCED06"/>
    <w:lvl w:ilvl="0" w:tplc="FBD0DEE0">
      <w:start w:val="1"/>
      <w:numFmt w:val="decimal"/>
      <w:lvlText w:val="%1."/>
      <w:lvlJc w:val="left"/>
      <w:pPr>
        <w:ind w:left="720" w:hanging="360"/>
      </w:pPr>
      <w:rPr>
        <w:rFonts w:ascii="Times New Roman" w:hAnsi="Times New Roman" w:hint="default"/>
        <w:b w:val="0"/>
        <w:i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3" w15:restartNumberingAfterBreak="0">
    <w:nsid w:val="729E59A2"/>
    <w:multiLevelType w:val="hybridMultilevel"/>
    <w:tmpl w:val="4464134C"/>
    <w:lvl w:ilvl="0" w:tplc="4D9A8CC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49425E5"/>
    <w:multiLevelType w:val="hybridMultilevel"/>
    <w:tmpl w:val="9B582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4F0603C"/>
    <w:multiLevelType w:val="multilevel"/>
    <w:tmpl w:val="71DC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5565B"/>
    <w:multiLevelType w:val="hybridMultilevel"/>
    <w:tmpl w:val="AE28D622"/>
    <w:lvl w:ilvl="0" w:tplc="04080001">
      <w:start w:val="1"/>
      <w:numFmt w:val="bullet"/>
      <w:lvlText w:val=""/>
      <w:lvlJc w:val="left"/>
      <w:pPr>
        <w:ind w:left="720" w:hanging="360"/>
      </w:pPr>
      <w:rPr>
        <w:rFonts w:ascii="Symbol" w:hAnsi="Symbol" w:hint="default"/>
        <w:b w:val="0"/>
        <w:i w:val="0"/>
        <w:sz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9EB1001"/>
    <w:multiLevelType w:val="multilevel"/>
    <w:tmpl w:val="523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E4AC3"/>
    <w:multiLevelType w:val="hybridMultilevel"/>
    <w:tmpl w:val="9D123906"/>
    <w:lvl w:ilvl="0" w:tplc="A8B25386">
      <w:start w:val="7"/>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9" w15:restartNumberingAfterBreak="0">
    <w:nsid w:val="7FF52579"/>
    <w:multiLevelType w:val="hybridMultilevel"/>
    <w:tmpl w:val="A2D8C94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88040350">
    <w:abstractNumId w:val="23"/>
  </w:num>
  <w:num w:numId="2" w16cid:durableId="1987586303">
    <w:abstractNumId w:val="35"/>
  </w:num>
  <w:num w:numId="3" w16cid:durableId="34892927">
    <w:abstractNumId w:val="15"/>
  </w:num>
  <w:num w:numId="4" w16cid:durableId="1095707503">
    <w:abstractNumId w:val="2"/>
  </w:num>
  <w:num w:numId="5" w16cid:durableId="1199010806">
    <w:abstractNumId w:val="39"/>
  </w:num>
  <w:num w:numId="6" w16cid:durableId="963731450">
    <w:abstractNumId w:val="29"/>
  </w:num>
  <w:num w:numId="7" w16cid:durableId="149637512">
    <w:abstractNumId w:val="20"/>
  </w:num>
  <w:num w:numId="8" w16cid:durableId="1579166103">
    <w:abstractNumId w:val="19"/>
  </w:num>
  <w:num w:numId="9" w16cid:durableId="972834675">
    <w:abstractNumId w:val="32"/>
  </w:num>
  <w:num w:numId="10" w16cid:durableId="1996447851">
    <w:abstractNumId w:val="43"/>
  </w:num>
  <w:num w:numId="11" w16cid:durableId="1052193181">
    <w:abstractNumId w:val="6"/>
  </w:num>
  <w:num w:numId="12" w16cid:durableId="2068332009">
    <w:abstractNumId w:val="30"/>
  </w:num>
  <w:num w:numId="13" w16cid:durableId="351302533">
    <w:abstractNumId w:val="8"/>
  </w:num>
  <w:num w:numId="14" w16cid:durableId="152844304">
    <w:abstractNumId w:val="49"/>
  </w:num>
  <w:num w:numId="15" w16cid:durableId="960307954">
    <w:abstractNumId w:val="41"/>
  </w:num>
  <w:num w:numId="16" w16cid:durableId="1276985508">
    <w:abstractNumId w:val="7"/>
  </w:num>
  <w:num w:numId="17" w16cid:durableId="180900177">
    <w:abstractNumId w:val="38"/>
  </w:num>
  <w:num w:numId="18" w16cid:durableId="450124474">
    <w:abstractNumId w:val="28"/>
  </w:num>
  <w:num w:numId="19" w16cid:durableId="560796163">
    <w:abstractNumId w:val="14"/>
  </w:num>
  <w:num w:numId="20" w16cid:durableId="587154803">
    <w:abstractNumId w:val="4"/>
  </w:num>
  <w:num w:numId="21" w16cid:durableId="1375690387">
    <w:abstractNumId w:val="40"/>
  </w:num>
  <w:num w:numId="22" w16cid:durableId="1705447834">
    <w:abstractNumId w:val="1"/>
  </w:num>
  <w:num w:numId="23" w16cid:durableId="783840862">
    <w:abstractNumId w:val="0"/>
  </w:num>
  <w:num w:numId="24" w16cid:durableId="1338338713">
    <w:abstractNumId w:val="27"/>
  </w:num>
  <w:num w:numId="25" w16cid:durableId="1739327208">
    <w:abstractNumId w:val="11"/>
  </w:num>
  <w:num w:numId="26" w16cid:durableId="1035497040">
    <w:abstractNumId w:val="25"/>
  </w:num>
  <w:num w:numId="27" w16cid:durableId="557209719">
    <w:abstractNumId w:val="5"/>
  </w:num>
  <w:num w:numId="28" w16cid:durableId="2045866716">
    <w:abstractNumId w:val="24"/>
  </w:num>
  <w:num w:numId="29" w16cid:durableId="1812861355">
    <w:abstractNumId w:val="10"/>
  </w:num>
  <w:num w:numId="30" w16cid:durableId="2094618182">
    <w:abstractNumId w:val="45"/>
  </w:num>
  <w:num w:numId="31" w16cid:durableId="1205604623">
    <w:abstractNumId w:val="47"/>
  </w:num>
  <w:num w:numId="32" w16cid:durableId="1041975050">
    <w:abstractNumId w:val="16"/>
  </w:num>
  <w:num w:numId="33" w16cid:durableId="798960950">
    <w:abstractNumId w:val="3"/>
  </w:num>
  <w:num w:numId="34" w16cid:durableId="1749498413">
    <w:abstractNumId w:val="17"/>
  </w:num>
  <w:num w:numId="35" w16cid:durableId="1950700203">
    <w:abstractNumId w:val="22"/>
  </w:num>
  <w:num w:numId="36" w16cid:durableId="1864662003">
    <w:abstractNumId w:val="44"/>
  </w:num>
  <w:num w:numId="37" w16cid:durableId="1703899863">
    <w:abstractNumId w:val="48"/>
  </w:num>
  <w:num w:numId="38" w16cid:durableId="1843469108">
    <w:abstractNumId w:val="12"/>
  </w:num>
  <w:num w:numId="39" w16cid:durableId="881405092">
    <w:abstractNumId w:val="46"/>
  </w:num>
  <w:num w:numId="40" w16cid:durableId="274753178">
    <w:abstractNumId w:val="34"/>
  </w:num>
  <w:num w:numId="41" w16cid:durableId="548033231">
    <w:abstractNumId w:val="9"/>
  </w:num>
  <w:num w:numId="42" w16cid:durableId="1050497870">
    <w:abstractNumId w:val="36"/>
  </w:num>
  <w:num w:numId="43" w16cid:durableId="716658656">
    <w:abstractNumId w:val="21"/>
  </w:num>
  <w:num w:numId="44" w16cid:durableId="2136410488">
    <w:abstractNumId w:val="13"/>
  </w:num>
  <w:num w:numId="45" w16cid:durableId="1113210114">
    <w:abstractNumId w:val="37"/>
  </w:num>
  <w:num w:numId="46" w16cid:durableId="544103604">
    <w:abstractNumId w:val="18"/>
  </w:num>
  <w:num w:numId="47" w16cid:durableId="795215507">
    <w:abstractNumId w:val="33"/>
  </w:num>
  <w:num w:numId="48" w16cid:durableId="727991900">
    <w:abstractNumId w:val="42"/>
  </w:num>
  <w:num w:numId="49" w16cid:durableId="1787308326">
    <w:abstractNumId w:val="31"/>
  </w:num>
  <w:num w:numId="50" w16cid:durableId="170937620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ios Pitsos">
    <w15:presenceInfo w15:providerId="AD" w15:userId="S::pitsogeorg@office365.auth.gr::07b6ce3e-b8e2-4a30-a99d-6e7ec81685bb"/>
  </w15:person>
  <w15:person w15:author="Konstantinos Kakosimos">
    <w15:presenceInfo w15:providerId="Windows Live" w15:userId="890288b9aee70f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dxs5p5de0w55t0erd255s0tbrzsd22z0ts0d&quot;&gt;My EndNote Library&lt;record-ids&gt;&lt;item&gt;5&lt;/item&gt;&lt;item&gt;6&lt;/item&gt;&lt;item&gt;7&lt;/item&gt;&lt;item&gt;13&lt;/item&gt;&lt;item&gt;14&lt;/item&gt;&lt;item&gt;16&lt;/item&gt;&lt;item&gt;17&lt;/item&gt;&lt;item&gt;22&lt;/item&gt;&lt;item&gt;23&lt;/item&gt;&lt;item&gt;24&lt;/item&gt;&lt;item&gt;25&lt;/item&gt;&lt;item&gt;26&lt;/item&gt;&lt;item&gt;27&lt;/item&gt;&lt;item&gt;29&lt;/item&gt;&lt;item&gt;30&lt;/item&gt;&lt;item&gt;31&lt;/item&gt;&lt;item&gt;32&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9&lt;/item&gt;&lt;item&gt;60&lt;/item&gt;&lt;item&gt;61&lt;/item&gt;&lt;item&gt;62&lt;/item&gt;&lt;item&gt;63&lt;/item&gt;&lt;item&gt;64&lt;/item&gt;&lt;item&gt;65&lt;/item&gt;&lt;item&gt;66&lt;/item&gt;&lt;item&gt;67&lt;/item&gt;&lt;item&gt;69&lt;/item&gt;&lt;item&gt;70&lt;/item&gt;&lt;item&gt;71&lt;/item&gt;&lt;item&gt;73&lt;/item&gt;&lt;item&gt;74&lt;/item&gt;&lt;item&gt;75&lt;/item&gt;&lt;item&gt;76&lt;/item&gt;&lt;item&gt;77&lt;/item&gt;&lt;item&gt;78&lt;/item&gt;&lt;item&gt;79&lt;/item&gt;&lt;item&gt;80&lt;/item&gt;&lt;item&gt;81&lt;/item&gt;&lt;item&gt;82&lt;/item&gt;&lt;item&gt;83&lt;/item&gt;&lt;item&gt;84&lt;/item&gt;&lt;item&gt;85&lt;/item&gt;&lt;item&gt;88&lt;/item&gt;&lt;item&gt;89&lt;/item&gt;&lt;item&gt;90&lt;/item&gt;&lt;item&gt;91&lt;/item&gt;&lt;item&gt;93&lt;/item&gt;&lt;item&gt;94&lt;/item&gt;&lt;item&gt;95&lt;/item&gt;&lt;item&gt;97&lt;/item&gt;&lt;item&gt;98&lt;/item&gt;&lt;item&gt;99&lt;/item&gt;&lt;item&gt;100&lt;/item&gt;&lt;item&gt;101&lt;/item&gt;&lt;item&gt;102&lt;/item&gt;&lt;item&gt;103&lt;/item&gt;&lt;item&gt;104&lt;/item&gt;&lt;item&gt;105&lt;/item&gt;&lt;item&gt;106&lt;/item&gt;&lt;/record-ids&gt;&lt;/item&gt;&lt;/Libraries&gt;"/>
  </w:docVars>
  <w:rsids>
    <w:rsidRoot w:val="00B8732D"/>
    <w:rsid w:val="00000E68"/>
    <w:rsid w:val="000018D3"/>
    <w:rsid w:val="000023BE"/>
    <w:rsid w:val="00003619"/>
    <w:rsid w:val="00003E29"/>
    <w:rsid w:val="000078E4"/>
    <w:rsid w:val="00007905"/>
    <w:rsid w:val="00010442"/>
    <w:rsid w:val="00011438"/>
    <w:rsid w:val="00015C66"/>
    <w:rsid w:val="000164B3"/>
    <w:rsid w:val="00017E61"/>
    <w:rsid w:val="00020307"/>
    <w:rsid w:val="000216C9"/>
    <w:rsid w:val="0002296A"/>
    <w:rsid w:val="00022CCB"/>
    <w:rsid w:val="0002333A"/>
    <w:rsid w:val="000250D6"/>
    <w:rsid w:val="00026578"/>
    <w:rsid w:val="0002719F"/>
    <w:rsid w:val="0003013A"/>
    <w:rsid w:val="00030229"/>
    <w:rsid w:val="00030A03"/>
    <w:rsid w:val="000319E3"/>
    <w:rsid w:val="00031A5E"/>
    <w:rsid w:val="00031CA5"/>
    <w:rsid w:val="00031DC1"/>
    <w:rsid w:val="00033495"/>
    <w:rsid w:val="00033574"/>
    <w:rsid w:val="00033DD8"/>
    <w:rsid w:val="000343FC"/>
    <w:rsid w:val="000358A1"/>
    <w:rsid w:val="000358E9"/>
    <w:rsid w:val="00036217"/>
    <w:rsid w:val="00037721"/>
    <w:rsid w:val="00040F89"/>
    <w:rsid w:val="00041852"/>
    <w:rsid w:val="0004231E"/>
    <w:rsid w:val="0004278F"/>
    <w:rsid w:val="000427F9"/>
    <w:rsid w:val="00044286"/>
    <w:rsid w:val="0004542C"/>
    <w:rsid w:val="00050AC8"/>
    <w:rsid w:val="00051F5B"/>
    <w:rsid w:val="000529C4"/>
    <w:rsid w:val="000615BB"/>
    <w:rsid w:val="000621C1"/>
    <w:rsid w:val="0006290F"/>
    <w:rsid w:val="00062A52"/>
    <w:rsid w:val="0006309B"/>
    <w:rsid w:val="00065852"/>
    <w:rsid w:val="0006665C"/>
    <w:rsid w:val="000671CD"/>
    <w:rsid w:val="0006786B"/>
    <w:rsid w:val="0007086F"/>
    <w:rsid w:val="00070A25"/>
    <w:rsid w:val="0007152B"/>
    <w:rsid w:val="00071D8E"/>
    <w:rsid w:val="00073ACD"/>
    <w:rsid w:val="000749D5"/>
    <w:rsid w:val="00075227"/>
    <w:rsid w:val="0007692A"/>
    <w:rsid w:val="00080347"/>
    <w:rsid w:val="000832A2"/>
    <w:rsid w:val="00083CD8"/>
    <w:rsid w:val="00083FDB"/>
    <w:rsid w:val="000845D3"/>
    <w:rsid w:val="00084D1B"/>
    <w:rsid w:val="00086826"/>
    <w:rsid w:val="00087D04"/>
    <w:rsid w:val="0009675D"/>
    <w:rsid w:val="000978A4"/>
    <w:rsid w:val="000A0045"/>
    <w:rsid w:val="000A085C"/>
    <w:rsid w:val="000A0AE0"/>
    <w:rsid w:val="000A1974"/>
    <w:rsid w:val="000A231D"/>
    <w:rsid w:val="000A243F"/>
    <w:rsid w:val="000A2D6A"/>
    <w:rsid w:val="000A4E91"/>
    <w:rsid w:val="000A569E"/>
    <w:rsid w:val="000A63A4"/>
    <w:rsid w:val="000A675F"/>
    <w:rsid w:val="000A6A54"/>
    <w:rsid w:val="000B0DC4"/>
    <w:rsid w:val="000B189C"/>
    <w:rsid w:val="000B31EF"/>
    <w:rsid w:val="000B49F2"/>
    <w:rsid w:val="000B4F71"/>
    <w:rsid w:val="000B6633"/>
    <w:rsid w:val="000B6730"/>
    <w:rsid w:val="000B6A18"/>
    <w:rsid w:val="000B6F7E"/>
    <w:rsid w:val="000C3484"/>
    <w:rsid w:val="000C360F"/>
    <w:rsid w:val="000C512F"/>
    <w:rsid w:val="000C54D9"/>
    <w:rsid w:val="000C5EA1"/>
    <w:rsid w:val="000C6333"/>
    <w:rsid w:val="000C6B91"/>
    <w:rsid w:val="000C7D82"/>
    <w:rsid w:val="000D0430"/>
    <w:rsid w:val="000D0801"/>
    <w:rsid w:val="000D0A62"/>
    <w:rsid w:val="000D22F1"/>
    <w:rsid w:val="000D43A0"/>
    <w:rsid w:val="000D63AD"/>
    <w:rsid w:val="000D6965"/>
    <w:rsid w:val="000E03F4"/>
    <w:rsid w:val="000E219C"/>
    <w:rsid w:val="000E296D"/>
    <w:rsid w:val="000E3250"/>
    <w:rsid w:val="000E437A"/>
    <w:rsid w:val="000F103D"/>
    <w:rsid w:val="000F14D9"/>
    <w:rsid w:val="000F18BF"/>
    <w:rsid w:val="000F1ACB"/>
    <w:rsid w:val="000F3107"/>
    <w:rsid w:val="000F6A84"/>
    <w:rsid w:val="00103A45"/>
    <w:rsid w:val="00103A53"/>
    <w:rsid w:val="00106A95"/>
    <w:rsid w:val="00111C98"/>
    <w:rsid w:val="00111F01"/>
    <w:rsid w:val="00121A7E"/>
    <w:rsid w:val="001224DD"/>
    <w:rsid w:val="00122F8A"/>
    <w:rsid w:val="0012346C"/>
    <w:rsid w:val="00123EB6"/>
    <w:rsid w:val="001249E8"/>
    <w:rsid w:val="00124ECA"/>
    <w:rsid w:val="00125251"/>
    <w:rsid w:val="001252A4"/>
    <w:rsid w:val="0012553D"/>
    <w:rsid w:val="00126BD8"/>
    <w:rsid w:val="00131A0E"/>
    <w:rsid w:val="00131C4F"/>
    <w:rsid w:val="00131FB7"/>
    <w:rsid w:val="00133FA7"/>
    <w:rsid w:val="00134388"/>
    <w:rsid w:val="001358EF"/>
    <w:rsid w:val="001362A8"/>
    <w:rsid w:val="00136DC5"/>
    <w:rsid w:val="00140EAE"/>
    <w:rsid w:val="00141776"/>
    <w:rsid w:val="0014197D"/>
    <w:rsid w:val="00141BF7"/>
    <w:rsid w:val="00142DC2"/>
    <w:rsid w:val="00143EC0"/>
    <w:rsid w:val="00145350"/>
    <w:rsid w:val="00146225"/>
    <w:rsid w:val="001510AF"/>
    <w:rsid w:val="00151599"/>
    <w:rsid w:val="0015161B"/>
    <w:rsid w:val="00151ECB"/>
    <w:rsid w:val="001522D7"/>
    <w:rsid w:val="00152AE7"/>
    <w:rsid w:val="00152F7A"/>
    <w:rsid w:val="001603D3"/>
    <w:rsid w:val="00160494"/>
    <w:rsid w:val="001614F8"/>
    <w:rsid w:val="00161ED7"/>
    <w:rsid w:val="00162D77"/>
    <w:rsid w:val="001659AA"/>
    <w:rsid w:val="00165FC0"/>
    <w:rsid w:val="0017089C"/>
    <w:rsid w:val="00170A35"/>
    <w:rsid w:val="001712F5"/>
    <w:rsid w:val="00172050"/>
    <w:rsid w:val="001728D2"/>
    <w:rsid w:val="00172E6F"/>
    <w:rsid w:val="00174E55"/>
    <w:rsid w:val="00175761"/>
    <w:rsid w:val="00175805"/>
    <w:rsid w:val="00175894"/>
    <w:rsid w:val="00176856"/>
    <w:rsid w:val="001773F5"/>
    <w:rsid w:val="0017741F"/>
    <w:rsid w:val="00177B13"/>
    <w:rsid w:val="0018155D"/>
    <w:rsid w:val="001826E8"/>
    <w:rsid w:val="00182A4F"/>
    <w:rsid w:val="0018334F"/>
    <w:rsid w:val="00183B9A"/>
    <w:rsid w:val="00187278"/>
    <w:rsid w:val="00195989"/>
    <w:rsid w:val="00196984"/>
    <w:rsid w:val="00196A48"/>
    <w:rsid w:val="001978AF"/>
    <w:rsid w:val="0019790A"/>
    <w:rsid w:val="00197B11"/>
    <w:rsid w:val="001A0293"/>
    <w:rsid w:val="001A2762"/>
    <w:rsid w:val="001A37E6"/>
    <w:rsid w:val="001A5609"/>
    <w:rsid w:val="001A7215"/>
    <w:rsid w:val="001B1A55"/>
    <w:rsid w:val="001B29B0"/>
    <w:rsid w:val="001B34B6"/>
    <w:rsid w:val="001B357F"/>
    <w:rsid w:val="001B540C"/>
    <w:rsid w:val="001B5E3B"/>
    <w:rsid w:val="001B6B4A"/>
    <w:rsid w:val="001B7E60"/>
    <w:rsid w:val="001C0A03"/>
    <w:rsid w:val="001C1C7D"/>
    <w:rsid w:val="001C2599"/>
    <w:rsid w:val="001D0190"/>
    <w:rsid w:val="001D1BF2"/>
    <w:rsid w:val="001D3169"/>
    <w:rsid w:val="001D3A7D"/>
    <w:rsid w:val="001D4320"/>
    <w:rsid w:val="001D44D6"/>
    <w:rsid w:val="001D5750"/>
    <w:rsid w:val="001D759D"/>
    <w:rsid w:val="001E047D"/>
    <w:rsid w:val="001E298F"/>
    <w:rsid w:val="001E3A3F"/>
    <w:rsid w:val="001E5CBB"/>
    <w:rsid w:val="001E6500"/>
    <w:rsid w:val="001E656B"/>
    <w:rsid w:val="001E6939"/>
    <w:rsid w:val="001E765A"/>
    <w:rsid w:val="001F0C1F"/>
    <w:rsid w:val="001F6413"/>
    <w:rsid w:val="001F6B5A"/>
    <w:rsid w:val="00201C71"/>
    <w:rsid w:val="00203EE7"/>
    <w:rsid w:val="00204828"/>
    <w:rsid w:val="00206053"/>
    <w:rsid w:val="002102AC"/>
    <w:rsid w:val="00211EEC"/>
    <w:rsid w:val="00213D4E"/>
    <w:rsid w:val="002154D7"/>
    <w:rsid w:val="00216B14"/>
    <w:rsid w:val="002172CC"/>
    <w:rsid w:val="002175A4"/>
    <w:rsid w:val="00227B55"/>
    <w:rsid w:val="0023037E"/>
    <w:rsid w:val="00234CF2"/>
    <w:rsid w:val="00242EC8"/>
    <w:rsid w:val="0024408B"/>
    <w:rsid w:val="002469C1"/>
    <w:rsid w:val="00250168"/>
    <w:rsid w:val="00250319"/>
    <w:rsid w:val="002516E4"/>
    <w:rsid w:val="0025292F"/>
    <w:rsid w:val="002569DD"/>
    <w:rsid w:val="00257594"/>
    <w:rsid w:val="002579E1"/>
    <w:rsid w:val="00257B19"/>
    <w:rsid w:val="00257B43"/>
    <w:rsid w:val="00262546"/>
    <w:rsid w:val="00264D83"/>
    <w:rsid w:val="0026505E"/>
    <w:rsid w:val="002653C7"/>
    <w:rsid w:val="00267E09"/>
    <w:rsid w:val="00267E8F"/>
    <w:rsid w:val="00270337"/>
    <w:rsid w:val="0027095D"/>
    <w:rsid w:val="00271A7C"/>
    <w:rsid w:val="00271B16"/>
    <w:rsid w:val="0027362B"/>
    <w:rsid w:val="002748B7"/>
    <w:rsid w:val="0027690B"/>
    <w:rsid w:val="00276A67"/>
    <w:rsid w:val="00277AE0"/>
    <w:rsid w:val="00277C79"/>
    <w:rsid w:val="0028211D"/>
    <w:rsid w:val="00282737"/>
    <w:rsid w:val="0028452E"/>
    <w:rsid w:val="002848ED"/>
    <w:rsid w:val="0028560B"/>
    <w:rsid w:val="002857C5"/>
    <w:rsid w:val="00286093"/>
    <w:rsid w:val="00286EC0"/>
    <w:rsid w:val="00287FDD"/>
    <w:rsid w:val="00291582"/>
    <w:rsid w:val="00294B6F"/>
    <w:rsid w:val="00294F28"/>
    <w:rsid w:val="00295C0B"/>
    <w:rsid w:val="00295E93"/>
    <w:rsid w:val="00296244"/>
    <w:rsid w:val="0029744F"/>
    <w:rsid w:val="00297703"/>
    <w:rsid w:val="002A0E2F"/>
    <w:rsid w:val="002A11E5"/>
    <w:rsid w:val="002A1BD1"/>
    <w:rsid w:val="002A3135"/>
    <w:rsid w:val="002A3561"/>
    <w:rsid w:val="002A449D"/>
    <w:rsid w:val="002A4759"/>
    <w:rsid w:val="002A5F4D"/>
    <w:rsid w:val="002B0B9A"/>
    <w:rsid w:val="002B1F22"/>
    <w:rsid w:val="002B46FD"/>
    <w:rsid w:val="002C1750"/>
    <w:rsid w:val="002C3186"/>
    <w:rsid w:val="002C50F9"/>
    <w:rsid w:val="002C52B1"/>
    <w:rsid w:val="002C6033"/>
    <w:rsid w:val="002C657D"/>
    <w:rsid w:val="002C79EA"/>
    <w:rsid w:val="002C7A49"/>
    <w:rsid w:val="002C7AC2"/>
    <w:rsid w:val="002D213A"/>
    <w:rsid w:val="002D2D10"/>
    <w:rsid w:val="002D3C9D"/>
    <w:rsid w:val="002D4AAA"/>
    <w:rsid w:val="002D5EC5"/>
    <w:rsid w:val="002D65CC"/>
    <w:rsid w:val="002D6EF5"/>
    <w:rsid w:val="002E0DE9"/>
    <w:rsid w:val="002E4448"/>
    <w:rsid w:val="002E5AC0"/>
    <w:rsid w:val="002E6280"/>
    <w:rsid w:val="002F1613"/>
    <w:rsid w:val="002F17DC"/>
    <w:rsid w:val="002F31BB"/>
    <w:rsid w:val="002F4C54"/>
    <w:rsid w:val="002F5D02"/>
    <w:rsid w:val="002F6DC2"/>
    <w:rsid w:val="002F7C64"/>
    <w:rsid w:val="002F7DBB"/>
    <w:rsid w:val="003000BD"/>
    <w:rsid w:val="00300183"/>
    <w:rsid w:val="00301EB1"/>
    <w:rsid w:val="00303A1D"/>
    <w:rsid w:val="00306366"/>
    <w:rsid w:val="00310C1E"/>
    <w:rsid w:val="003117C5"/>
    <w:rsid w:val="00313F98"/>
    <w:rsid w:val="00315045"/>
    <w:rsid w:val="003155F4"/>
    <w:rsid w:val="003157E9"/>
    <w:rsid w:val="00315C16"/>
    <w:rsid w:val="003164C5"/>
    <w:rsid w:val="00316768"/>
    <w:rsid w:val="003174DB"/>
    <w:rsid w:val="00320B14"/>
    <w:rsid w:val="00321EA3"/>
    <w:rsid w:val="00324153"/>
    <w:rsid w:val="00324CDD"/>
    <w:rsid w:val="003257B7"/>
    <w:rsid w:val="00325A71"/>
    <w:rsid w:val="00327A71"/>
    <w:rsid w:val="00334F38"/>
    <w:rsid w:val="003361BE"/>
    <w:rsid w:val="00336265"/>
    <w:rsid w:val="00336CA4"/>
    <w:rsid w:val="00336D80"/>
    <w:rsid w:val="00340B20"/>
    <w:rsid w:val="003423CD"/>
    <w:rsid w:val="00343422"/>
    <w:rsid w:val="00343B7F"/>
    <w:rsid w:val="003440C7"/>
    <w:rsid w:val="003455E9"/>
    <w:rsid w:val="003462AE"/>
    <w:rsid w:val="0035031C"/>
    <w:rsid w:val="00350BF0"/>
    <w:rsid w:val="00351092"/>
    <w:rsid w:val="00352F8A"/>
    <w:rsid w:val="00353B1A"/>
    <w:rsid w:val="00354143"/>
    <w:rsid w:val="00355C4A"/>
    <w:rsid w:val="003565CB"/>
    <w:rsid w:val="00356722"/>
    <w:rsid w:val="003574B3"/>
    <w:rsid w:val="0036085E"/>
    <w:rsid w:val="0036277B"/>
    <w:rsid w:val="00362A0D"/>
    <w:rsid w:val="00362C28"/>
    <w:rsid w:val="00362C91"/>
    <w:rsid w:val="00362E5C"/>
    <w:rsid w:val="003643E7"/>
    <w:rsid w:val="0036446E"/>
    <w:rsid w:val="00365DD5"/>
    <w:rsid w:val="00367E4D"/>
    <w:rsid w:val="00370A8C"/>
    <w:rsid w:val="00370E5E"/>
    <w:rsid w:val="00371388"/>
    <w:rsid w:val="0037171B"/>
    <w:rsid w:val="0037268C"/>
    <w:rsid w:val="00372B56"/>
    <w:rsid w:val="00374EA1"/>
    <w:rsid w:val="0037683A"/>
    <w:rsid w:val="00376C81"/>
    <w:rsid w:val="00377044"/>
    <w:rsid w:val="003773B6"/>
    <w:rsid w:val="00380C9F"/>
    <w:rsid w:val="00381945"/>
    <w:rsid w:val="00381BD2"/>
    <w:rsid w:val="003826AE"/>
    <w:rsid w:val="0038563A"/>
    <w:rsid w:val="003857AC"/>
    <w:rsid w:val="00386673"/>
    <w:rsid w:val="0038758F"/>
    <w:rsid w:val="0039287B"/>
    <w:rsid w:val="00394A82"/>
    <w:rsid w:val="003953FE"/>
    <w:rsid w:val="0039687F"/>
    <w:rsid w:val="003969F4"/>
    <w:rsid w:val="00396FE7"/>
    <w:rsid w:val="0039738F"/>
    <w:rsid w:val="00397542"/>
    <w:rsid w:val="003A3623"/>
    <w:rsid w:val="003A5AAF"/>
    <w:rsid w:val="003A639C"/>
    <w:rsid w:val="003A6BCD"/>
    <w:rsid w:val="003A7101"/>
    <w:rsid w:val="003B07F0"/>
    <w:rsid w:val="003B26B1"/>
    <w:rsid w:val="003B4658"/>
    <w:rsid w:val="003B4A36"/>
    <w:rsid w:val="003B57BC"/>
    <w:rsid w:val="003B62BC"/>
    <w:rsid w:val="003B72B6"/>
    <w:rsid w:val="003B7B6F"/>
    <w:rsid w:val="003C00CD"/>
    <w:rsid w:val="003C04D8"/>
    <w:rsid w:val="003C079E"/>
    <w:rsid w:val="003C0B5F"/>
    <w:rsid w:val="003C14DF"/>
    <w:rsid w:val="003C1CAF"/>
    <w:rsid w:val="003C26F9"/>
    <w:rsid w:val="003C2C0B"/>
    <w:rsid w:val="003C2CF9"/>
    <w:rsid w:val="003C3617"/>
    <w:rsid w:val="003C51A9"/>
    <w:rsid w:val="003C7490"/>
    <w:rsid w:val="003C787A"/>
    <w:rsid w:val="003D0C1A"/>
    <w:rsid w:val="003D1489"/>
    <w:rsid w:val="003D19C2"/>
    <w:rsid w:val="003D1EA3"/>
    <w:rsid w:val="003E0A19"/>
    <w:rsid w:val="003E0C07"/>
    <w:rsid w:val="003E2EF8"/>
    <w:rsid w:val="003E3A2C"/>
    <w:rsid w:val="003E3A6C"/>
    <w:rsid w:val="003E3A6F"/>
    <w:rsid w:val="003E6346"/>
    <w:rsid w:val="003E6D9B"/>
    <w:rsid w:val="003F11F1"/>
    <w:rsid w:val="003F25D3"/>
    <w:rsid w:val="003F5B34"/>
    <w:rsid w:val="003F5C69"/>
    <w:rsid w:val="003F6A05"/>
    <w:rsid w:val="004001A2"/>
    <w:rsid w:val="00402382"/>
    <w:rsid w:val="004025D7"/>
    <w:rsid w:val="00404B68"/>
    <w:rsid w:val="00411B36"/>
    <w:rsid w:val="00412B60"/>
    <w:rsid w:val="00412DFC"/>
    <w:rsid w:val="00413048"/>
    <w:rsid w:val="0041356F"/>
    <w:rsid w:val="004144FD"/>
    <w:rsid w:val="0041482A"/>
    <w:rsid w:val="00414A72"/>
    <w:rsid w:val="0042307A"/>
    <w:rsid w:val="0042747D"/>
    <w:rsid w:val="00430D9A"/>
    <w:rsid w:val="00430F2A"/>
    <w:rsid w:val="00431546"/>
    <w:rsid w:val="0043334E"/>
    <w:rsid w:val="00433D74"/>
    <w:rsid w:val="004357FA"/>
    <w:rsid w:val="00436E1E"/>
    <w:rsid w:val="00441CC8"/>
    <w:rsid w:val="00442F9E"/>
    <w:rsid w:val="004444AA"/>
    <w:rsid w:val="00444FDB"/>
    <w:rsid w:val="00447980"/>
    <w:rsid w:val="0045102E"/>
    <w:rsid w:val="004516E3"/>
    <w:rsid w:val="00451D62"/>
    <w:rsid w:val="00452338"/>
    <w:rsid w:val="00454234"/>
    <w:rsid w:val="004547AA"/>
    <w:rsid w:val="004554A8"/>
    <w:rsid w:val="004557FC"/>
    <w:rsid w:val="00455905"/>
    <w:rsid w:val="004602B5"/>
    <w:rsid w:val="00461485"/>
    <w:rsid w:val="004630ED"/>
    <w:rsid w:val="00464103"/>
    <w:rsid w:val="00465729"/>
    <w:rsid w:val="0046621C"/>
    <w:rsid w:val="00467F14"/>
    <w:rsid w:val="00470148"/>
    <w:rsid w:val="004706BA"/>
    <w:rsid w:val="00473D22"/>
    <w:rsid w:val="004757A2"/>
    <w:rsid w:val="00477A7E"/>
    <w:rsid w:val="00481C52"/>
    <w:rsid w:val="00481CB9"/>
    <w:rsid w:val="00482434"/>
    <w:rsid w:val="0048266C"/>
    <w:rsid w:val="00491206"/>
    <w:rsid w:val="004913BF"/>
    <w:rsid w:val="00491AE2"/>
    <w:rsid w:val="00492038"/>
    <w:rsid w:val="004935AA"/>
    <w:rsid w:val="0049389D"/>
    <w:rsid w:val="00497699"/>
    <w:rsid w:val="004A1BE0"/>
    <w:rsid w:val="004A2C2B"/>
    <w:rsid w:val="004A3120"/>
    <w:rsid w:val="004A4C72"/>
    <w:rsid w:val="004A4E7B"/>
    <w:rsid w:val="004B02DB"/>
    <w:rsid w:val="004B02E2"/>
    <w:rsid w:val="004B1D0A"/>
    <w:rsid w:val="004B3503"/>
    <w:rsid w:val="004B4B0D"/>
    <w:rsid w:val="004C0180"/>
    <w:rsid w:val="004C0339"/>
    <w:rsid w:val="004C08EE"/>
    <w:rsid w:val="004C0D03"/>
    <w:rsid w:val="004C26CC"/>
    <w:rsid w:val="004C4D95"/>
    <w:rsid w:val="004C4FC6"/>
    <w:rsid w:val="004C5503"/>
    <w:rsid w:val="004C6157"/>
    <w:rsid w:val="004C6B13"/>
    <w:rsid w:val="004C70E1"/>
    <w:rsid w:val="004C7321"/>
    <w:rsid w:val="004D121F"/>
    <w:rsid w:val="004D2346"/>
    <w:rsid w:val="004D4EB1"/>
    <w:rsid w:val="004D523A"/>
    <w:rsid w:val="004D5418"/>
    <w:rsid w:val="004D578D"/>
    <w:rsid w:val="004D68F4"/>
    <w:rsid w:val="004E1F5A"/>
    <w:rsid w:val="004E3827"/>
    <w:rsid w:val="004E459C"/>
    <w:rsid w:val="004E7D93"/>
    <w:rsid w:val="004F0C6D"/>
    <w:rsid w:val="004F3BC4"/>
    <w:rsid w:val="004F6321"/>
    <w:rsid w:val="004F6776"/>
    <w:rsid w:val="004F6D04"/>
    <w:rsid w:val="00500D9B"/>
    <w:rsid w:val="00501B90"/>
    <w:rsid w:val="00501E6D"/>
    <w:rsid w:val="005025DA"/>
    <w:rsid w:val="005041B3"/>
    <w:rsid w:val="00505646"/>
    <w:rsid w:val="0050591A"/>
    <w:rsid w:val="00506D6F"/>
    <w:rsid w:val="00511592"/>
    <w:rsid w:val="00512716"/>
    <w:rsid w:val="00512753"/>
    <w:rsid w:val="00515598"/>
    <w:rsid w:val="00516B5F"/>
    <w:rsid w:val="00516B9E"/>
    <w:rsid w:val="00517279"/>
    <w:rsid w:val="00520168"/>
    <w:rsid w:val="00521508"/>
    <w:rsid w:val="00522082"/>
    <w:rsid w:val="00523D4B"/>
    <w:rsid w:val="00524C98"/>
    <w:rsid w:val="00526FF3"/>
    <w:rsid w:val="00527D4B"/>
    <w:rsid w:val="00530B57"/>
    <w:rsid w:val="00532AB3"/>
    <w:rsid w:val="00532C03"/>
    <w:rsid w:val="00534E45"/>
    <w:rsid w:val="00535879"/>
    <w:rsid w:val="0053611C"/>
    <w:rsid w:val="0053719B"/>
    <w:rsid w:val="00537D6D"/>
    <w:rsid w:val="00537EE4"/>
    <w:rsid w:val="005405B4"/>
    <w:rsid w:val="00542424"/>
    <w:rsid w:val="005426D9"/>
    <w:rsid w:val="005426F9"/>
    <w:rsid w:val="00544C5D"/>
    <w:rsid w:val="00545B8B"/>
    <w:rsid w:val="00546AB1"/>
    <w:rsid w:val="0054783C"/>
    <w:rsid w:val="005512F7"/>
    <w:rsid w:val="00551584"/>
    <w:rsid w:val="005516D7"/>
    <w:rsid w:val="00551AE1"/>
    <w:rsid w:val="00552461"/>
    <w:rsid w:val="005530FA"/>
    <w:rsid w:val="00553CBC"/>
    <w:rsid w:val="0055429F"/>
    <w:rsid w:val="00563841"/>
    <w:rsid w:val="0056522C"/>
    <w:rsid w:val="0057092F"/>
    <w:rsid w:val="00570A59"/>
    <w:rsid w:val="00570C0D"/>
    <w:rsid w:val="00571735"/>
    <w:rsid w:val="00574A84"/>
    <w:rsid w:val="00575F57"/>
    <w:rsid w:val="00576B67"/>
    <w:rsid w:val="00577F3D"/>
    <w:rsid w:val="00580125"/>
    <w:rsid w:val="00580C46"/>
    <w:rsid w:val="00580F3C"/>
    <w:rsid w:val="00582847"/>
    <w:rsid w:val="00582955"/>
    <w:rsid w:val="00583D80"/>
    <w:rsid w:val="00585282"/>
    <w:rsid w:val="00585839"/>
    <w:rsid w:val="005865A8"/>
    <w:rsid w:val="00590BB7"/>
    <w:rsid w:val="00592827"/>
    <w:rsid w:val="00592A41"/>
    <w:rsid w:val="0059546B"/>
    <w:rsid w:val="0059558D"/>
    <w:rsid w:val="00597E70"/>
    <w:rsid w:val="005A08D0"/>
    <w:rsid w:val="005A1E0C"/>
    <w:rsid w:val="005A358D"/>
    <w:rsid w:val="005A5B45"/>
    <w:rsid w:val="005A60ED"/>
    <w:rsid w:val="005A7845"/>
    <w:rsid w:val="005A7A49"/>
    <w:rsid w:val="005B1522"/>
    <w:rsid w:val="005B24D6"/>
    <w:rsid w:val="005B293D"/>
    <w:rsid w:val="005B454E"/>
    <w:rsid w:val="005B53EB"/>
    <w:rsid w:val="005B608E"/>
    <w:rsid w:val="005C1AB7"/>
    <w:rsid w:val="005C23C2"/>
    <w:rsid w:val="005C46DE"/>
    <w:rsid w:val="005C576C"/>
    <w:rsid w:val="005C794E"/>
    <w:rsid w:val="005D15F7"/>
    <w:rsid w:val="005D3181"/>
    <w:rsid w:val="005D4E74"/>
    <w:rsid w:val="005D58D9"/>
    <w:rsid w:val="005E2307"/>
    <w:rsid w:val="005E246A"/>
    <w:rsid w:val="005E3F58"/>
    <w:rsid w:val="005E5AE7"/>
    <w:rsid w:val="005E5FE3"/>
    <w:rsid w:val="005F1780"/>
    <w:rsid w:val="005F1E5C"/>
    <w:rsid w:val="005F21EF"/>
    <w:rsid w:val="005F2D00"/>
    <w:rsid w:val="005F3434"/>
    <w:rsid w:val="005F6E4D"/>
    <w:rsid w:val="005F7807"/>
    <w:rsid w:val="006007A6"/>
    <w:rsid w:val="006012CE"/>
    <w:rsid w:val="00603A07"/>
    <w:rsid w:val="00603ECF"/>
    <w:rsid w:val="006045EF"/>
    <w:rsid w:val="00605CFB"/>
    <w:rsid w:val="00606777"/>
    <w:rsid w:val="00607C20"/>
    <w:rsid w:val="006130F3"/>
    <w:rsid w:val="00613FF3"/>
    <w:rsid w:val="00614571"/>
    <w:rsid w:val="006145B8"/>
    <w:rsid w:val="0061652C"/>
    <w:rsid w:val="00617515"/>
    <w:rsid w:val="00622AA9"/>
    <w:rsid w:val="006245DC"/>
    <w:rsid w:val="0062798D"/>
    <w:rsid w:val="00627CA7"/>
    <w:rsid w:val="00630F7B"/>
    <w:rsid w:val="006314E8"/>
    <w:rsid w:val="006321E2"/>
    <w:rsid w:val="00637EAC"/>
    <w:rsid w:val="0064025F"/>
    <w:rsid w:val="00640841"/>
    <w:rsid w:val="0064087A"/>
    <w:rsid w:val="006433A4"/>
    <w:rsid w:val="00643CA9"/>
    <w:rsid w:val="00644B35"/>
    <w:rsid w:val="00645A8A"/>
    <w:rsid w:val="00651EFA"/>
    <w:rsid w:val="0065215A"/>
    <w:rsid w:val="006521A4"/>
    <w:rsid w:val="006524D6"/>
    <w:rsid w:val="00653CFF"/>
    <w:rsid w:val="00655105"/>
    <w:rsid w:val="00655FFB"/>
    <w:rsid w:val="00656AF0"/>
    <w:rsid w:val="006603E0"/>
    <w:rsid w:val="0066107F"/>
    <w:rsid w:val="0066151F"/>
    <w:rsid w:val="00661641"/>
    <w:rsid w:val="006648AF"/>
    <w:rsid w:val="00667484"/>
    <w:rsid w:val="00671BCF"/>
    <w:rsid w:val="00671DEC"/>
    <w:rsid w:val="00671F17"/>
    <w:rsid w:val="0067213D"/>
    <w:rsid w:val="006725DE"/>
    <w:rsid w:val="00674062"/>
    <w:rsid w:val="0067612E"/>
    <w:rsid w:val="00677C8E"/>
    <w:rsid w:val="00681628"/>
    <w:rsid w:val="00681A3C"/>
    <w:rsid w:val="0068323A"/>
    <w:rsid w:val="00683EA4"/>
    <w:rsid w:val="006847C7"/>
    <w:rsid w:val="00685285"/>
    <w:rsid w:val="00685828"/>
    <w:rsid w:val="0068585C"/>
    <w:rsid w:val="00686726"/>
    <w:rsid w:val="00686989"/>
    <w:rsid w:val="00686B4E"/>
    <w:rsid w:val="00687AEC"/>
    <w:rsid w:val="00687D7A"/>
    <w:rsid w:val="00690E1B"/>
    <w:rsid w:val="006915FC"/>
    <w:rsid w:val="00691772"/>
    <w:rsid w:val="00692537"/>
    <w:rsid w:val="0069378E"/>
    <w:rsid w:val="00693892"/>
    <w:rsid w:val="00694091"/>
    <w:rsid w:val="006941D6"/>
    <w:rsid w:val="00695194"/>
    <w:rsid w:val="006964C6"/>
    <w:rsid w:val="006A0937"/>
    <w:rsid w:val="006A1FAF"/>
    <w:rsid w:val="006A3556"/>
    <w:rsid w:val="006A3B98"/>
    <w:rsid w:val="006A405D"/>
    <w:rsid w:val="006A449F"/>
    <w:rsid w:val="006A55EC"/>
    <w:rsid w:val="006A5AE4"/>
    <w:rsid w:val="006A76FD"/>
    <w:rsid w:val="006B02A2"/>
    <w:rsid w:val="006B1188"/>
    <w:rsid w:val="006B19C3"/>
    <w:rsid w:val="006B2383"/>
    <w:rsid w:val="006B2545"/>
    <w:rsid w:val="006B48C4"/>
    <w:rsid w:val="006B4A4A"/>
    <w:rsid w:val="006B4AD5"/>
    <w:rsid w:val="006B7C28"/>
    <w:rsid w:val="006C05ED"/>
    <w:rsid w:val="006C0D9A"/>
    <w:rsid w:val="006C2BAF"/>
    <w:rsid w:val="006C2D8E"/>
    <w:rsid w:val="006C4D38"/>
    <w:rsid w:val="006C5AD1"/>
    <w:rsid w:val="006C75DA"/>
    <w:rsid w:val="006C7A7D"/>
    <w:rsid w:val="006D03DD"/>
    <w:rsid w:val="006D0C74"/>
    <w:rsid w:val="006D29E3"/>
    <w:rsid w:val="006D2F9D"/>
    <w:rsid w:val="006D371C"/>
    <w:rsid w:val="006D430B"/>
    <w:rsid w:val="006D75D7"/>
    <w:rsid w:val="006D7F28"/>
    <w:rsid w:val="006D7FBB"/>
    <w:rsid w:val="006E0831"/>
    <w:rsid w:val="006E0902"/>
    <w:rsid w:val="006E0A32"/>
    <w:rsid w:val="006E120B"/>
    <w:rsid w:val="006E14F1"/>
    <w:rsid w:val="006E1A47"/>
    <w:rsid w:val="006E3840"/>
    <w:rsid w:val="006E3BC0"/>
    <w:rsid w:val="006E44B1"/>
    <w:rsid w:val="006E4900"/>
    <w:rsid w:val="006E5CBE"/>
    <w:rsid w:val="006E6414"/>
    <w:rsid w:val="006F08ED"/>
    <w:rsid w:val="006F2B73"/>
    <w:rsid w:val="006F39E0"/>
    <w:rsid w:val="006F4030"/>
    <w:rsid w:val="006F5128"/>
    <w:rsid w:val="006F5D08"/>
    <w:rsid w:val="006F6911"/>
    <w:rsid w:val="006F6A5B"/>
    <w:rsid w:val="00700817"/>
    <w:rsid w:val="00700963"/>
    <w:rsid w:val="00700A25"/>
    <w:rsid w:val="00702298"/>
    <w:rsid w:val="00702FF6"/>
    <w:rsid w:val="007039C4"/>
    <w:rsid w:val="00706867"/>
    <w:rsid w:val="00707622"/>
    <w:rsid w:val="00707CED"/>
    <w:rsid w:val="00711425"/>
    <w:rsid w:val="0071443F"/>
    <w:rsid w:val="00715D2D"/>
    <w:rsid w:val="007167E3"/>
    <w:rsid w:val="00716A36"/>
    <w:rsid w:val="00720F38"/>
    <w:rsid w:val="0072272B"/>
    <w:rsid w:val="00725E8B"/>
    <w:rsid w:val="00735480"/>
    <w:rsid w:val="0073557A"/>
    <w:rsid w:val="0073597D"/>
    <w:rsid w:val="00736474"/>
    <w:rsid w:val="00737503"/>
    <w:rsid w:val="00737CCB"/>
    <w:rsid w:val="0074046D"/>
    <w:rsid w:val="00740870"/>
    <w:rsid w:val="00740C24"/>
    <w:rsid w:val="00740EB6"/>
    <w:rsid w:val="007426A8"/>
    <w:rsid w:val="00742B66"/>
    <w:rsid w:val="00744B21"/>
    <w:rsid w:val="00744E59"/>
    <w:rsid w:val="0074614B"/>
    <w:rsid w:val="00754272"/>
    <w:rsid w:val="0075713B"/>
    <w:rsid w:val="0075767D"/>
    <w:rsid w:val="00760101"/>
    <w:rsid w:val="00760311"/>
    <w:rsid w:val="00761611"/>
    <w:rsid w:val="00761D10"/>
    <w:rsid w:val="00761EE9"/>
    <w:rsid w:val="007627DA"/>
    <w:rsid w:val="007627FE"/>
    <w:rsid w:val="00765EE6"/>
    <w:rsid w:val="00766B7F"/>
    <w:rsid w:val="00767AB3"/>
    <w:rsid w:val="007730B3"/>
    <w:rsid w:val="0077346D"/>
    <w:rsid w:val="00773D37"/>
    <w:rsid w:val="007752C6"/>
    <w:rsid w:val="0077699A"/>
    <w:rsid w:val="00777B24"/>
    <w:rsid w:val="00777D77"/>
    <w:rsid w:val="00777FC8"/>
    <w:rsid w:val="007800C7"/>
    <w:rsid w:val="007810F1"/>
    <w:rsid w:val="00786E52"/>
    <w:rsid w:val="007870AF"/>
    <w:rsid w:val="0079041A"/>
    <w:rsid w:val="0079054B"/>
    <w:rsid w:val="00790C9C"/>
    <w:rsid w:val="00790DDF"/>
    <w:rsid w:val="00791C7F"/>
    <w:rsid w:val="0079259D"/>
    <w:rsid w:val="00793ABD"/>
    <w:rsid w:val="00793D54"/>
    <w:rsid w:val="00795E21"/>
    <w:rsid w:val="007A1800"/>
    <w:rsid w:val="007A339A"/>
    <w:rsid w:val="007A3A1E"/>
    <w:rsid w:val="007A5A16"/>
    <w:rsid w:val="007A6412"/>
    <w:rsid w:val="007B035F"/>
    <w:rsid w:val="007B117A"/>
    <w:rsid w:val="007B3A17"/>
    <w:rsid w:val="007B48B9"/>
    <w:rsid w:val="007B5A05"/>
    <w:rsid w:val="007B73BA"/>
    <w:rsid w:val="007B793F"/>
    <w:rsid w:val="007B7AE6"/>
    <w:rsid w:val="007C3A4D"/>
    <w:rsid w:val="007C3FF5"/>
    <w:rsid w:val="007C4373"/>
    <w:rsid w:val="007C450A"/>
    <w:rsid w:val="007C4828"/>
    <w:rsid w:val="007C4EA9"/>
    <w:rsid w:val="007C59C4"/>
    <w:rsid w:val="007C631C"/>
    <w:rsid w:val="007C6A1B"/>
    <w:rsid w:val="007D02EE"/>
    <w:rsid w:val="007D15B5"/>
    <w:rsid w:val="007D19C3"/>
    <w:rsid w:val="007D2863"/>
    <w:rsid w:val="007D3082"/>
    <w:rsid w:val="007D4ED0"/>
    <w:rsid w:val="007D4F50"/>
    <w:rsid w:val="007D67AD"/>
    <w:rsid w:val="007D7675"/>
    <w:rsid w:val="007E0329"/>
    <w:rsid w:val="007E118A"/>
    <w:rsid w:val="007E2862"/>
    <w:rsid w:val="007E2CED"/>
    <w:rsid w:val="007E44A2"/>
    <w:rsid w:val="007E4BAC"/>
    <w:rsid w:val="007E65F5"/>
    <w:rsid w:val="007F0895"/>
    <w:rsid w:val="007F1D48"/>
    <w:rsid w:val="007F1F44"/>
    <w:rsid w:val="007F4872"/>
    <w:rsid w:val="007F4E41"/>
    <w:rsid w:val="007F5CAB"/>
    <w:rsid w:val="007F622A"/>
    <w:rsid w:val="007F72C0"/>
    <w:rsid w:val="007F72DD"/>
    <w:rsid w:val="00801C64"/>
    <w:rsid w:val="0080521E"/>
    <w:rsid w:val="008063B2"/>
    <w:rsid w:val="00806464"/>
    <w:rsid w:val="00807B8B"/>
    <w:rsid w:val="00810B50"/>
    <w:rsid w:val="00813223"/>
    <w:rsid w:val="00813D96"/>
    <w:rsid w:val="00813F80"/>
    <w:rsid w:val="00816877"/>
    <w:rsid w:val="00817CBF"/>
    <w:rsid w:val="00817DA8"/>
    <w:rsid w:val="00820C57"/>
    <w:rsid w:val="00822A48"/>
    <w:rsid w:val="00823642"/>
    <w:rsid w:val="00825788"/>
    <w:rsid w:val="00827C68"/>
    <w:rsid w:val="00833DD0"/>
    <w:rsid w:val="00834648"/>
    <w:rsid w:val="008352FD"/>
    <w:rsid w:val="008353D7"/>
    <w:rsid w:val="00835773"/>
    <w:rsid w:val="00836873"/>
    <w:rsid w:val="008376FD"/>
    <w:rsid w:val="00840DAE"/>
    <w:rsid w:val="008414FC"/>
    <w:rsid w:val="00841676"/>
    <w:rsid w:val="00842877"/>
    <w:rsid w:val="00843E4F"/>
    <w:rsid w:val="008442BA"/>
    <w:rsid w:val="008445F6"/>
    <w:rsid w:val="00845FCD"/>
    <w:rsid w:val="0084628D"/>
    <w:rsid w:val="00846472"/>
    <w:rsid w:val="00847805"/>
    <w:rsid w:val="00855224"/>
    <w:rsid w:val="00857A36"/>
    <w:rsid w:val="00860696"/>
    <w:rsid w:val="008633A1"/>
    <w:rsid w:val="00863862"/>
    <w:rsid w:val="008667FF"/>
    <w:rsid w:val="00870F0D"/>
    <w:rsid w:val="008736AB"/>
    <w:rsid w:val="00875023"/>
    <w:rsid w:val="00877823"/>
    <w:rsid w:val="00882A93"/>
    <w:rsid w:val="008868F9"/>
    <w:rsid w:val="00891242"/>
    <w:rsid w:val="00891C76"/>
    <w:rsid w:val="00893C3F"/>
    <w:rsid w:val="00895410"/>
    <w:rsid w:val="00895795"/>
    <w:rsid w:val="00897446"/>
    <w:rsid w:val="00897638"/>
    <w:rsid w:val="00897926"/>
    <w:rsid w:val="00897B9D"/>
    <w:rsid w:val="00897BB1"/>
    <w:rsid w:val="008A046B"/>
    <w:rsid w:val="008A1CFF"/>
    <w:rsid w:val="008A4355"/>
    <w:rsid w:val="008A4F89"/>
    <w:rsid w:val="008A68E0"/>
    <w:rsid w:val="008A7F42"/>
    <w:rsid w:val="008B1595"/>
    <w:rsid w:val="008B1D75"/>
    <w:rsid w:val="008B1FC8"/>
    <w:rsid w:val="008B235E"/>
    <w:rsid w:val="008B2867"/>
    <w:rsid w:val="008B2E09"/>
    <w:rsid w:val="008B38CD"/>
    <w:rsid w:val="008B6025"/>
    <w:rsid w:val="008B6474"/>
    <w:rsid w:val="008C0AD1"/>
    <w:rsid w:val="008C23C0"/>
    <w:rsid w:val="008C3231"/>
    <w:rsid w:val="008C43B6"/>
    <w:rsid w:val="008C4918"/>
    <w:rsid w:val="008C5817"/>
    <w:rsid w:val="008C6FEA"/>
    <w:rsid w:val="008C789F"/>
    <w:rsid w:val="008D0B9B"/>
    <w:rsid w:val="008D26D4"/>
    <w:rsid w:val="008D2DC1"/>
    <w:rsid w:val="008D3490"/>
    <w:rsid w:val="008D765E"/>
    <w:rsid w:val="008D79C9"/>
    <w:rsid w:val="008E07C0"/>
    <w:rsid w:val="008E1DE5"/>
    <w:rsid w:val="008E5693"/>
    <w:rsid w:val="008E59B7"/>
    <w:rsid w:val="008E6433"/>
    <w:rsid w:val="008E7F3F"/>
    <w:rsid w:val="008F00C2"/>
    <w:rsid w:val="008F080E"/>
    <w:rsid w:val="008F1984"/>
    <w:rsid w:val="008F23E2"/>
    <w:rsid w:val="008F4577"/>
    <w:rsid w:val="008F46F0"/>
    <w:rsid w:val="008F6C5F"/>
    <w:rsid w:val="00901CD8"/>
    <w:rsid w:val="009043EC"/>
    <w:rsid w:val="00905072"/>
    <w:rsid w:val="0090664B"/>
    <w:rsid w:val="00911E70"/>
    <w:rsid w:val="00912086"/>
    <w:rsid w:val="00914520"/>
    <w:rsid w:val="00914A5F"/>
    <w:rsid w:val="009164A1"/>
    <w:rsid w:val="00916F7A"/>
    <w:rsid w:val="0092073B"/>
    <w:rsid w:val="0092110C"/>
    <w:rsid w:val="00921FE8"/>
    <w:rsid w:val="00922B62"/>
    <w:rsid w:val="00927AED"/>
    <w:rsid w:val="009302DD"/>
    <w:rsid w:val="009320C0"/>
    <w:rsid w:val="00932162"/>
    <w:rsid w:val="009329A4"/>
    <w:rsid w:val="00933279"/>
    <w:rsid w:val="00933B83"/>
    <w:rsid w:val="00934CDB"/>
    <w:rsid w:val="00937B25"/>
    <w:rsid w:val="00941E71"/>
    <w:rsid w:val="009425BE"/>
    <w:rsid w:val="00942919"/>
    <w:rsid w:val="009433B7"/>
    <w:rsid w:val="0094349B"/>
    <w:rsid w:val="009442CE"/>
    <w:rsid w:val="00945FE7"/>
    <w:rsid w:val="009474A2"/>
    <w:rsid w:val="009476F4"/>
    <w:rsid w:val="00950618"/>
    <w:rsid w:val="00950E70"/>
    <w:rsid w:val="0095150A"/>
    <w:rsid w:val="009524EB"/>
    <w:rsid w:val="00952F84"/>
    <w:rsid w:val="00953819"/>
    <w:rsid w:val="00955B38"/>
    <w:rsid w:val="009627D1"/>
    <w:rsid w:val="00962FED"/>
    <w:rsid w:val="009645E3"/>
    <w:rsid w:val="00967440"/>
    <w:rsid w:val="00967609"/>
    <w:rsid w:val="00967B27"/>
    <w:rsid w:val="009706A7"/>
    <w:rsid w:val="0097269A"/>
    <w:rsid w:val="00976A12"/>
    <w:rsid w:val="009811B4"/>
    <w:rsid w:val="00982DD3"/>
    <w:rsid w:val="009873B6"/>
    <w:rsid w:val="009873D2"/>
    <w:rsid w:val="00987960"/>
    <w:rsid w:val="00990E73"/>
    <w:rsid w:val="00992421"/>
    <w:rsid w:val="00993B13"/>
    <w:rsid w:val="0099678C"/>
    <w:rsid w:val="00997440"/>
    <w:rsid w:val="009A1F78"/>
    <w:rsid w:val="009A2FE3"/>
    <w:rsid w:val="009A46EE"/>
    <w:rsid w:val="009A7A07"/>
    <w:rsid w:val="009A7C9C"/>
    <w:rsid w:val="009B0EE7"/>
    <w:rsid w:val="009B1B15"/>
    <w:rsid w:val="009B1EC8"/>
    <w:rsid w:val="009B3662"/>
    <w:rsid w:val="009B3E6E"/>
    <w:rsid w:val="009B40A4"/>
    <w:rsid w:val="009B416C"/>
    <w:rsid w:val="009B460F"/>
    <w:rsid w:val="009B489E"/>
    <w:rsid w:val="009B4FCF"/>
    <w:rsid w:val="009B5013"/>
    <w:rsid w:val="009B5E85"/>
    <w:rsid w:val="009B5F68"/>
    <w:rsid w:val="009B68A0"/>
    <w:rsid w:val="009B7B3E"/>
    <w:rsid w:val="009C08D8"/>
    <w:rsid w:val="009C17DF"/>
    <w:rsid w:val="009C2CB5"/>
    <w:rsid w:val="009C31B9"/>
    <w:rsid w:val="009C484E"/>
    <w:rsid w:val="009C7FAE"/>
    <w:rsid w:val="009D0771"/>
    <w:rsid w:val="009D102C"/>
    <w:rsid w:val="009D1AD0"/>
    <w:rsid w:val="009D2355"/>
    <w:rsid w:val="009D4029"/>
    <w:rsid w:val="009D4180"/>
    <w:rsid w:val="009D5705"/>
    <w:rsid w:val="009D62A4"/>
    <w:rsid w:val="009E0D4A"/>
    <w:rsid w:val="009E1E53"/>
    <w:rsid w:val="009E65B4"/>
    <w:rsid w:val="009F14AD"/>
    <w:rsid w:val="009F1FBC"/>
    <w:rsid w:val="009F4523"/>
    <w:rsid w:val="009F7092"/>
    <w:rsid w:val="009F7B27"/>
    <w:rsid w:val="00A0020F"/>
    <w:rsid w:val="00A018A2"/>
    <w:rsid w:val="00A0431F"/>
    <w:rsid w:val="00A0466C"/>
    <w:rsid w:val="00A04B7A"/>
    <w:rsid w:val="00A04F10"/>
    <w:rsid w:val="00A05274"/>
    <w:rsid w:val="00A05915"/>
    <w:rsid w:val="00A06BD2"/>
    <w:rsid w:val="00A1134D"/>
    <w:rsid w:val="00A15074"/>
    <w:rsid w:val="00A2003A"/>
    <w:rsid w:val="00A202FE"/>
    <w:rsid w:val="00A20AB6"/>
    <w:rsid w:val="00A22BEB"/>
    <w:rsid w:val="00A23A85"/>
    <w:rsid w:val="00A24513"/>
    <w:rsid w:val="00A24CFF"/>
    <w:rsid w:val="00A25139"/>
    <w:rsid w:val="00A25259"/>
    <w:rsid w:val="00A26F89"/>
    <w:rsid w:val="00A30659"/>
    <w:rsid w:val="00A30D97"/>
    <w:rsid w:val="00A33A0D"/>
    <w:rsid w:val="00A33BA7"/>
    <w:rsid w:val="00A33D63"/>
    <w:rsid w:val="00A34949"/>
    <w:rsid w:val="00A36B36"/>
    <w:rsid w:val="00A3728D"/>
    <w:rsid w:val="00A37E98"/>
    <w:rsid w:val="00A40CC1"/>
    <w:rsid w:val="00A40F21"/>
    <w:rsid w:val="00A434DB"/>
    <w:rsid w:val="00A46B2F"/>
    <w:rsid w:val="00A5052B"/>
    <w:rsid w:val="00A518DF"/>
    <w:rsid w:val="00A52012"/>
    <w:rsid w:val="00A52741"/>
    <w:rsid w:val="00A53FEA"/>
    <w:rsid w:val="00A56A65"/>
    <w:rsid w:val="00A56FC6"/>
    <w:rsid w:val="00A57E6F"/>
    <w:rsid w:val="00A61FBE"/>
    <w:rsid w:val="00A6224F"/>
    <w:rsid w:val="00A63BE5"/>
    <w:rsid w:val="00A741F9"/>
    <w:rsid w:val="00A7505E"/>
    <w:rsid w:val="00A7527E"/>
    <w:rsid w:val="00A75D22"/>
    <w:rsid w:val="00A76315"/>
    <w:rsid w:val="00A7682D"/>
    <w:rsid w:val="00A76A34"/>
    <w:rsid w:val="00A81178"/>
    <w:rsid w:val="00A81364"/>
    <w:rsid w:val="00A81FF2"/>
    <w:rsid w:val="00A83861"/>
    <w:rsid w:val="00A8419F"/>
    <w:rsid w:val="00A84A65"/>
    <w:rsid w:val="00A91C2C"/>
    <w:rsid w:val="00A91DDC"/>
    <w:rsid w:val="00A94EC0"/>
    <w:rsid w:val="00A9702B"/>
    <w:rsid w:val="00AA02CA"/>
    <w:rsid w:val="00AA267B"/>
    <w:rsid w:val="00AA3AE7"/>
    <w:rsid w:val="00AA3B8C"/>
    <w:rsid w:val="00AA4D7E"/>
    <w:rsid w:val="00AA51F2"/>
    <w:rsid w:val="00AA53E1"/>
    <w:rsid w:val="00AA58E2"/>
    <w:rsid w:val="00AA5D78"/>
    <w:rsid w:val="00AA7A7D"/>
    <w:rsid w:val="00AB0AFC"/>
    <w:rsid w:val="00AB10E3"/>
    <w:rsid w:val="00AB1890"/>
    <w:rsid w:val="00AB215D"/>
    <w:rsid w:val="00AB2D5C"/>
    <w:rsid w:val="00AB3602"/>
    <w:rsid w:val="00AB564B"/>
    <w:rsid w:val="00AB7C82"/>
    <w:rsid w:val="00AC0A16"/>
    <w:rsid w:val="00AC1CF3"/>
    <w:rsid w:val="00AC2710"/>
    <w:rsid w:val="00AC41E8"/>
    <w:rsid w:val="00AC7A1D"/>
    <w:rsid w:val="00AC7C81"/>
    <w:rsid w:val="00AD0BF6"/>
    <w:rsid w:val="00AD40CB"/>
    <w:rsid w:val="00AD45E1"/>
    <w:rsid w:val="00AD4844"/>
    <w:rsid w:val="00AD641B"/>
    <w:rsid w:val="00AD68A9"/>
    <w:rsid w:val="00AD72CE"/>
    <w:rsid w:val="00AE09EF"/>
    <w:rsid w:val="00AE0A04"/>
    <w:rsid w:val="00AE0FC0"/>
    <w:rsid w:val="00AE186C"/>
    <w:rsid w:val="00AE2779"/>
    <w:rsid w:val="00AE28F6"/>
    <w:rsid w:val="00AE3537"/>
    <w:rsid w:val="00AE5A56"/>
    <w:rsid w:val="00AE620D"/>
    <w:rsid w:val="00AE7A5B"/>
    <w:rsid w:val="00AF0E14"/>
    <w:rsid w:val="00AF162F"/>
    <w:rsid w:val="00AF1AB0"/>
    <w:rsid w:val="00AF5ADE"/>
    <w:rsid w:val="00AF7D66"/>
    <w:rsid w:val="00B0418A"/>
    <w:rsid w:val="00B041E4"/>
    <w:rsid w:val="00B05246"/>
    <w:rsid w:val="00B06976"/>
    <w:rsid w:val="00B10217"/>
    <w:rsid w:val="00B1120E"/>
    <w:rsid w:val="00B12641"/>
    <w:rsid w:val="00B14669"/>
    <w:rsid w:val="00B16074"/>
    <w:rsid w:val="00B16664"/>
    <w:rsid w:val="00B21C09"/>
    <w:rsid w:val="00B22619"/>
    <w:rsid w:val="00B22E5D"/>
    <w:rsid w:val="00B25FE5"/>
    <w:rsid w:val="00B274CD"/>
    <w:rsid w:val="00B30952"/>
    <w:rsid w:val="00B337C7"/>
    <w:rsid w:val="00B337D6"/>
    <w:rsid w:val="00B4021F"/>
    <w:rsid w:val="00B40302"/>
    <w:rsid w:val="00B40D5E"/>
    <w:rsid w:val="00B41A5D"/>
    <w:rsid w:val="00B444E4"/>
    <w:rsid w:val="00B444E9"/>
    <w:rsid w:val="00B4523E"/>
    <w:rsid w:val="00B46D77"/>
    <w:rsid w:val="00B50145"/>
    <w:rsid w:val="00B5073F"/>
    <w:rsid w:val="00B507F4"/>
    <w:rsid w:val="00B50EE4"/>
    <w:rsid w:val="00B51A0C"/>
    <w:rsid w:val="00B538D3"/>
    <w:rsid w:val="00B53F6A"/>
    <w:rsid w:val="00B56685"/>
    <w:rsid w:val="00B6112B"/>
    <w:rsid w:val="00B62605"/>
    <w:rsid w:val="00B70927"/>
    <w:rsid w:val="00B70FC6"/>
    <w:rsid w:val="00B7353D"/>
    <w:rsid w:val="00B76D81"/>
    <w:rsid w:val="00B804E7"/>
    <w:rsid w:val="00B80CAD"/>
    <w:rsid w:val="00B81B4F"/>
    <w:rsid w:val="00B83595"/>
    <w:rsid w:val="00B83870"/>
    <w:rsid w:val="00B844F7"/>
    <w:rsid w:val="00B84CDA"/>
    <w:rsid w:val="00B8664E"/>
    <w:rsid w:val="00B8732D"/>
    <w:rsid w:val="00B92A0C"/>
    <w:rsid w:val="00B931DF"/>
    <w:rsid w:val="00B95C46"/>
    <w:rsid w:val="00BA0A9C"/>
    <w:rsid w:val="00BA44FC"/>
    <w:rsid w:val="00BA73AF"/>
    <w:rsid w:val="00BB01EB"/>
    <w:rsid w:val="00BB05CB"/>
    <w:rsid w:val="00BB6A4B"/>
    <w:rsid w:val="00BB7693"/>
    <w:rsid w:val="00BC08CB"/>
    <w:rsid w:val="00BC15EC"/>
    <w:rsid w:val="00BC21E5"/>
    <w:rsid w:val="00BC26B9"/>
    <w:rsid w:val="00BC3447"/>
    <w:rsid w:val="00BC3BEE"/>
    <w:rsid w:val="00BC41B5"/>
    <w:rsid w:val="00BC4917"/>
    <w:rsid w:val="00BC498F"/>
    <w:rsid w:val="00BC604C"/>
    <w:rsid w:val="00BC6F76"/>
    <w:rsid w:val="00BD0C86"/>
    <w:rsid w:val="00BD1F35"/>
    <w:rsid w:val="00BD2990"/>
    <w:rsid w:val="00BD5321"/>
    <w:rsid w:val="00BD740F"/>
    <w:rsid w:val="00BD7961"/>
    <w:rsid w:val="00BE0B2D"/>
    <w:rsid w:val="00BE0CF2"/>
    <w:rsid w:val="00BE26C3"/>
    <w:rsid w:val="00BE2A82"/>
    <w:rsid w:val="00BE35CF"/>
    <w:rsid w:val="00BE36E0"/>
    <w:rsid w:val="00BE4081"/>
    <w:rsid w:val="00BE518C"/>
    <w:rsid w:val="00BE553A"/>
    <w:rsid w:val="00BE5C6B"/>
    <w:rsid w:val="00BE6708"/>
    <w:rsid w:val="00BE78EF"/>
    <w:rsid w:val="00BF0C60"/>
    <w:rsid w:val="00BF1923"/>
    <w:rsid w:val="00BF1DD0"/>
    <w:rsid w:val="00BF2110"/>
    <w:rsid w:val="00BF264C"/>
    <w:rsid w:val="00BF49D4"/>
    <w:rsid w:val="00BF7300"/>
    <w:rsid w:val="00BF758D"/>
    <w:rsid w:val="00C00CEC"/>
    <w:rsid w:val="00C032DA"/>
    <w:rsid w:val="00C0397B"/>
    <w:rsid w:val="00C03D62"/>
    <w:rsid w:val="00C03F88"/>
    <w:rsid w:val="00C04BD0"/>
    <w:rsid w:val="00C07B1F"/>
    <w:rsid w:val="00C112B4"/>
    <w:rsid w:val="00C116F2"/>
    <w:rsid w:val="00C14B71"/>
    <w:rsid w:val="00C14C55"/>
    <w:rsid w:val="00C1584B"/>
    <w:rsid w:val="00C1676C"/>
    <w:rsid w:val="00C178F9"/>
    <w:rsid w:val="00C214C6"/>
    <w:rsid w:val="00C23C71"/>
    <w:rsid w:val="00C241D0"/>
    <w:rsid w:val="00C25501"/>
    <w:rsid w:val="00C259AA"/>
    <w:rsid w:val="00C25BF9"/>
    <w:rsid w:val="00C2796F"/>
    <w:rsid w:val="00C3052B"/>
    <w:rsid w:val="00C31F02"/>
    <w:rsid w:val="00C33A82"/>
    <w:rsid w:val="00C33BDE"/>
    <w:rsid w:val="00C351F2"/>
    <w:rsid w:val="00C36623"/>
    <w:rsid w:val="00C3718D"/>
    <w:rsid w:val="00C3791E"/>
    <w:rsid w:val="00C40B6F"/>
    <w:rsid w:val="00C40E19"/>
    <w:rsid w:val="00C41C16"/>
    <w:rsid w:val="00C427D2"/>
    <w:rsid w:val="00C42A46"/>
    <w:rsid w:val="00C4365C"/>
    <w:rsid w:val="00C44576"/>
    <w:rsid w:val="00C46A55"/>
    <w:rsid w:val="00C46BF2"/>
    <w:rsid w:val="00C47191"/>
    <w:rsid w:val="00C478B5"/>
    <w:rsid w:val="00C52CC0"/>
    <w:rsid w:val="00C53487"/>
    <w:rsid w:val="00C53E85"/>
    <w:rsid w:val="00C5432B"/>
    <w:rsid w:val="00C54B0F"/>
    <w:rsid w:val="00C5672B"/>
    <w:rsid w:val="00C63A53"/>
    <w:rsid w:val="00C648C0"/>
    <w:rsid w:val="00C65372"/>
    <w:rsid w:val="00C6556B"/>
    <w:rsid w:val="00C67363"/>
    <w:rsid w:val="00C71F60"/>
    <w:rsid w:val="00C71F7B"/>
    <w:rsid w:val="00C72027"/>
    <w:rsid w:val="00C7214B"/>
    <w:rsid w:val="00C72785"/>
    <w:rsid w:val="00C73CA2"/>
    <w:rsid w:val="00C76A6D"/>
    <w:rsid w:val="00C82785"/>
    <w:rsid w:val="00C831F3"/>
    <w:rsid w:val="00C837CC"/>
    <w:rsid w:val="00C84B84"/>
    <w:rsid w:val="00C84F6B"/>
    <w:rsid w:val="00C85AB2"/>
    <w:rsid w:val="00C87F32"/>
    <w:rsid w:val="00C92109"/>
    <w:rsid w:val="00C92B24"/>
    <w:rsid w:val="00C934F3"/>
    <w:rsid w:val="00C955E2"/>
    <w:rsid w:val="00C95D67"/>
    <w:rsid w:val="00CA1210"/>
    <w:rsid w:val="00CA1242"/>
    <w:rsid w:val="00CA1B9E"/>
    <w:rsid w:val="00CA1D21"/>
    <w:rsid w:val="00CA22DE"/>
    <w:rsid w:val="00CA2CF4"/>
    <w:rsid w:val="00CA71DA"/>
    <w:rsid w:val="00CB206F"/>
    <w:rsid w:val="00CB30AE"/>
    <w:rsid w:val="00CB38D4"/>
    <w:rsid w:val="00CB4EA5"/>
    <w:rsid w:val="00CB707E"/>
    <w:rsid w:val="00CB721F"/>
    <w:rsid w:val="00CC0951"/>
    <w:rsid w:val="00CC341B"/>
    <w:rsid w:val="00CC5679"/>
    <w:rsid w:val="00CC6429"/>
    <w:rsid w:val="00CC6EFF"/>
    <w:rsid w:val="00CC726D"/>
    <w:rsid w:val="00CD1343"/>
    <w:rsid w:val="00CD1A69"/>
    <w:rsid w:val="00CD22F9"/>
    <w:rsid w:val="00CD25D0"/>
    <w:rsid w:val="00CD38FB"/>
    <w:rsid w:val="00CD561C"/>
    <w:rsid w:val="00CD699B"/>
    <w:rsid w:val="00CD69CE"/>
    <w:rsid w:val="00CE171A"/>
    <w:rsid w:val="00CE24AD"/>
    <w:rsid w:val="00CE2951"/>
    <w:rsid w:val="00CE2C07"/>
    <w:rsid w:val="00CE4006"/>
    <w:rsid w:val="00CE5DA1"/>
    <w:rsid w:val="00CE6044"/>
    <w:rsid w:val="00CE6B25"/>
    <w:rsid w:val="00CE6E0D"/>
    <w:rsid w:val="00CF13D1"/>
    <w:rsid w:val="00CF1FF0"/>
    <w:rsid w:val="00CF2085"/>
    <w:rsid w:val="00CF2118"/>
    <w:rsid w:val="00CF3005"/>
    <w:rsid w:val="00CF338A"/>
    <w:rsid w:val="00CF3C54"/>
    <w:rsid w:val="00CF461A"/>
    <w:rsid w:val="00CF489D"/>
    <w:rsid w:val="00CF4A30"/>
    <w:rsid w:val="00CF6752"/>
    <w:rsid w:val="00D00761"/>
    <w:rsid w:val="00D04EC2"/>
    <w:rsid w:val="00D061BE"/>
    <w:rsid w:val="00D06E5E"/>
    <w:rsid w:val="00D07067"/>
    <w:rsid w:val="00D07F87"/>
    <w:rsid w:val="00D102DC"/>
    <w:rsid w:val="00D10501"/>
    <w:rsid w:val="00D10F69"/>
    <w:rsid w:val="00D10FE4"/>
    <w:rsid w:val="00D121FF"/>
    <w:rsid w:val="00D13984"/>
    <w:rsid w:val="00D14EF9"/>
    <w:rsid w:val="00D1595A"/>
    <w:rsid w:val="00D15974"/>
    <w:rsid w:val="00D161D2"/>
    <w:rsid w:val="00D172BA"/>
    <w:rsid w:val="00D22783"/>
    <w:rsid w:val="00D22BB4"/>
    <w:rsid w:val="00D257FD"/>
    <w:rsid w:val="00D25D29"/>
    <w:rsid w:val="00D262AA"/>
    <w:rsid w:val="00D26508"/>
    <w:rsid w:val="00D27958"/>
    <w:rsid w:val="00D27C40"/>
    <w:rsid w:val="00D27F14"/>
    <w:rsid w:val="00D328C9"/>
    <w:rsid w:val="00D3333F"/>
    <w:rsid w:val="00D34F48"/>
    <w:rsid w:val="00D4052D"/>
    <w:rsid w:val="00D425CB"/>
    <w:rsid w:val="00D42622"/>
    <w:rsid w:val="00D42928"/>
    <w:rsid w:val="00D43544"/>
    <w:rsid w:val="00D46794"/>
    <w:rsid w:val="00D47169"/>
    <w:rsid w:val="00D501B7"/>
    <w:rsid w:val="00D5312A"/>
    <w:rsid w:val="00D5362D"/>
    <w:rsid w:val="00D53787"/>
    <w:rsid w:val="00D56188"/>
    <w:rsid w:val="00D60217"/>
    <w:rsid w:val="00D668B8"/>
    <w:rsid w:val="00D67DDE"/>
    <w:rsid w:val="00D704CF"/>
    <w:rsid w:val="00D70681"/>
    <w:rsid w:val="00D707E1"/>
    <w:rsid w:val="00D70F2E"/>
    <w:rsid w:val="00D72EE4"/>
    <w:rsid w:val="00D737BE"/>
    <w:rsid w:val="00D741FA"/>
    <w:rsid w:val="00D761D9"/>
    <w:rsid w:val="00D76B19"/>
    <w:rsid w:val="00D8071E"/>
    <w:rsid w:val="00D80FBC"/>
    <w:rsid w:val="00D814BF"/>
    <w:rsid w:val="00D821C5"/>
    <w:rsid w:val="00D84F69"/>
    <w:rsid w:val="00D86B25"/>
    <w:rsid w:val="00D90773"/>
    <w:rsid w:val="00D90A08"/>
    <w:rsid w:val="00D91D7D"/>
    <w:rsid w:val="00D91F4B"/>
    <w:rsid w:val="00D929D4"/>
    <w:rsid w:val="00D93DCB"/>
    <w:rsid w:val="00D93E43"/>
    <w:rsid w:val="00D9473A"/>
    <w:rsid w:val="00D95B81"/>
    <w:rsid w:val="00DA156C"/>
    <w:rsid w:val="00DA264B"/>
    <w:rsid w:val="00DA2912"/>
    <w:rsid w:val="00DA2F0C"/>
    <w:rsid w:val="00DA3FAC"/>
    <w:rsid w:val="00DA439A"/>
    <w:rsid w:val="00DA56F8"/>
    <w:rsid w:val="00DA6DA9"/>
    <w:rsid w:val="00DB106F"/>
    <w:rsid w:val="00DB1944"/>
    <w:rsid w:val="00DB2694"/>
    <w:rsid w:val="00DB2B9A"/>
    <w:rsid w:val="00DB3EB5"/>
    <w:rsid w:val="00DB6794"/>
    <w:rsid w:val="00DB6B5F"/>
    <w:rsid w:val="00DB6D8E"/>
    <w:rsid w:val="00DB73C2"/>
    <w:rsid w:val="00DB7975"/>
    <w:rsid w:val="00DC161C"/>
    <w:rsid w:val="00DC24EB"/>
    <w:rsid w:val="00DC307F"/>
    <w:rsid w:val="00DC4563"/>
    <w:rsid w:val="00DC4C93"/>
    <w:rsid w:val="00DC5BD5"/>
    <w:rsid w:val="00DC71A5"/>
    <w:rsid w:val="00DD18D4"/>
    <w:rsid w:val="00DD3CCF"/>
    <w:rsid w:val="00DD45FF"/>
    <w:rsid w:val="00DD5CB2"/>
    <w:rsid w:val="00DE3DD6"/>
    <w:rsid w:val="00DE3F73"/>
    <w:rsid w:val="00DE51EE"/>
    <w:rsid w:val="00DE64C3"/>
    <w:rsid w:val="00DE7E0D"/>
    <w:rsid w:val="00DE7F88"/>
    <w:rsid w:val="00DF0203"/>
    <w:rsid w:val="00DF17FC"/>
    <w:rsid w:val="00DF3146"/>
    <w:rsid w:val="00DF3AC7"/>
    <w:rsid w:val="00DF3B0B"/>
    <w:rsid w:val="00DF589C"/>
    <w:rsid w:val="00DF70FB"/>
    <w:rsid w:val="00E00715"/>
    <w:rsid w:val="00E00B06"/>
    <w:rsid w:val="00E01073"/>
    <w:rsid w:val="00E03436"/>
    <w:rsid w:val="00E05FC6"/>
    <w:rsid w:val="00E0640B"/>
    <w:rsid w:val="00E065D0"/>
    <w:rsid w:val="00E068DC"/>
    <w:rsid w:val="00E1089B"/>
    <w:rsid w:val="00E10E83"/>
    <w:rsid w:val="00E11BDC"/>
    <w:rsid w:val="00E13699"/>
    <w:rsid w:val="00E139AB"/>
    <w:rsid w:val="00E13D4E"/>
    <w:rsid w:val="00E1426F"/>
    <w:rsid w:val="00E16647"/>
    <w:rsid w:val="00E166D5"/>
    <w:rsid w:val="00E206AD"/>
    <w:rsid w:val="00E20D73"/>
    <w:rsid w:val="00E23432"/>
    <w:rsid w:val="00E23520"/>
    <w:rsid w:val="00E25758"/>
    <w:rsid w:val="00E26820"/>
    <w:rsid w:val="00E27B37"/>
    <w:rsid w:val="00E307E8"/>
    <w:rsid w:val="00E32511"/>
    <w:rsid w:val="00E32AFE"/>
    <w:rsid w:val="00E33F47"/>
    <w:rsid w:val="00E345D2"/>
    <w:rsid w:val="00E3481F"/>
    <w:rsid w:val="00E35251"/>
    <w:rsid w:val="00E35DC4"/>
    <w:rsid w:val="00E40AE8"/>
    <w:rsid w:val="00E45109"/>
    <w:rsid w:val="00E4734D"/>
    <w:rsid w:val="00E50ECF"/>
    <w:rsid w:val="00E52020"/>
    <w:rsid w:val="00E524F5"/>
    <w:rsid w:val="00E554C1"/>
    <w:rsid w:val="00E55EA5"/>
    <w:rsid w:val="00E55EA8"/>
    <w:rsid w:val="00E5603A"/>
    <w:rsid w:val="00E56D33"/>
    <w:rsid w:val="00E56E2F"/>
    <w:rsid w:val="00E608E3"/>
    <w:rsid w:val="00E63F54"/>
    <w:rsid w:val="00E644D1"/>
    <w:rsid w:val="00E65E6D"/>
    <w:rsid w:val="00E6619E"/>
    <w:rsid w:val="00E67A69"/>
    <w:rsid w:val="00E70DBE"/>
    <w:rsid w:val="00E71A0D"/>
    <w:rsid w:val="00E71B68"/>
    <w:rsid w:val="00E755BE"/>
    <w:rsid w:val="00E77A98"/>
    <w:rsid w:val="00E80D72"/>
    <w:rsid w:val="00E8150D"/>
    <w:rsid w:val="00E81664"/>
    <w:rsid w:val="00E829F1"/>
    <w:rsid w:val="00E82C46"/>
    <w:rsid w:val="00E842E8"/>
    <w:rsid w:val="00E86F63"/>
    <w:rsid w:val="00E87615"/>
    <w:rsid w:val="00E90F5A"/>
    <w:rsid w:val="00E9140B"/>
    <w:rsid w:val="00E9245D"/>
    <w:rsid w:val="00E933A9"/>
    <w:rsid w:val="00E94081"/>
    <w:rsid w:val="00E95142"/>
    <w:rsid w:val="00E9515A"/>
    <w:rsid w:val="00E956AA"/>
    <w:rsid w:val="00EA0C6E"/>
    <w:rsid w:val="00EA2770"/>
    <w:rsid w:val="00EA461A"/>
    <w:rsid w:val="00EA5437"/>
    <w:rsid w:val="00EA5FB3"/>
    <w:rsid w:val="00EA68C5"/>
    <w:rsid w:val="00EA6955"/>
    <w:rsid w:val="00EA7671"/>
    <w:rsid w:val="00EB31B6"/>
    <w:rsid w:val="00EB4FA4"/>
    <w:rsid w:val="00EB5313"/>
    <w:rsid w:val="00EB6197"/>
    <w:rsid w:val="00EB7C34"/>
    <w:rsid w:val="00EC1223"/>
    <w:rsid w:val="00EC18A2"/>
    <w:rsid w:val="00EC34A8"/>
    <w:rsid w:val="00EC34E8"/>
    <w:rsid w:val="00EC36E6"/>
    <w:rsid w:val="00EC3E3D"/>
    <w:rsid w:val="00EC5A24"/>
    <w:rsid w:val="00EC645E"/>
    <w:rsid w:val="00ED0137"/>
    <w:rsid w:val="00ED035F"/>
    <w:rsid w:val="00ED1AE0"/>
    <w:rsid w:val="00ED1FC6"/>
    <w:rsid w:val="00ED2703"/>
    <w:rsid w:val="00ED53B4"/>
    <w:rsid w:val="00ED55B1"/>
    <w:rsid w:val="00ED6F7E"/>
    <w:rsid w:val="00ED6FD3"/>
    <w:rsid w:val="00ED7167"/>
    <w:rsid w:val="00ED77C2"/>
    <w:rsid w:val="00ED7E1A"/>
    <w:rsid w:val="00EE0CEB"/>
    <w:rsid w:val="00EE27BE"/>
    <w:rsid w:val="00EE4131"/>
    <w:rsid w:val="00EE6519"/>
    <w:rsid w:val="00EE693D"/>
    <w:rsid w:val="00EE7DD0"/>
    <w:rsid w:val="00EF0092"/>
    <w:rsid w:val="00EF1692"/>
    <w:rsid w:val="00EF37E9"/>
    <w:rsid w:val="00EF4717"/>
    <w:rsid w:val="00EF543E"/>
    <w:rsid w:val="00EF5EB9"/>
    <w:rsid w:val="00EF60CE"/>
    <w:rsid w:val="00EF6B08"/>
    <w:rsid w:val="00F01064"/>
    <w:rsid w:val="00F02F86"/>
    <w:rsid w:val="00F0440F"/>
    <w:rsid w:val="00F04AC2"/>
    <w:rsid w:val="00F0644C"/>
    <w:rsid w:val="00F0783A"/>
    <w:rsid w:val="00F10588"/>
    <w:rsid w:val="00F11352"/>
    <w:rsid w:val="00F11936"/>
    <w:rsid w:val="00F120E8"/>
    <w:rsid w:val="00F1316E"/>
    <w:rsid w:val="00F14039"/>
    <w:rsid w:val="00F151CE"/>
    <w:rsid w:val="00F15984"/>
    <w:rsid w:val="00F176AB"/>
    <w:rsid w:val="00F177FE"/>
    <w:rsid w:val="00F21896"/>
    <w:rsid w:val="00F2246D"/>
    <w:rsid w:val="00F22F12"/>
    <w:rsid w:val="00F23F40"/>
    <w:rsid w:val="00F258D3"/>
    <w:rsid w:val="00F26154"/>
    <w:rsid w:val="00F2677E"/>
    <w:rsid w:val="00F26B51"/>
    <w:rsid w:val="00F277EE"/>
    <w:rsid w:val="00F2790D"/>
    <w:rsid w:val="00F3100C"/>
    <w:rsid w:val="00F333B8"/>
    <w:rsid w:val="00F3632E"/>
    <w:rsid w:val="00F36AC5"/>
    <w:rsid w:val="00F37CE7"/>
    <w:rsid w:val="00F41152"/>
    <w:rsid w:val="00F41470"/>
    <w:rsid w:val="00F426E9"/>
    <w:rsid w:val="00F431EF"/>
    <w:rsid w:val="00F43506"/>
    <w:rsid w:val="00F447FC"/>
    <w:rsid w:val="00F44F89"/>
    <w:rsid w:val="00F455C7"/>
    <w:rsid w:val="00F4771E"/>
    <w:rsid w:val="00F5069D"/>
    <w:rsid w:val="00F50CE2"/>
    <w:rsid w:val="00F51D60"/>
    <w:rsid w:val="00F526C8"/>
    <w:rsid w:val="00F5285F"/>
    <w:rsid w:val="00F53726"/>
    <w:rsid w:val="00F53ABE"/>
    <w:rsid w:val="00F54680"/>
    <w:rsid w:val="00F56451"/>
    <w:rsid w:val="00F57B24"/>
    <w:rsid w:val="00F60A71"/>
    <w:rsid w:val="00F6251C"/>
    <w:rsid w:val="00F63304"/>
    <w:rsid w:val="00F66B79"/>
    <w:rsid w:val="00F66BF3"/>
    <w:rsid w:val="00F67002"/>
    <w:rsid w:val="00F6790A"/>
    <w:rsid w:val="00F70C5B"/>
    <w:rsid w:val="00F730F8"/>
    <w:rsid w:val="00F734D4"/>
    <w:rsid w:val="00F73E1F"/>
    <w:rsid w:val="00F75FAB"/>
    <w:rsid w:val="00F767C6"/>
    <w:rsid w:val="00F773DC"/>
    <w:rsid w:val="00F81472"/>
    <w:rsid w:val="00F81F99"/>
    <w:rsid w:val="00F82FCE"/>
    <w:rsid w:val="00F838A5"/>
    <w:rsid w:val="00F83BE0"/>
    <w:rsid w:val="00F84258"/>
    <w:rsid w:val="00F845B4"/>
    <w:rsid w:val="00F84B4D"/>
    <w:rsid w:val="00F8617A"/>
    <w:rsid w:val="00F8758F"/>
    <w:rsid w:val="00F8782B"/>
    <w:rsid w:val="00F9026B"/>
    <w:rsid w:val="00F92B60"/>
    <w:rsid w:val="00F93787"/>
    <w:rsid w:val="00FA12AD"/>
    <w:rsid w:val="00FA34AB"/>
    <w:rsid w:val="00FA76A4"/>
    <w:rsid w:val="00FB4F24"/>
    <w:rsid w:val="00FB693B"/>
    <w:rsid w:val="00FB7753"/>
    <w:rsid w:val="00FB7D9C"/>
    <w:rsid w:val="00FC0012"/>
    <w:rsid w:val="00FC1799"/>
    <w:rsid w:val="00FC2C04"/>
    <w:rsid w:val="00FC4301"/>
    <w:rsid w:val="00FC5207"/>
    <w:rsid w:val="00FC5F79"/>
    <w:rsid w:val="00FC6158"/>
    <w:rsid w:val="00FC6E85"/>
    <w:rsid w:val="00FD0B2C"/>
    <w:rsid w:val="00FD0E97"/>
    <w:rsid w:val="00FD2A0B"/>
    <w:rsid w:val="00FD345D"/>
    <w:rsid w:val="00FD3649"/>
    <w:rsid w:val="00FD4FF3"/>
    <w:rsid w:val="00FD65A0"/>
    <w:rsid w:val="00FD723F"/>
    <w:rsid w:val="00FD7ECA"/>
    <w:rsid w:val="00FE02D6"/>
    <w:rsid w:val="00FE26F6"/>
    <w:rsid w:val="00FE3555"/>
    <w:rsid w:val="00FE44CF"/>
    <w:rsid w:val="00FE5C47"/>
    <w:rsid w:val="00FF19C0"/>
    <w:rsid w:val="00FF250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49898"/>
  <w15:docId w15:val="{4259DD8D-D5BC-4609-A820-172DC05E8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2B4"/>
    <w:pPr>
      <w:jc w:val="both"/>
    </w:pPr>
    <w:rPr>
      <w:rFonts w:ascii="Times New Roman" w:eastAsia="Microsoft Sans Serif" w:hAnsi="Times New Roman" w:cs="Microsoft Sans Serif"/>
      <w:sz w:val="24"/>
      <w:lang w:val="el-GR"/>
    </w:rPr>
  </w:style>
  <w:style w:type="paragraph" w:styleId="Heading1">
    <w:name w:val="heading 1"/>
    <w:basedOn w:val="Normal"/>
    <w:link w:val="Heading1Char"/>
    <w:autoRedefine/>
    <w:uiPriority w:val="9"/>
    <w:qFormat/>
    <w:rsid w:val="009D102C"/>
    <w:pPr>
      <w:numPr>
        <w:numId w:val="20"/>
      </w:numPr>
      <w:outlineLvl w:val="0"/>
    </w:pPr>
    <w:rPr>
      <w:rFonts w:eastAsia="Arial" w:cs="Arial"/>
      <w:b/>
      <w:bCs/>
      <w:caps/>
      <w:sz w:val="36"/>
    </w:rPr>
  </w:style>
  <w:style w:type="paragraph" w:styleId="Heading2">
    <w:name w:val="heading 2"/>
    <w:basedOn w:val="Heading1"/>
    <w:next w:val="Normal"/>
    <w:link w:val="Heading2Char"/>
    <w:autoRedefine/>
    <w:uiPriority w:val="9"/>
    <w:unhideWhenUsed/>
    <w:qFormat/>
    <w:rsid w:val="0042747D"/>
    <w:pPr>
      <w:numPr>
        <w:ilvl w:val="1"/>
      </w:numPr>
      <w:outlineLvl w:val="1"/>
    </w:pPr>
    <w:rPr>
      <w:rFonts w:cs="Times New Roman"/>
      <w:bCs w:val="0"/>
      <w:caps w:val="0"/>
      <w:sz w:val="32"/>
    </w:rPr>
  </w:style>
  <w:style w:type="paragraph" w:styleId="Heading3">
    <w:name w:val="heading 3"/>
    <w:basedOn w:val="Normal"/>
    <w:next w:val="Normal"/>
    <w:link w:val="Heading3Char"/>
    <w:autoRedefine/>
    <w:uiPriority w:val="9"/>
    <w:unhideWhenUsed/>
    <w:qFormat/>
    <w:rsid w:val="00AA267B"/>
    <w:pPr>
      <w:keepNext/>
      <w:keepLines/>
      <w:numPr>
        <w:ilvl w:val="2"/>
        <w:numId w:val="20"/>
      </w:numPr>
      <w:spacing w:before="40"/>
      <w:outlineLvl w:val="2"/>
    </w:pPr>
    <w:rPr>
      <w:rFonts w:eastAsiaTheme="majorEastAsia" w:cs="Times New Roman"/>
      <w:b/>
      <w:bCs/>
      <w:sz w:val="28"/>
      <w:szCs w:val="24"/>
    </w:rPr>
  </w:style>
  <w:style w:type="paragraph" w:styleId="Heading4">
    <w:name w:val="heading 4"/>
    <w:basedOn w:val="Normal"/>
    <w:next w:val="Normal"/>
    <w:link w:val="Heading4Char"/>
    <w:autoRedefine/>
    <w:uiPriority w:val="9"/>
    <w:unhideWhenUsed/>
    <w:qFormat/>
    <w:rsid w:val="00AA267B"/>
    <w:pPr>
      <w:keepNext/>
      <w:keepLines/>
      <w:numPr>
        <w:ilvl w:val="3"/>
        <w:numId w:val="20"/>
      </w:numPr>
      <w:spacing w:before="40"/>
      <w:outlineLvl w:val="3"/>
    </w:pPr>
    <w:rPr>
      <w:rFonts w:eastAsiaTheme="majorEastAsia" w:cs="Times New Roman"/>
      <w:b/>
      <w:iCs/>
    </w:rPr>
  </w:style>
  <w:style w:type="paragraph" w:styleId="Heading5">
    <w:name w:val="heading 5"/>
    <w:basedOn w:val="Normal"/>
    <w:next w:val="Normal"/>
    <w:link w:val="Heading5Char"/>
    <w:uiPriority w:val="9"/>
    <w:semiHidden/>
    <w:unhideWhenUsed/>
    <w:qFormat/>
    <w:rsid w:val="009D102C"/>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D102C"/>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D102C"/>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D102C"/>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D102C"/>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rPr>
      <w:rFonts w:ascii="Microsoft Sans Serif" w:hAnsi="Microsoft Sans Serif"/>
      <w:sz w:val="22"/>
    </w:rPr>
  </w:style>
  <w:style w:type="paragraph" w:styleId="ListParagraph">
    <w:name w:val="List Paragraph"/>
    <w:basedOn w:val="Normal"/>
    <w:link w:val="ListParagraphChar"/>
    <w:uiPriority w:val="1"/>
    <w:pPr>
      <w:ind w:left="1078" w:hanging="718"/>
    </w:pPr>
    <w:rPr>
      <w:rFonts w:ascii="Microsoft Sans Serif" w:hAnsi="Microsoft Sans Serif"/>
    </w:rPr>
  </w:style>
  <w:style w:type="paragraph" w:customStyle="1" w:styleId="TableParagraph">
    <w:name w:val="Table Paragraph"/>
    <w:basedOn w:val="Normal"/>
    <w:uiPriority w:val="1"/>
    <w:rPr>
      <w:rFonts w:ascii="Arial" w:eastAsia="Arial" w:hAnsi="Arial" w:cs="Arial"/>
    </w:rPr>
  </w:style>
  <w:style w:type="paragraph" w:styleId="Header">
    <w:name w:val="header"/>
    <w:basedOn w:val="Normal"/>
    <w:link w:val="HeaderChar"/>
    <w:uiPriority w:val="99"/>
    <w:unhideWhenUsed/>
    <w:rsid w:val="0042307A"/>
    <w:pPr>
      <w:tabs>
        <w:tab w:val="center" w:pos="4153"/>
        <w:tab w:val="right" w:pos="8306"/>
      </w:tabs>
    </w:pPr>
  </w:style>
  <w:style w:type="character" w:customStyle="1" w:styleId="HeaderChar">
    <w:name w:val="Header Char"/>
    <w:basedOn w:val="DefaultParagraphFont"/>
    <w:link w:val="Header"/>
    <w:uiPriority w:val="99"/>
    <w:rsid w:val="0042307A"/>
    <w:rPr>
      <w:rFonts w:ascii="Microsoft Sans Serif" w:eastAsia="Microsoft Sans Serif" w:hAnsi="Microsoft Sans Serif" w:cs="Microsoft Sans Serif"/>
      <w:lang w:val="el-GR"/>
    </w:rPr>
  </w:style>
  <w:style w:type="paragraph" w:styleId="Footer">
    <w:name w:val="footer"/>
    <w:basedOn w:val="Normal"/>
    <w:link w:val="FooterChar"/>
    <w:uiPriority w:val="99"/>
    <w:unhideWhenUsed/>
    <w:rsid w:val="0042307A"/>
    <w:pPr>
      <w:tabs>
        <w:tab w:val="center" w:pos="4153"/>
        <w:tab w:val="right" w:pos="8306"/>
      </w:tabs>
    </w:pPr>
  </w:style>
  <w:style w:type="character" w:customStyle="1" w:styleId="FooterChar">
    <w:name w:val="Footer Char"/>
    <w:basedOn w:val="DefaultParagraphFont"/>
    <w:link w:val="Footer"/>
    <w:uiPriority w:val="99"/>
    <w:rsid w:val="0042307A"/>
    <w:rPr>
      <w:rFonts w:ascii="Microsoft Sans Serif" w:eastAsia="Microsoft Sans Serif" w:hAnsi="Microsoft Sans Serif" w:cs="Microsoft Sans Serif"/>
      <w:lang w:val="el-GR"/>
    </w:rPr>
  </w:style>
  <w:style w:type="paragraph" w:styleId="TOCHeading">
    <w:name w:val="TOC Heading"/>
    <w:basedOn w:val="Heading1"/>
    <w:next w:val="Normal"/>
    <w:uiPriority w:val="39"/>
    <w:unhideWhenUsed/>
    <w:qFormat/>
    <w:rsid w:val="006C0D9A"/>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el-GR"/>
    </w:rPr>
  </w:style>
  <w:style w:type="paragraph" w:styleId="TOC1">
    <w:name w:val="toc 1"/>
    <w:basedOn w:val="Normal"/>
    <w:next w:val="Normal"/>
    <w:autoRedefine/>
    <w:uiPriority w:val="39"/>
    <w:unhideWhenUsed/>
    <w:rsid w:val="008A68E0"/>
    <w:pPr>
      <w:spacing w:after="100"/>
    </w:pPr>
  </w:style>
  <w:style w:type="character" w:styleId="Hyperlink">
    <w:name w:val="Hyperlink"/>
    <w:basedOn w:val="DefaultParagraphFont"/>
    <w:uiPriority w:val="99"/>
    <w:unhideWhenUsed/>
    <w:rsid w:val="00613FF3"/>
    <w:rPr>
      <w:color w:val="4F81BD" w:themeColor="accent1"/>
      <w:u w:val="none"/>
    </w:rPr>
  </w:style>
  <w:style w:type="paragraph" w:customStyle="1" w:styleId="EndNoteBibliographyTitle">
    <w:name w:val="EndNote Bibliography Title"/>
    <w:basedOn w:val="Normal"/>
    <w:link w:val="EndNoteBibliographyTitleChar"/>
    <w:rsid w:val="00962FED"/>
    <w:pPr>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962FED"/>
    <w:rPr>
      <w:rFonts w:ascii="Times New Roman" w:eastAsia="Microsoft Sans Serif" w:hAnsi="Times New Roman" w:cs="Times New Roman"/>
      <w:noProof/>
      <w:sz w:val="24"/>
    </w:rPr>
  </w:style>
  <w:style w:type="paragraph" w:customStyle="1" w:styleId="EndNoteBibliography">
    <w:name w:val="EndNote Bibliography"/>
    <w:basedOn w:val="Normal"/>
    <w:link w:val="EndNoteBibliographyChar"/>
    <w:rsid w:val="00962FED"/>
    <w:rPr>
      <w:rFonts w:cs="Times New Roman"/>
      <w:noProof/>
      <w:lang w:val="en-US"/>
    </w:rPr>
  </w:style>
  <w:style w:type="character" w:customStyle="1" w:styleId="EndNoteBibliographyChar">
    <w:name w:val="EndNote Bibliography Char"/>
    <w:basedOn w:val="DefaultParagraphFont"/>
    <w:link w:val="EndNoteBibliography"/>
    <w:rsid w:val="00962FED"/>
    <w:rPr>
      <w:rFonts w:ascii="Times New Roman" w:eastAsia="Microsoft Sans Serif" w:hAnsi="Times New Roman" w:cs="Times New Roman"/>
      <w:noProof/>
      <w:sz w:val="24"/>
    </w:rPr>
  </w:style>
  <w:style w:type="table" w:styleId="TableGrid">
    <w:name w:val="Table Grid"/>
    <w:basedOn w:val="TableNormal"/>
    <w:uiPriority w:val="39"/>
    <w:rsid w:val="002C5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2C50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Accent1">
    <w:name w:val="Grid Table 4 Accent 1"/>
    <w:basedOn w:val="TableNormal"/>
    <w:uiPriority w:val="49"/>
    <w:rsid w:val="002C50F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2C50F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1">
    <w:name w:val="Grid Table 5 Dark Accent 1"/>
    <w:basedOn w:val="TableNormal"/>
    <w:uiPriority w:val="50"/>
    <w:rsid w:val="002C50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UnresolvedMention">
    <w:name w:val="Unresolved Mention"/>
    <w:basedOn w:val="DefaultParagraphFont"/>
    <w:uiPriority w:val="99"/>
    <w:semiHidden/>
    <w:unhideWhenUsed/>
    <w:rsid w:val="00613FF3"/>
    <w:rPr>
      <w:color w:val="605E5C"/>
      <w:shd w:val="clear" w:color="auto" w:fill="E1DFDD"/>
    </w:rPr>
  </w:style>
  <w:style w:type="character" w:styleId="FollowedHyperlink">
    <w:name w:val="FollowedHyperlink"/>
    <w:basedOn w:val="DefaultParagraphFont"/>
    <w:uiPriority w:val="99"/>
    <w:semiHidden/>
    <w:unhideWhenUsed/>
    <w:rsid w:val="0077699A"/>
    <w:rPr>
      <w:color w:val="800080" w:themeColor="followedHyperlink"/>
      <w:u w:val="single"/>
    </w:rPr>
  </w:style>
  <w:style w:type="character" w:styleId="PlaceholderText">
    <w:name w:val="Placeholder Text"/>
    <w:basedOn w:val="DefaultParagraphFont"/>
    <w:uiPriority w:val="99"/>
    <w:semiHidden/>
    <w:rsid w:val="00C14B71"/>
    <w:rPr>
      <w:color w:val="666666"/>
    </w:rPr>
  </w:style>
  <w:style w:type="paragraph" w:styleId="Caption">
    <w:name w:val="caption"/>
    <w:basedOn w:val="Normal"/>
    <w:next w:val="Normal"/>
    <w:uiPriority w:val="35"/>
    <w:unhideWhenUsed/>
    <w:qFormat/>
    <w:rsid w:val="00D90773"/>
    <w:pPr>
      <w:spacing w:after="200"/>
    </w:pPr>
    <w:rPr>
      <w:i/>
      <w:iCs/>
      <w:color w:val="1F497D" w:themeColor="text2"/>
      <w:sz w:val="18"/>
      <w:szCs w:val="18"/>
    </w:rPr>
  </w:style>
  <w:style w:type="character" w:styleId="CommentReference">
    <w:name w:val="annotation reference"/>
    <w:basedOn w:val="DefaultParagraphFont"/>
    <w:uiPriority w:val="99"/>
    <w:semiHidden/>
    <w:unhideWhenUsed/>
    <w:rsid w:val="003E2EF8"/>
    <w:rPr>
      <w:sz w:val="16"/>
      <w:szCs w:val="16"/>
    </w:rPr>
  </w:style>
  <w:style w:type="paragraph" w:styleId="CommentText">
    <w:name w:val="annotation text"/>
    <w:basedOn w:val="Normal"/>
    <w:link w:val="CommentTextChar"/>
    <w:uiPriority w:val="99"/>
    <w:unhideWhenUsed/>
    <w:rsid w:val="003E2EF8"/>
    <w:rPr>
      <w:sz w:val="20"/>
      <w:szCs w:val="20"/>
    </w:rPr>
  </w:style>
  <w:style w:type="character" w:customStyle="1" w:styleId="CommentTextChar">
    <w:name w:val="Comment Text Char"/>
    <w:basedOn w:val="DefaultParagraphFont"/>
    <w:link w:val="CommentText"/>
    <w:uiPriority w:val="99"/>
    <w:rsid w:val="003E2EF8"/>
    <w:rPr>
      <w:rFonts w:ascii="Times New Roman" w:eastAsia="Microsoft Sans Serif" w:hAnsi="Times New Roman" w:cs="Microsoft Sans Serif"/>
      <w:sz w:val="20"/>
      <w:szCs w:val="20"/>
      <w:lang w:val="el-GR"/>
    </w:rPr>
  </w:style>
  <w:style w:type="paragraph" w:styleId="CommentSubject">
    <w:name w:val="annotation subject"/>
    <w:basedOn w:val="CommentText"/>
    <w:next w:val="CommentText"/>
    <w:link w:val="CommentSubjectChar"/>
    <w:uiPriority w:val="99"/>
    <w:semiHidden/>
    <w:unhideWhenUsed/>
    <w:rsid w:val="003E2EF8"/>
    <w:rPr>
      <w:b/>
      <w:bCs/>
    </w:rPr>
  </w:style>
  <w:style w:type="character" w:customStyle="1" w:styleId="CommentSubjectChar">
    <w:name w:val="Comment Subject Char"/>
    <w:basedOn w:val="CommentTextChar"/>
    <w:link w:val="CommentSubject"/>
    <w:uiPriority w:val="99"/>
    <w:semiHidden/>
    <w:rsid w:val="003E2EF8"/>
    <w:rPr>
      <w:rFonts w:ascii="Times New Roman" w:eastAsia="Microsoft Sans Serif" w:hAnsi="Times New Roman" w:cs="Microsoft Sans Serif"/>
      <w:b/>
      <w:bCs/>
      <w:sz w:val="20"/>
      <w:szCs w:val="20"/>
      <w:lang w:val="el-GR"/>
    </w:rPr>
  </w:style>
  <w:style w:type="character" w:customStyle="1" w:styleId="Heading3Char">
    <w:name w:val="Heading 3 Char"/>
    <w:basedOn w:val="DefaultParagraphFont"/>
    <w:link w:val="Heading3"/>
    <w:uiPriority w:val="9"/>
    <w:rsid w:val="00AA267B"/>
    <w:rPr>
      <w:rFonts w:ascii="Times New Roman" w:eastAsiaTheme="majorEastAsia" w:hAnsi="Times New Roman" w:cs="Times New Roman"/>
      <w:b/>
      <w:bCs/>
      <w:sz w:val="28"/>
      <w:szCs w:val="24"/>
      <w:lang w:val="el-GR"/>
    </w:rPr>
  </w:style>
  <w:style w:type="character" w:customStyle="1" w:styleId="Heading4Char">
    <w:name w:val="Heading 4 Char"/>
    <w:basedOn w:val="DefaultParagraphFont"/>
    <w:link w:val="Heading4"/>
    <w:uiPriority w:val="9"/>
    <w:rsid w:val="00AA267B"/>
    <w:rPr>
      <w:rFonts w:ascii="Times New Roman" w:eastAsiaTheme="majorEastAsia" w:hAnsi="Times New Roman" w:cs="Times New Roman"/>
      <w:b/>
      <w:iCs/>
      <w:sz w:val="24"/>
      <w:lang w:val="el-GR"/>
    </w:rPr>
  </w:style>
  <w:style w:type="character" w:customStyle="1" w:styleId="Heading5Char">
    <w:name w:val="Heading 5 Char"/>
    <w:basedOn w:val="DefaultParagraphFont"/>
    <w:link w:val="Heading5"/>
    <w:uiPriority w:val="9"/>
    <w:semiHidden/>
    <w:rsid w:val="009D102C"/>
    <w:rPr>
      <w:rFonts w:asciiTheme="majorHAnsi" w:eastAsiaTheme="majorEastAsia" w:hAnsiTheme="majorHAnsi" w:cstheme="majorBidi"/>
      <w:color w:val="365F91" w:themeColor="accent1" w:themeShade="BF"/>
      <w:sz w:val="24"/>
      <w:lang w:val="el-GR"/>
    </w:rPr>
  </w:style>
  <w:style w:type="character" w:customStyle="1" w:styleId="Heading6Char">
    <w:name w:val="Heading 6 Char"/>
    <w:basedOn w:val="DefaultParagraphFont"/>
    <w:link w:val="Heading6"/>
    <w:uiPriority w:val="9"/>
    <w:semiHidden/>
    <w:rsid w:val="009D102C"/>
    <w:rPr>
      <w:rFonts w:asciiTheme="majorHAnsi" w:eastAsiaTheme="majorEastAsia" w:hAnsiTheme="majorHAnsi" w:cstheme="majorBidi"/>
      <w:color w:val="243F60" w:themeColor="accent1" w:themeShade="7F"/>
      <w:sz w:val="24"/>
      <w:lang w:val="el-GR"/>
    </w:rPr>
  </w:style>
  <w:style w:type="character" w:customStyle="1" w:styleId="Heading7Char">
    <w:name w:val="Heading 7 Char"/>
    <w:basedOn w:val="DefaultParagraphFont"/>
    <w:link w:val="Heading7"/>
    <w:uiPriority w:val="9"/>
    <w:semiHidden/>
    <w:rsid w:val="009D102C"/>
    <w:rPr>
      <w:rFonts w:asciiTheme="majorHAnsi" w:eastAsiaTheme="majorEastAsia" w:hAnsiTheme="majorHAnsi" w:cstheme="majorBidi"/>
      <w:i/>
      <w:iCs/>
      <w:color w:val="243F60" w:themeColor="accent1" w:themeShade="7F"/>
      <w:sz w:val="24"/>
      <w:lang w:val="el-GR"/>
    </w:rPr>
  </w:style>
  <w:style w:type="character" w:customStyle="1" w:styleId="Heading8Char">
    <w:name w:val="Heading 8 Char"/>
    <w:basedOn w:val="DefaultParagraphFont"/>
    <w:link w:val="Heading8"/>
    <w:uiPriority w:val="9"/>
    <w:semiHidden/>
    <w:rsid w:val="009D102C"/>
    <w:rPr>
      <w:rFonts w:asciiTheme="majorHAnsi" w:eastAsiaTheme="majorEastAsia" w:hAnsiTheme="majorHAnsi" w:cstheme="majorBidi"/>
      <w:color w:val="272727" w:themeColor="text1" w:themeTint="D8"/>
      <w:sz w:val="21"/>
      <w:szCs w:val="21"/>
      <w:lang w:val="el-GR"/>
    </w:rPr>
  </w:style>
  <w:style w:type="character" w:customStyle="1" w:styleId="Heading9Char">
    <w:name w:val="Heading 9 Char"/>
    <w:basedOn w:val="DefaultParagraphFont"/>
    <w:link w:val="Heading9"/>
    <w:uiPriority w:val="9"/>
    <w:semiHidden/>
    <w:rsid w:val="009D102C"/>
    <w:rPr>
      <w:rFonts w:asciiTheme="majorHAnsi" w:eastAsiaTheme="majorEastAsia" w:hAnsiTheme="majorHAnsi" w:cstheme="majorBidi"/>
      <w:i/>
      <w:iCs/>
      <w:color w:val="272727" w:themeColor="text1" w:themeTint="D8"/>
      <w:sz w:val="21"/>
      <w:szCs w:val="21"/>
      <w:lang w:val="el-GR"/>
    </w:rPr>
  </w:style>
  <w:style w:type="paragraph" w:styleId="TOC2">
    <w:name w:val="toc 2"/>
    <w:basedOn w:val="Normal"/>
    <w:next w:val="Normal"/>
    <w:autoRedefine/>
    <w:uiPriority w:val="39"/>
    <w:unhideWhenUsed/>
    <w:rsid w:val="00E0640B"/>
    <w:pPr>
      <w:tabs>
        <w:tab w:val="left" w:pos="960"/>
        <w:tab w:val="right" w:leader="dot" w:pos="10070"/>
      </w:tabs>
      <w:spacing w:after="100"/>
      <w:ind w:left="240"/>
    </w:pPr>
    <w:rPr>
      <w:b/>
      <w:bCs/>
      <w:noProof/>
    </w:rPr>
  </w:style>
  <w:style w:type="paragraph" w:styleId="TOC3">
    <w:name w:val="toc 3"/>
    <w:basedOn w:val="Normal"/>
    <w:next w:val="Normal"/>
    <w:autoRedefine/>
    <w:uiPriority w:val="39"/>
    <w:unhideWhenUsed/>
    <w:rsid w:val="004B3503"/>
    <w:pPr>
      <w:spacing w:after="100"/>
      <w:ind w:left="480"/>
    </w:pPr>
  </w:style>
  <w:style w:type="paragraph" w:styleId="FootnoteText">
    <w:name w:val="footnote text"/>
    <w:basedOn w:val="Normal"/>
    <w:link w:val="FootnoteTextChar"/>
    <w:uiPriority w:val="99"/>
    <w:semiHidden/>
    <w:unhideWhenUsed/>
    <w:rsid w:val="00404B68"/>
    <w:rPr>
      <w:sz w:val="20"/>
      <w:szCs w:val="20"/>
    </w:rPr>
  </w:style>
  <w:style w:type="character" w:customStyle="1" w:styleId="FootnoteTextChar">
    <w:name w:val="Footnote Text Char"/>
    <w:basedOn w:val="DefaultParagraphFont"/>
    <w:link w:val="FootnoteText"/>
    <w:uiPriority w:val="99"/>
    <w:semiHidden/>
    <w:rsid w:val="00404B68"/>
    <w:rPr>
      <w:rFonts w:ascii="Times New Roman" w:eastAsia="Microsoft Sans Serif" w:hAnsi="Times New Roman" w:cs="Microsoft Sans Serif"/>
      <w:sz w:val="20"/>
      <w:szCs w:val="20"/>
      <w:lang w:val="el-GR"/>
    </w:rPr>
  </w:style>
  <w:style w:type="character" w:styleId="FootnoteReference">
    <w:name w:val="footnote reference"/>
    <w:basedOn w:val="DefaultParagraphFont"/>
    <w:uiPriority w:val="99"/>
    <w:semiHidden/>
    <w:unhideWhenUsed/>
    <w:rsid w:val="00404B68"/>
    <w:rPr>
      <w:vertAlign w:val="superscript"/>
    </w:rPr>
  </w:style>
  <w:style w:type="paragraph" w:styleId="TableofFigures">
    <w:name w:val="table of figures"/>
    <w:basedOn w:val="Normal"/>
    <w:next w:val="Normal"/>
    <w:uiPriority w:val="99"/>
    <w:unhideWhenUsed/>
    <w:rsid w:val="00D668B8"/>
  </w:style>
  <w:style w:type="character" w:customStyle="1" w:styleId="Heading2Char">
    <w:name w:val="Heading 2 Char"/>
    <w:basedOn w:val="DefaultParagraphFont"/>
    <w:link w:val="Heading2"/>
    <w:uiPriority w:val="9"/>
    <w:rsid w:val="0042747D"/>
    <w:rPr>
      <w:rFonts w:ascii="Times New Roman" w:eastAsia="Arial" w:hAnsi="Times New Roman" w:cs="Times New Roman"/>
      <w:b/>
      <w:sz w:val="32"/>
      <w:lang w:val="el-GR"/>
    </w:rPr>
  </w:style>
  <w:style w:type="paragraph" w:styleId="TOC4">
    <w:name w:val="toc 4"/>
    <w:basedOn w:val="Normal"/>
    <w:next w:val="Normal"/>
    <w:autoRedefine/>
    <w:uiPriority w:val="39"/>
    <w:unhideWhenUsed/>
    <w:rsid w:val="000615BB"/>
    <w:pPr>
      <w:spacing w:after="100"/>
      <w:ind w:left="720"/>
    </w:pPr>
  </w:style>
  <w:style w:type="paragraph" w:styleId="Revision">
    <w:name w:val="Revision"/>
    <w:hidden/>
    <w:uiPriority w:val="99"/>
    <w:semiHidden/>
    <w:rsid w:val="00125251"/>
    <w:pPr>
      <w:widowControl/>
      <w:autoSpaceDE/>
      <w:autoSpaceDN/>
    </w:pPr>
    <w:rPr>
      <w:rFonts w:ascii="Times New Roman" w:eastAsia="Microsoft Sans Serif" w:hAnsi="Times New Roman" w:cs="Microsoft Sans Serif"/>
      <w:sz w:val="24"/>
      <w:lang w:val="el-GR"/>
    </w:rPr>
  </w:style>
  <w:style w:type="paragraph" w:customStyle="1" w:styleId="Bulletpoint">
    <w:name w:val="Bullet point"/>
    <w:basedOn w:val="ListParagraph"/>
    <w:link w:val="BulletpointChar"/>
    <w:autoRedefine/>
    <w:rsid w:val="006D2F9D"/>
    <w:pPr>
      <w:numPr>
        <w:numId w:val="40"/>
      </w:numPr>
    </w:pPr>
    <w:rPr>
      <w:rFonts w:ascii="Cambria Math" w:hAnsi="Cambria Math" w:cs="Times New Roman"/>
    </w:rPr>
  </w:style>
  <w:style w:type="character" w:customStyle="1" w:styleId="ListParagraphChar">
    <w:name w:val="List Paragraph Char"/>
    <w:basedOn w:val="DefaultParagraphFont"/>
    <w:link w:val="ListParagraph"/>
    <w:uiPriority w:val="1"/>
    <w:rsid w:val="00F10588"/>
    <w:rPr>
      <w:rFonts w:ascii="Microsoft Sans Serif" w:eastAsia="Microsoft Sans Serif" w:hAnsi="Microsoft Sans Serif" w:cs="Microsoft Sans Serif"/>
      <w:sz w:val="24"/>
      <w:lang w:val="el-GR"/>
    </w:rPr>
  </w:style>
  <w:style w:type="character" w:customStyle="1" w:styleId="BulletpointChar">
    <w:name w:val="Bullet point Char"/>
    <w:basedOn w:val="ListParagraphChar"/>
    <w:link w:val="Bulletpoint"/>
    <w:rsid w:val="006D2F9D"/>
    <w:rPr>
      <w:rFonts w:ascii="Cambria Math" w:eastAsia="Microsoft Sans Serif" w:hAnsi="Cambria Math" w:cs="Times New Roman"/>
      <w:sz w:val="24"/>
      <w:lang w:val="el-GR"/>
    </w:rPr>
  </w:style>
  <w:style w:type="table" w:styleId="GridTable5Dark-Accent4">
    <w:name w:val="Grid Table 5 Dark Accent 4"/>
    <w:basedOn w:val="TableNormal"/>
    <w:uiPriority w:val="50"/>
    <w:rsid w:val="009434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3">
    <w:name w:val="Grid Table 5 Dark Accent 3"/>
    <w:basedOn w:val="TableNormal"/>
    <w:uiPriority w:val="50"/>
    <w:rsid w:val="009434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2">
    <w:name w:val="Grid Table 5 Dark Accent 2"/>
    <w:basedOn w:val="TableNormal"/>
    <w:uiPriority w:val="50"/>
    <w:rsid w:val="009434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Heading1Char">
    <w:name w:val="Heading 1 Char"/>
    <w:basedOn w:val="DefaultParagraphFont"/>
    <w:link w:val="Heading1"/>
    <w:uiPriority w:val="9"/>
    <w:rsid w:val="00897446"/>
    <w:rPr>
      <w:rFonts w:ascii="Times New Roman" w:eastAsia="Arial" w:hAnsi="Times New Roman" w:cs="Arial"/>
      <w:b/>
      <w:bCs/>
      <w:caps/>
      <w:sz w:val="36"/>
      <w:lang w:val="el-GR"/>
    </w:rPr>
  </w:style>
  <w:style w:type="character" w:customStyle="1" w:styleId="BodyTextChar">
    <w:name w:val="Body Text Char"/>
    <w:basedOn w:val="DefaultParagraphFont"/>
    <w:link w:val="BodyText"/>
    <w:uiPriority w:val="1"/>
    <w:rsid w:val="00897446"/>
    <w:rPr>
      <w:rFonts w:ascii="Microsoft Sans Serif" w:eastAsia="Microsoft Sans Serif" w:hAnsi="Microsoft Sans Serif" w:cs="Microsoft Sans Serif"/>
      <w:lang w:val="el-GR"/>
    </w:rPr>
  </w:style>
  <w:style w:type="paragraph" w:customStyle="1" w:styleId="msonormal0">
    <w:name w:val="msonormal"/>
    <w:basedOn w:val="Normal"/>
    <w:rsid w:val="00897446"/>
    <w:pPr>
      <w:widowControl/>
      <w:autoSpaceDE/>
      <w:autoSpaceDN/>
      <w:spacing w:before="100" w:beforeAutospacing="1" w:after="100" w:afterAutospacing="1"/>
      <w:jc w:val="left"/>
    </w:pPr>
    <w:rPr>
      <w:rFonts w:eastAsia="Times New Roman" w:cs="Times New Roman"/>
      <w:szCs w:val="24"/>
      <w:lang w:eastAsia="el-GR"/>
    </w:rPr>
  </w:style>
  <w:style w:type="numbering" w:customStyle="1" w:styleId="1">
    <w:name w:val="Χωρίς λίστα1"/>
    <w:next w:val="NoList"/>
    <w:uiPriority w:val="99"/>
    <w:semiHidden/>
    <w:unhideWhenUsed/>
    <w:rsid w:val="00897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science/article/pii/S0950423015001138" TargetMode="External"/><Relationship Id="rId2" Type="http://schemas.openxmlformats.org/officeDocument/2006/relationships/hyperlink" Target="%20\l%20" TargetMode="External"/><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jpg"/><Relationship Id="rId26" Type="http://schemas.openxmlformats.org/officeDocument/2006/relationships/image" Target="media/image12.jpeg"/><Relationship Id="rId39" Type="http://schemas.openxmlformats.org/officeDocument/2006/relationships/hyperlink" Target="https://www.epa.gov/aegl/hydrogen-sulfide-results-aegl-program"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chart" Target="charts/chart9.xml"/><Relationship Id="rId42" Type="http://schemas.openxmlformats.org/officeDocument/2006/relationships/hyperlink" Target="https://juliadynamics.github.io/InteractiveDynamics.jl/dev/" TargetMode="External"/><Relationship Id="rId47" Type="http://schemas.openxmlformats.org/officeDocument/2006/relationships/hyperlink" Target="https://pinetools.com" TargetMode="External"/><Relationship Id="rId50" Type="http://schemas.openxmlformats.org/officeDocument/2006/relationships/image" Target="media/image15.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chart" Target="charts/chart8.xml"/><Relationship Id="rId38" Type="http://schemas.openxmlformats.org/officeDocument/2006/relationships/hyperlink" Target="https://docs.julialang.org/en/v1/stdlib/LinearAlgebra/" TargetMode="External"/><Relationship Id="rId46" Type="http://schemas.openxmlformats.org/officeDocument/2006/relationships/hyperlink" Target="https://chatgpt.com"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chart" Target="charts/chart4.xml"/><Relationship Id="rId41" Type="http://schemas.openxmlformats.org/officeDocument/2006/relationships/hyperlink" Target="https://csv.juliadata.org/stable/"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chart" Target="charts/chart2.xml"/><Relationship Id="rId32" Type="http://schemas.openxmlformats.org/officeDocument/2006/relationships/chart" Target="charts/chart7.xml"/><Relationship Id="rId37" Type="http://schemas.openxmlformats.org/officeDocument/2006/relationships/chart" Target="charts/chart12.xml"/><Relationship Id="rId40" Type="http://schemas.openxmlformats.org/officeDocument/2006/relationships/hyperlink" Target="https://github.com" TargetMode="External"/><Relationship Id="rId45" Type="http://schemas.openxmlformats.org/officeDocument/2006/relationships/hyperlink" Target="https://code.visualstudio.com" TargetMode="External"/><Relationship Id="rId53"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chart" Target="charts/chart1.xml"/><Relationship Id="rId28" Type="http://schemas.openxmlformats.org/officeDocument/2006/relationships/chart" Target="charts/chart3.xml"/><Relationship Id="rId36" Type="http://schemas.openxmlformats.org/officeDocument/2006/relationships/chart" Target="charts/chart11.xml"/><Relationship Id="rId49"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7.jpg"/><Relationship Id="rId31" Type="http://schemas.openxmlformats.org/officeDocument/2006/relationships/chart" Target="charts/chart6.xml"/><Relationship Id="rId44" Type="http://schemas.openxmlformats.org/officeDocument/2006/relationships/hyperlink" Target="https://www.google.com/map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10.png"/><Relationship Id="rId27" Type="http://schemas.openxmlformats.org/officeDocument/2006/relationships/image" Target="media/image13.jpeg"/><Relationship Id="rId30" Type="http://schemas.openxmlformats.org/officeDocument/2006/relationships/chart" Target="charts/chart5.xml"/><Relationship Id="rId35" Type="http://schemas.openxmlformats.org/officeDocument/2006/relationships/chart" Target="charts/chart10.xml"/><Relationship Id="rId43" Type="http://schemas.openxmlformats.org/officeDocument/2006/relationships/hyperlink" Target="https://juliaio.github.io/FileIO.jl/stable/" TargetMode="External"/><Relationship Id="rId48" Type="http://schemas.openxmlformats.org/officeDocument/2006/relationships/hyperlink" Target="https://data.europa.eu/apps/data-visualisation-guide/describing-colours-rgb" TargetMode="External"/><Relationship Id="rId8" Type="http://schemas.openxmlformats.org/officeDocument/2006/relationships/image" Target="media/image1.png"/><Relationship Id="rId51" Type="http://schemas.openxmlformats.org/officeDocument/2006/relationships/image" Target="media/image1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gavin\Documents\GitHub\evac\Thesis\H2S%20AEG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avin\Documents\GitHub\evac\Thesis\H2S%20AEG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avin\Documents\GitHub\evac\Thesis\HELP.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avin\Documents\GitHub\evac\Thesis\HELP.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gavin\Documents\GitHub\evac\Thesis\HELP.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gavin\Documents\GitHub\evac\Thesis\HELP.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gavin\Documents\GitHub\evac\Thesis\HELP.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gavin\Documents\GitHub\evac\Thesis\HELP.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gavin\Documents\GitHub\evac\Thesis\HELP.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gavin\Documents\GitHub\evac\SCENARIOS\SCENARIO%204\Simulation%20Results\AStar%2010%20Agents%20Benchmarking_2026-04-17_03-02-35.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gavin\Documents\GitHub\evac\SCENARIOS\SCENARIO%204\Simulation%20Results\AStar%2010%20Agents%20Benchmarking_2026-04-17_03-02-35.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gavin\Documents\GitHub\evac\SCENARIOS\SCENARIO%204\Simulation%20Results\AStar%2010%20Agents%20Benchmarking_2026-04-17_03-02-35.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1"/>
            <c:dispEq val="1"/>
            <c:trendlineLbl>
              <c:layout>
                <c:manualLayout>
                  <c:x val="0.13684505426775609"/>
                  <c:y val="0.2928662185162773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aseline="0"/>
                      <a:t>y = 328</a:t>
                    </a:r>
                    <a:r>
                      <a:rPr lang="el-GR" baseline="0"/>
                      <a:t>.</a:t>
                    </a:r>
                    <a:r>
                      <a:rPr lang="en-US" baseline="0"/>
                      <a:t>71x</a:t>
                    </a:r>
                    <a:r>
                      <a:rPr lang="en-US" baseline="30000"/>
                      <a:t>-0</a:t>
                    </a:r>
                    <a:r>
                      <a:rPr lang="el-GR" baseline="30000"/>
                      <a:t>.</a:t>
                    </a:r>
                    <a:r>
                      <a:rPr lang="en-US" baseline="30000"/>
                      <a:t>641</a:t>
                    </a:r>
                    <a:br>
                      <a:rPr lang="en-US" baseline="0"/>
                    </a:br>
                    <a:r>
                      <a:rPr lang="en-US" baseline="0"/>
                      <a:t>R² = 0</a:t>
                    </a:r>
                    <a:r>
                      <a:rPr lang="el-GR" baseline="0"/>
                      <a:t>.</a:t>
                    </a:r>
                    <a:r>
                      <a:rPr lang="en-US" baseline="0"/>
                      <a:t>9991</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rendlineLbl>
          </c:trendline>
          <c:xVal>
            <c:numRef>
              <c:f>'ppm-dist'!$B$2:$B$5</c:f>
              <c:numCache>
                <c:formatCode>General</c:formatCode>
                <c:ptCount val="4"/>
                <c:pt idx="0">
                  <c:v>1.07</c:v>
                </c:pt>
                <c:pt idx="1">
                  <c:v>1.27</c:v>
                </c:pt>
                <c:pt idx="2">
                  <c:v>2.13</c:v>
                </c:pt>
                <c:pt idx="3">
                  <c:v>3</c:v>
                </c:pt>
              </c:numCache>
            </c:numRef>
          </c:xVal>
          <c:yVal>
            <c:numRef>
              <c:f>'ppm-dist'!$A$2:$A$5</c:f>
              <c:numCache>
                <c:formatCode>General</c:formatCode>
                <c:ptCount val="4"/>
                <c:pt idx="0">
                  <c:v>317</c:v>
                </c:pt>
                <c:pt idx="1">
                  <c:v>281</c:v>
                </c:pt>
                <c:pt idx="2">
                  <c:v>200</c:v>
                </c:pt>
                <c:pt idx="3">
                  <c:v>164</c:v>
                </c:pt>
              </c:numCache>
            </c:numRef>
          </c:yVal>
          <c:smooth val="0"/>
          <c:extLst>
            <c:ext xmlns:c16="http://schemas.microsoft.com/office/drawing/2014/chart" uri="{C3380CC4-5D6E-409C-BE32-E72D297353CC}">
              <c16:uniqueId val="{00000001-2538-412A-8EE9-B47790EC79DA}"/>
            </c:ext>
          </c:extLst>
        </c:ser>
        <c:dLbls>
          <c:showLegendKey val="0"/>
          <c:showVal val="0"/>
          <c:showCatName val="0"/>
          <c:showSerName val="0"/>
          <c:showPercent val="0"/>
          <c:showBubbleSize val="0"/>
        </c:dLbls>
        <c:axId val="553751240"/>
        <c:axId val="553748720"/>
      </c:scatterChart>
      <c:valAx>
        <c:axId val="5537512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l-GR"/>
                  <a:t>Απόσταση (</a:t>
                </a:r>
                <a:r>
                  <a:rPr lang="en-US"/>
                  <a:t>km)</a:t>
                </a:r>
                <a:endParaRPr lang="el-G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l-G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l-GR"/>
          </a:p>
        </c:txPr>
        <c:crossAx val="553748720"/>
        <c:crosses val="autoZero"/>
        <c:crossBetween val="midCat"/>
      </c:valAx>
      <c:valAx>
        <c:axId val="553748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l-GR"/>
                  <a:t>Χρόνος</a:t>
                </a:r>
                <a:r>
                  <a:rPr lang="el-GR" baseline="0"/>
                  <a:t> (</a:t>
                </a:r>
                <a:r>
                  <a:rPr lang="en-US" baseline="0"/>
                  <a:t>sec)</a:t>
                </a:r>
                <a:endParaRPr lang="el-G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l-G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l-GR"/>
          </a:p>
        </c:txPr>
        <c:crossAx val="55375124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l-G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layout>
                <c:manualLayout>
                  <c:x val="0.1338696249575371"/>
                  <c:y val="0.5911071011956839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aseline="0"/>
                      <a:t>y = -5</a:t>
                    </a:r>
                    <a:r>
                      <a:rPr lang="el-GR" baseline="0"/>
                      <a:t>.</a:t>
                    </a:r>
                    <a:r>
                      <a:rPr lang="en-US" baseline="0"/>
                      <a:t>4125x</a:t>
                    </a:r>
                    <a:r>
                      <a:rPr lang="en-US" baseline="30000"/>
                      <a:t>2</a:t>
                    </a:r>
                    <a:r>
                      <a:rPr lang="en-US" baseline="0"/>
                      <a:t> + 126</a:t>
                    </a:r>
                    <a:r>
                      <a:rPr lang="el-GR" baseline="0"/>
                      <a:t>.</a:t>
                    </a:r>
                    <a:r>
                      <a:rPr lang="en-US" baseline="0"/>
                      <a:t>34x - 30</a:t>
                    </a:r>
                    <a:r>
                      <a:rPr lang="el-GR" baseline="0"/>
                      <a:t>.</a:t>
                    </a:r>
                    <a:r>
                      <a:rPr lang="en-US" baseline="0"/>
                      <a:t>134</a:t>
                    </a:r>
                    <a:br>
                      <a:rPr lang="en-US" baseline="0"/>
                    </a:br>
                    <a:r>
                      <a:rPr lang="en-US" baseline="0"/>
                      <a:t>R² = 0</a:t>
                    </a:r>
                    <a:r>
                      <a:rPr lang="el-GR" baseline="0"/>
                      <a:t>.</a:t>
                    </a:r>
                    <a:r>
                      <a:rPr lang="en-US" baseline="0"/>
                      <a:t>9998</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rendlineLbl>
          </c:trendline>
          <c:xVal>
            <c:numRef>
              <c:f>'ppm-dist'!$B$2:$B$5</c:f>
              <c:numCache>
                <c:formatCode>General</c:formatCode>
                <c:ptCount val="4"/>
                <c:pt idx="0">
                  <c:v>1.07</c:v>
                </c:pt>
                <c:pt idx="1">
                  <c:v>1.27</c:v>
                </c:pt>
                <c:pt idx="2">
                  <c:v>2.13</c:v>
                </c:pt>
                <c:pt idx="3">
                  <c:v>3</c:v>
                </c:pt>
              </c:numCache>
            </c:numRef>
          </c:xVal>
          <c:yVal>
            <c:numRef>
              <c:f>'ppm-dist'!$C$2:$C$5</c:f>
              <c:numCache>
                <c:formatCode>General</c:formatCode>
                <c:ptCount val="4"/>
                <c:pt idx="0">
                  <c:v>100</c:v>
                </c:pt>
                <c:pt idx="1">
                  <c:v>120</c:v>
                </c:pt>
                <c:pt idx="2">
                  <c:v>215</c:v>
                </c:pt>
                <c:pt idx="3">
                  <c:v>300</c:v>
                </c:pt>
              </c:numCache>
            </c:numRef>
          </c:yVal>
          <c:smooth val="0"/>
          <c:extLst>
            <c:ext xmlns:c16="http://schemas.microsoft.com/office/drawing/2014/chart" uri="{C3380CC4-5D6E-409C-BE32-E72D297353CC}">
              <c16:uniqueId val="{00000001-AF4F-41B1-AF52-607447CC58FA}"/>
            </c:ext>
          </c:extLst>
        </c:ser>
        <c:dLbls>
          <c:showLegendKey val="0"/>
          <c:showVal val="0"/>
          <c:showCatName val="0"/>
          <c:showSerName val="0"/>
          <c:showPercent val="0"/>
          <c:showBubbleSize val="0"/>
        </c:dLbls>
        <c:axId val="530002688"/>
        <c:axId val="530007008"/>
      </c:scatterChart>
      <c:valAx>
        <c:axId val="5300026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l-GR"/>
                  <a:t>Απόσταση</a:t>
                </a:r>
                <a:r>
                  <a:rPr lang="el-GR" baseline="0"/>
                  <a:t> (</a:t>
                </a:r>
                <a:r>
                  <a:rPr lang="en-US" baseline="0"/>
                  <a:t>km)</a:t>
                </a:r>
                <a:endParaRPr lang="el-G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l-G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l-GR"/>
          </a:p>
        </c:txPr>
        <c:crossAx val="530007008"/>
        <c:crosses val="autoZero"/>
        <c:crossBetween val="midCat"/>
      </c:valAx>
      <c:valAx>
        <c:axId val="530007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l-GR"/>
                  <a:t>Συγκέντρωση</a:t>
                </a:r>
                <a:r>
                  <a:rPr lang="el-GR" baseline="0"/>
                  <a:t> (</a:t>
                </a:r>
                <a:r>
                  <a:rPr lang="en-US" baseline="0"/>
                  <a:t>ppm)</a:t>
                </a:r>
                <a:endParaRPr lang="el-G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l-G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l-GR"/>
          </a:p>
        </c:txPr>
        <c:crossAx val="53000268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l-G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974499573095532"/>
          <c:y val="0.14664423930653259"/>
          <c:w val="0.84438383455080168"/>
          <c:h val="0.67811290139806757"/>
        </c:manualLayout>
      </c:layout>
      <c:scatterChart>
        <c:scatterStyle val="lineMarker"/>
        <c:varyColors val="0"/>
        <c:ser>
          <c:idx val="3"/>
          <c:order val="0"/>
          <c:tx>
            <c:strRef>
              <c:f>Results!$W$1</c:f>
              <c:strCache>
                <c:ptCount val="1"/>
                <c:pt idx="0">
                  <c:v>Σενάριο 1</c:v>
                </c:pt>
              </c:strCache>
            </c:strRef>
          </c:tx>
          <c:spPr>
            <a:ln w="25400" cap="rnd">
              <a:noFill/>
              <a:round/>
            </a:ln>
            <a:effectLst/>
          </c:spPr>
          <c:marker>
            <c:symbol val="circle"/>
            <c:size val="5"/>
            <c:spPr>
              <a:solidFill>
                <a:schemeClr val="accent4"/>
              </a:solidFill>
              <a:ln w="9525">
                <a:solidFill>
                  <a:schemeClr val="accent4"/>
                </a:solidFill>
              </a:ln>
              <a:effectLst/>
            </c:spPr>
          </c:marker>
          <c:trendline>
            <c:spPr>
              <a:ln w="19050" cap="rnd">
                <a:solidFill>
                  <a:schemeClr val="accent4"/>
                </a:solidFill>
                <a:prstDash val="sysDot"/>
              </a:ln>
              <a:effectLst/>
            </c:spPr>
            <c:trendlineType val="linear"/>
            <c:intercept val="0"/>
            <c:dispRSqr val="0"/>
            <c:dispEq val="1"/>
            <c:trendlineLbl>
              <c:layout>
                <c:manualLayout>
                  <c:x val="-0.11630186889289441"/>
                  <c:y val="0.11764495284775173"/>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0</a:t>
                    </a:r>
                    <a:r>
                      <a:rPr lang="el-GR" baseline="0"/>
                      <a:t>.</a:t>
                    </a:r>
                    <a:r>
                      <a:rPr lang="en-US" baseline="0"/>
                      <a:t>5009x</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Results!$W$9:$AB$9</c:f>
              <c:numCache>
                <c:formatCode>General</c:formatCode>
                <c:ptCount val="6"/>
                <c:pt idx="0">
                  <c:v>5</c:v>
                </c:pt>
                <c:pt idx="1">
                  <c:v>10</c:v>
                </c:pt>
                <c:pt idx="2">
                  <c:v>25</c:v>
                </c:pt>
                <c:pt idx="3">
                  <c:v>50</c:v>
                </c:pt>
                <c:pt idx="4">
                  <c:v>75</c:v>
                </c:pt>
                <c:pt idx="5">
                  <c:v>100</c:v>
                </c:pt>
              </c:numCache>
            </c:numRef>
          </c:xVal>
          <c:yVal>
            <c:numRef>
              <c:f>Results!$W$10:$AB$10</c:f>
              <c:numCache>
                <c:formatCode>General</c:formatCode>
                <c:ptCount val="6"/>
                <c:pt idx="0">
                  <c:v>2.56</c:v>
                </c:pt>
                <c:pt idx="1">
                  <c:v>4.92</c:v>
                </c:pt>
                <c:pt idx="2">
                  <c:v>12.25</c:v>
                </c:pt>
                <c:pt idx="3">
                  <c:v>25.08</c:v>
                </c:pt>
                <c:pt idx="4">
                  <c:v>37.869999999999997</c:v>
                </c:pt>
                <c:pt idx="5">
                  <c:v>49.92</c:v>
                </c:pt>
              </c:numCache>
            </c:numRef>
          </c:yVal>
          <c:smooth val="0"/>
          <c:extLst>
            <c:ext xmlns:c16="http://schemas.microsoft.com/office/drawing/2014/chart" uri="{C3380CC4-5D6E-409C-BE32-E72D297353CC}">
              <c16:uniqueId val="{00000001-8943-4288-AADB-555EF904D819}"/>
            </c:ext>
          </c:extLst>
        </c:ser>
        <c:ser>
          <c:idx val="2"/>
          <c:order val="1"/>
          <c:tx>
            <c:strRef>
              <c:f>Results!$P$1</c:f>
              <c:strCache>
                <c:ptCount val="1"/>
                <c:pt idx="0">
                  <c:v>Σενάριο 2</c:v>
                </c:pt>
              </c:strCache>
            </c:strRef>
          </c:tx>
          <c:spPr>
            <a:ln w="2540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intercept val="0"/>
            <c:dispRSqr val="0"/>
            <c:dispEq val="1"/>
            <c:trendlineLbl>
              <c:layout>
                <c:manualLayout>
                  <c:x val="-6.3921829048468534E-4"/>
                  <c:y val="7.7813039747857263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0</a:t>
                    </a:r>
                    <a:r>
                      <a:rPr lang="el-GR" baseline="0"/>
                      <a:t>.</a:t>
                    </a:r>
                    <a:r>
                      <a:rPr lang="en-US" baseline="0"/>
                      <a:t>5085x</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Results!$P$9:$U$9</c:f>
              <c:numCache>
                <c:formatCode>General</c:formatCode>
                <c:ptCount val="6"/>
                <c:pt idx="0">
                  <c:v>5</c:v>
                </c:pt>
                <c:pt idx="1">
                  <c:v>10</c:v>
                </c:pt>
                <c:pt idx="2">
                  <c:v>25</c:v>
                </c:pt>
                <c:pt idx="3">
                  <c:v>50</c:v>
                </c:pt>
                <c:pt idx="4">
                  <c:v>75</c:v>
                </c:pt>
                <c:pt idx="5">
                  <c:v>100</c:v>
                </c:pt>
              </c:numCache>
            </c:numRef>
          </c:xVal>
          <c:yVal>
            <c:numRef>
              <c:f>Results!$P$10:$U$10</c:f>
              <c:numCache>
                <c:formatCode>General</c:formatCode>
                <c:ptCount val="6"/>
                <c:pt idx="0">
                  <c:v>2.58</c:v>
                </c:pt>
                <c:pt idx="1">
                  <c:v>5.17</c:v>
                </c:pt>
                <c:pt idx="2">
                  <c:v>14.3</c:v>
                </c:pt>
                <c:pt idx="3">
                  <c:v>24.17</c:v>
                </c:pt>
                <c:pt idx="4">
                  <c:v>37.5</c:v>
                </c:pt>
                <c:pt idx="5">
                  <c:v>51.54</c:v>
                </c:pt>
              </c:numCache>
            </c:numRef>
          </c:yVal>
          <c:smooth val="0"/>
          <c:extLst>
            <c:ext xmlns:c16="http://schemas.microsoft.com/office/drawing/2014/chart" uri="{C3380CC4-5D6E-409C-BE32-E72D297353CC}">
              <c16:uniqueId val="{00000003-8943-4288-AADB-555EF904D819}"/>
            </c:ext>
          </c:extLst>
        </c:ser>
        <c:ser>
          <c:idx val="0"/>
          <c:order val="2"/>
          <c:tx>
            <c:strRef>
              <c:f>Results!$B$1</c:f>
              <c:strCache>
                <c:ptCount val="1"/>
                <c:pt idx="0">
                  <c:v>Σενάριο 3</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intercept val="0"/>
            <c:dispRSqr val="0"/>
            <c:dispEq val="1"/>
            <c:trendlineLbl>
              <c:layout>
                <c:manualLayout>
                  <c:x val="-7.0518736362773934E-2"/>
                  <c:y val="1.9412866405906577E-2"/>
                </c:manualLayout>
              </c:layout>
              <c:tx>
                <c:rich>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r>
                      <a:rPr lang="en-US" baseline="0"/>
                      <a:t>y = 1</a:t>
                    </a:r>
                    <a:r>
                      <a:rPr lang="el-GR" baseline="0"/>
                      <a:t>.</a:t>
                    </a:r>
                    <a:r>
                      <a:rPr lang="en-US" baseline="0"/>
                      <a:t>3327x</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trendlineLbl>
          </c:trendline>
          <c:xVal>
            <c:numRef>
              <c:f>Results!$B$9:$G$9</c:f>
              <c:numCache>
                <c:formatCode>General</c:formatCode>
                <c:ptCount val="6"/>
                <c:pt idx="0">
                  <c:v>5</c:v>
                </c:pt>
                <c:pt idx="1">
                  <c:v>10</c:v>
                </c:pt>
                <c:pt idx="2">
                  <c:v>25</c:v>
                </c:pt>
                <c:pt idx="3">
                  <c:v>50</c:v>
                </c:pt>
                <c:pt idx="4">
                  <c:v>75</c:v>
                </c:pt>
                <c:pt idx="5">
                  <c:v>100</c:v>
                </c:pt>
              </c:numCache>
            </c:numRef>
          </c:xVal>
          <c:yVal>
            <c:numRef>
              <c:f>Results!$B$10:$G$10</c:f>
              <c:numCache>
                <c:formatCode>General</c:formatCode>
                <c:ptCount val="6"/>
                <c:pt idx="0">
                  <c:v>6.51</c:v>
                </c:pt>
                <c:pt idx="1">
                  <c:v>12.96</c:v>
                </c:pt>
                <c:pt idx="2">
                  <c:v>35.159999999999997</c:v>
                </c:pt>
                <c:pt idx="3">
                  <c:v>68.010000000000005</c:v>
                </c:pt>
                <c:pt idx="4">
                  <c:v>101.18</c:v>
                </c:pt>
                <c:pt idx="5">
                  <c:v>131.25</c:v>
                </c:pt>
              </c:numCache>
            </c:numRef>
          </c:yVal>
          <c:smooth val="0"/>
          <c:extLst>
            <c:ext xmlns:c16="http://schemas.microsoft.com/office/drawing/2014/chart" uri="{C3380CC4-5D6E-409C-BE32-E72D297353CC}">
              <c16:uniqueId val="{00000005-8943-4288-AADB-555EF904D819}"/>
            </c:ext>
          </c:extLst>
        </c:ser>
        <c:ser>
          <c:idx val="1"/>
          <c:order val="3"/>
          <c:tx>
            <c:strRef>
              <c:f>Results!$I$1</c:f>
              <c:strCache>
                <c:ptCount val="1"/>
                <c:pt idx="0">
                  <c:v>Σενάριο 4</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1"/>
            <c:trendlineLbl>
              <c:layout>
                <c:manualLayout>
                  <c:x val="-6.5530594820225788E-2"/>
                  <c:y val="-4.2658059342222089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0</a:t>
                    </a:r>
                    <a:r>
                      <a:rPr lang="el-GR" baseline="0"/>
                      <a:t>.</a:t>
                    </a:r>
                    <a:r>
                      <a:rPr lang="en-US" baseline="0"/>
                      <a:t>0437x + 42</a:t>
                    </a:r>
                    <a:r>
                      <a:rPr lang="el-GR" baseline="0"/>
                      <a:t>.</a:t>
                    </a:r>
                    <a:r>
                      <a:rPr lang="en-US" baseline="0"/>
                      <a:t>826</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Results!$I$9:$N$9</c:f>
              <c:numCache>
                <c:formatCode>General</c:formatCode>
                <c:ptCount val="6"/>
                <c:pt idx="0">
                  <c:v>5</c:v>
                </c:pt>
                <c:pt idx="1">
                  <c:v>10</c:v>
                </c:pt>
                <c:pt idx="2">
                  <c:v>25</c:v>
                </c:pt>
                <c:pt idx="3">
                  <c:v>50</c:v>
                </c:pt>
                <c:pt idx="4">
                  <c:v>75</c:v>
                </c:pt>
                <c:pt idx="5">
                  <c:v>100</c:v>
                </c:pt>
              </c:numCache>
            </c:numRef>
          </c:xVal>
          <c:yVal>
            <c:numRef>
              <c:f>Results!$I$10:$N$10</c:f>
              <c:numCache>
                <c:formatCode>General</c:formatCode>
                <c:ptCount val="6"/>
                <c:pt idx="0">
                  <c:v>42.47</c:v>
                </c:pt>
                <c:pt idx="1">
                  <c:v>43.53</c:v>
                </c:pt>
                <c:pt idx="2">
                  <c:v>44.47</c:v>
                </c:pt>
                <c:pt idx="3">
                  <c:v>44.98</c:v>
                </c:pt>
                <c:pt idx="4">
                  <c:v>45.74</c:v>
                </c:pt>
                <c:pt idx="5">
                  <c:v>47.35</c:v>
                </c:pt>
              </c:numCache>
            </c:numRef>
          </c:yVal>
          <c:smooth val="0"/>
          <c:extLst>
            <c:ext xmlns:c16="http://schemas.microsoft.com/office/drawing/2014/chart" uri="{C3380CC4-5D6E-409C-BE32-E72D297353CC}">
              <c16:uniqueId val="{00000007-8943-4288-AADB-555EF904D819}"/>
            </c:ext>
          </c:extLst>
        </c:ser>
        <c:dLbls>
          <c:showLegendKey val="0"/>
          <c:showVal val="0"/>
          <c:showCatName val="0"/>
          <c:showSerName val="0"/>
          <c:showPercent val="0"/>
          <c:showBubbleSize val="0"/>
        </c:dLbls>
        <c:axId val="522600776"/>
        <c:axId val="522594656"/>
      </c:scatterChart>
      <c:valAx>
        <c:axId val="5226007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Πράκτορες</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522594656"/>
        <c:crosses val="autoZero"/>
        <c:crossBetween val="midCat"/>
      </c:valAx>
      <c:valAx>
        <c:axId val="522594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Χρόνος</a:t>
                </a:r>
                <a:r>
                  <a:rPr lang="en-US"/>
                  <a:t> (sec)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l-G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522600776"/>
        <c:crosses val="autoZero"/>
        <c:crossBetween val="midCat"/>
      </c:valAx>
      <c:spPr>
        <a:noFill/>
        <a:ln>
          <a:noFill/>
        </a:ln>
        <a:effectLst/>
      </c:spPr>
    </c:plotArea>
    <c:legend>
      <c:legendPos val="r"/>
      <c:legendEntry>
        <c:idx val="4"/>
        <c:delete val="1"/>
      </c:legendEntry>
      <c:legendEntry>
        <c:idx val="5"/>
        <c:delete val="1"/>
      </c:legendEntry>
      <c:legendEntry>
        <c:idx val="6"/>
        <c:delete val="1"/>
      </c:legendEntry>
      <c:legendEntry>
        <c:idx val="7"/>
        <c:delete val="1"/>
      </c:legendEntry>
      <c:layout>
        <c:manualLayout>
          <c:xMode val="edge"/>
          <c:yMode val="edge"/>
          <c:x val="0.15410473389621479"/>
          <c:y val="0.18881975550317109"/>
          <c:w val="0.14228080827245992"/>
          <c:h val="0.26687935923251355"/>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l-G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803937007874015"/>
          <c:y val="5.1032243099048948E-2"/>
          <c:w val="0.82616469816272953"/>
          <c:h val="0.74333886761023349"/>
        </c:manualLayout>
      </c:layout>
      <c:scatterChart>
        <c:scatterStyle val="lineMarker"/>
        <c:varyColors val="0"/>
        <c:ser>
          <c:idx val="3"/>
          <c:order val="0"/>
          <c:tx>
            <c:strRef>
              <c:f>Results!$W$1</c:f>
              <c:strCache>
                <c:ptCount val="1"/>
                <c:pt idx="0">
                  <c:v>Σενάριο 1</c:v>
                </c:pt>
              </c:strCache>
            </c:strRef>
          </c:tx>
          <c:spPr>
            <a:ln w="25400" cap="rnd">
              <a:noFill/>
              <a:round/>
            </a:ln>
            <a:effectLst/>
          </c:spPr>
          <c:marker>
            <c:symbol val="circle"/>
            <c:size val="5"/>
            <c:spPr>
              <a:solidFill>
                <a:schemeClr val="accent4"/>
              </a:solidFill>
              <a:ln w="9525">
                <a:solidFill>
                  <a:schemeClr val="accent4"/>
                </a:solidFill>
              </a:ln>
              <a:effectLst/>
            </c:spPr>
          </c:marker>
          <c:trendline>
            <c:spPr>
              <a:ln w="19050" cap="rnd">
                <a:solidFill>
                  <a:schemeClr val="accent4"/>
                </a:solidFill>
                <a:prstDash val="sysDot"/>
              </a:ln>
              <a:effectLst/>
            </c:spPr>
            <c:trendlineType val="linear"/>
            <c:dispRSqr val="0"/>
            <c:dispEq val="0"/>
          </c:trendline>
          <c:trendline>
            <c:spPr>
              <a:ln w="19050" cap="rnd">
                <a:solidFill>
                  <a:schemeClr val="accent4"/>
                </a:solidFill>
                <a:prstDash val="sysDot"/>
              </a:ln>
              <a:effectLst/>
            </c:spPr>
            <c:trendlineType val="linear"/>
            <c:intercept val="0"/>
            <c:dispRSqr val="0"/>
            <c:dispEq val="1"/>
            <c:trendlineLbl>
              <c:layout>
                <c:manualLayout>
                  <c:x val="-0.10860739282589676"/>
                  <c:y val="-2.8772760398687203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0</a:t>
                    </a:r>
                    <a:r>
                      <a:rPr lang="el-GR" baseline="0"/>
                      <a:t>.</a:t>
                    </a:r>
                    <a:r>
                      <a:rPr lang="en-US" baseline="0"/>
                      <a:t>5009x</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Results!$W$9:$AB$9</c:f>
              <c:numCache>
                <c:formatCode>General</c:formatCode>
                <c:ptCount val="6"/>
                <c:pt idx="0">
                  <c:v>5</c:v>
                </c:pt>
                <c:pt idx="1">
                  <c:v>10</c:v>
                </c:pt>
                <c:pt idx="2">
                  <c:v>25</c:v>
                </c:pt>
                <c:pt idx="3">
                  <c:v>50</c:v>
                </c:pt>
                <c:pt idx="4">
                  <c:v>75</c:v>
                </c:pt>
                <c:pt idx="5">
                  <c:v>100</c:v>
                </c:pt>
              </c:numCache>
            </c:numRef>
          </c:xVal>
          <c:yVal>
            <c:numRef>
              <c:f>Results!$W$12:$AB$12</c:f>
              <c:numCache>
                <c:formatCode>General</c:formatCode>
                <c:ptCount val="6"/>
                <c:pt idx="0">
                  <c:v>2.56</c:v>
                </c:pt>
                <c:pt idx="1">
                  <c:v>4.92</c:v>
                </c:pt>
                <c:pt idx="2">
                  <c:v>12.25</c:v>
                </c:pt>
                <c:pt idx="3">
                  <c:v>25.08</c:v>
                </c:pt>
                <c:pt idx="4">
                  <c:v>37.869999999999997</c:v>
                </c:pt>
                <c:pt idx="5">
                  <c:v>49.92</c:v>
                </c:pt>
              </c:numCache>
            </c:numRef>
          </c:yVal>
          <c:smooth val="0"/>
          <c:extLst>
            <c:ext xmlns:c16="http://schemas.microsoft.com/office/drawing/2014/chart" uri="{C3380CC4-5D6E-409C-BE32-E72D297353CC}">
              <c16:uniqueId val="{00000002-2247-414A-B8E2-232A47D5784C}"/>
            </c:ext>
          </c:extLst>
        </c:ser>
        <c:ser>
          <c:idx val="2"/>
          <c:order val="1"/>
          <c:tx>
            <c:strRef>
              <c:f>Results!$P$1</c:f>
              <c:strCache>
                <c:ptCount val="1"/>
                <c:pt idx="0">
                  <c:v>Σενάριο 2</c:v>
                </c:pt>
              </c:strCache>
            </c:strRef>
          </c:tx>
          <c:spPr>
            <a:ln w="2540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intercept val="0"/>
            <c:dispRSqr val="1"/>
            <c:dispEq val="1"/>
            <c:trendlineLbl>
              <c:layout>
                <c:manualLayout>
                  <c:x val="-0.26138517060367455"/>
                  <c:y val="-2.8070656094919325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0</a:t>
                    </a:r>
                    <a:r>
                      <a:rPr lang="el-GR" baseline="0"/>
                      <a:t>.</a:t>
                    </a:r>
                    <a:r>
                      <a:rPr lang="en-US" baseline="0"/>
                      <a:t>5085x</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Results!$P$9:$U$9</c:f>
              <c:numCache>
                <c:formatCode>General</c:formatCode>
                <c:ptCount val="6"/>
                <c:pt idx="0">
                  <c:v>5</c:v>
                </c:pt>
                <c:pt idx="1">
                  <c:v>10</c:v>
                </c:pt>
                <c:pt idx="2">
                  <c:v>25</c:v>
                </c:pt>
                <c:pt idx="3">
                  <c:v>50</c:v>
                </c:pt>
                <c:pt idx="4">
                  <c:v>75</c:v>
                </c:pt>
                <c:pt idx="5">
                  <c:v>100</c:v>
                </c:pt>
              </c:numCache>
            </c:numRef>
          </c:xVal>
          <c:yVal>
            <c:numRef>
              <c:f>Results!$P$12:$U$12</c:f>
              <c:numCache>
                <c:formatCode>General</c:formatCode>
                <c:ptCount val="6"/>
                <c:pt idx="0">
                  <c:v>2.58</c:v>
                </c:pt>
                <c:pt idx="1">
                  <c:v>5.17</c:v>
                </c:pt>
                <c:pt idx="2">
                  <c:v>14.3</c:v>
                </c:pt>
                <c:pt idx="3">
                  <c:v>24.17</c:v>
                </c:pt>
                <c:pt idx="4">
                  <c:v>37.5</c:v>
                </c:pt>
                <c:pt idx="5">
                  <c:v>51.54</c:v>
                </c:pt>
              </c:numCache>
            </c:numRef>
          </c:yVal>
          <c:smooth val="0"/>
          <c:extLst>
            <c:ext xmlns:c16="http://schemas.microsoft.com/office/drawing/2014/chart" uri="{C3380CC4-5D6E-409C-BE32-E72D297353CC}">
              <c16:uniqueId val="{00000004-2247-414A-B8E2-232A47D5784C}"/>
            </c:ext>
          </c:extLst>
        </c:ser>
        <c:ser>
          <c:idx val="0"/>
          <c:order val="2"/>
          <c:tx>
            <c:strRef>
              <c:f>Results!$B$1</c:f>
              <c:strCache>
                <c:ptCount val="1"/>
                <c:pt idx="0">
                  <c:v>Σενάριο 3</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intercept val="0"/>
            <c:dispRSqr val="1"/>
            <c:dispEq val="1"/>
            <c:trendlineLbl>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7</a:t>
                    </a:r>
                    <a:r>
                      <a:rPr lang="el-GR" baseline="0"/>
                      <a:t>.</a:t>
                    </a:r>
                    <a:r>
                      <a:rPr lang="en-US" baseline="0"/>
                      <a:t>4247x</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Results!$B$9:$G$9</c:f>
              <c:numCache>
                <c:formatCode>General</c:formatCode>
                <c:ptCount val="6"/>
                <c:pt idx="0">
                  <c:v>5</c:v>
                </c:pt>
                <c:pt idx="1">
                  <c:v>10</c:v>
                </c:pt>
                <c:pt idx="2">
                  <c:v>25</c:v>
                </c:pt>
                <c:pt idx="3">
                  <c:v>50</c:v>
                </c:pt>
                <c:pt idx="4">
                  <c:v>75</c:v>
                </c:pt>
                <c:pt idx="5">
                  <c:v>100</c:v>
                </c:pt>
              </c:numCache>
            </c:numRef>
          </c:xVal>
          <c:yVal>
            <c:numRef>
              <c:f>Results!$B$12:$G$12</c:f>
              <c:numCache>
                <c:formatCode>General</c:formatCode>
                <c:ptCount val="6"/>
                <c:pt idx="0">
                  <c:v>35.75</c:v>
                </c:pt>
                <c:pt idx="1">
                  <c:v>72.98</c:v>
                </c:pt>
                <c:pt idx="2">
                  <c:v>192.96</c:v>
                </c:pt>
                <c:pt idx="3">
                  <c:v>377.94</c:v>
                </c:pt>
                <c:pt idx="4">
                  <c:v>561.49</c:v>
                </c:pt>
                <c:pt idx="5">
                  <c:v>734</c:v>
                </c:pt>
              </c:numCache>
            </c:numRef>
          </c:yVal>
          <c:smooth val="0"/>
          <c:extLst>
            <c:ext xmlns:c16="http://schemas.microsoft.com/office/drawing/2014/chart" uri="{C3380CC4-5D6E-409C-BE32-E72D297353CC}">
              <c16:uniqueId val="{00000007-2247-414A-B8E2-232A47D5784C}"/>
            </c:ext>
          </c:extLst>
        </c:ser>
        <c:ser>
          <c:idx val="1"/>
          <c:order val="3"/>
          <c:tx>
            <c:strRef>
              <c:f>Results!$I$1</c:f>
              <c:strCache>
                <c:ptCount val="1"/>
                <c:pt idx="0">
                  <c:v>Σενάριο 4</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power"/>
            <c:dispRSqr val="1"/>
            <c:dispEq val="1"/>
            <c:trendlineLbl>
              <c:layout>
                <c:manualLayout>
                  <c:x val="-0.28149628171478563"/>
                  <c:y val="-3.8472904874364611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427</a:t>
                    </a:r>
                    <a:r>
                      <a:rPr lang="el-GR" baseline="0"/>
                      <a:t>.</a:t>
                    </a:r>
                    <a:r>
                      <a:rPr lang="en-US" baseline="0"/>
                      <a:t>49x</a:t>
                    </a:r>
                    <a:r>
                      <a:rPr lang="en-US" baseline="30000"/>
                      <a:t>0</a:t>
                    </a:r>
                    <a:r>
                      <a:rPr lang="el-GR" baseline="30000"/>
                      <a:t>.</a:t>
                    </a:r>
                    <a:r>
                      <a:rPr lang="en-US" baseline="30000"/>
                      <a:t>0314</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Results!$I$9:$N$9</c:f>
              <c:numCache>
                <c:formatCode>General</c:formatCode>
                <c:ptCount val="6"/>
                <c:pt idx="0">
                  <c:v>5</c:v>
                </c:pt>
                <c:pt idx="1">
                  <c:v>10</c:v>
                </c:pt>
                <c:pt idx="2">
                  <c:v>25</c:v>
                </c:pt>
                <c:pt idx="3">
                  <c:v>50</c:v>
                </c:pt>
                <c:pt idx="4">
                  <c:v>75</c:v>
                </c:pt>
                <c:pt idx="5">
                  <c:v>100</c:v>
                </c:pt>
              </c:numCache>
            </c:numRef>
          </c:xVal>
          <c:yVal>
            <c:numRef>
              <c:f>Results!$I$12:$N$12</c:f>
              <c:numCache>
                <c:formatCode>General</c:formatCode>
                <c:ptCount val="6"/>
                <c:pt idx="0">
                  <c:v>452.25</c:v>
                </c:pt>
                <c:pt idx="1">
                  <c:v>456.89</c:v>
                </c:pt>
                <c:pt idx="2">
                  <c:v>473.03</c:v>
                </c:pt>
                <c:pt idx="3">
                  <c:v>481.32</c:v>
                </c:pt>
                <c:pt idx="4">
                  <c:v>487.54</c:v>
                </c:pt>
                <c:pt idx="5">
                  <c:v>498.11</c:v>
                </c:pt>
              </c:numCache>
            </c:numRef>
          </c:yVal>
          <c:smooth val="0"/>
          <c:extLst>
            <c:ext xmlns:c16="http://schemas.microsoft.com/office/drawing/2014/chart" uri="{C3380CC4-5D6E-409C-BE32-E72D297353CC}">
              <c16:uniqueId val="{00000009-2247-414A-B8E2-232A47D5784C}"/>
            </c:ext>
          </c:extLst>
        </c:ser>
        <c:dLbls>
          <c:showLegendKey val="0"/>
          <c:showVal val="0"/>
          <c:showCatName val="0"/>
          <c:showSerName val="0"/>
          <c:showPercent val="0"/>
          <c:showBubbleSize val="0"/>
        </c:dLbls>
        <c:axId val="521025968"/>
        <c:axId val="521027768"/>
      </c:scatterChart>
      <c:valAx>
        <c:axId val="5210259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Πράκτορες</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521027768"/>
        <c:crosses val="autoZero"/>
        <c:crossBetween val="midCat"/>
      </c:valAx>
      <c:valAx>
        <c:axId val="521027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Χρόνος (</a:t>
                </a:r>
                <a:r>
                  <a:rPr lang="en-US"/>
                  <a:t>sec</a:t>
                </a:r>
                <a:r>
                  <a:rPr lang="el-GR"/>
                  <a: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521025968"/>
        <c:crosses val="autoZero"/>
        <c:crossBetween val="midCat"/>
      </c:valAx>
      <c:spPr>
        <a:noFill/>
        <a:ln>
          <a:noFill/>
        </a:ln>
        <a:effectLst/>
      </c:spPr>
    </c:plotArea>
    <c:legend>
      <c:legendPos val="r"/>
      <c:legendEntry>
        <c:idx val="4"/>
        <c:delete val="1"/>
      </c:legendEntry>
      <c:legendEntry>
        <c:idx val="5"/>
        <c:delete val="1"/>
      </c:legendEntry>
      <c:legendEntry>
        <c:idx val="6"/>
        <c:delete val="1"/>
      </c:legendEntry>
      <c:legendEntry>
        <c:idx val="7"/>
        <c:delete val="1"/>
      </c:legendEntry>
      <c:legendEntry>
        <c:idx val="8"/>
        <c:delete val="1"/>
      </c:legendEntry>
      <c:legendEntry>
        <c:idx val="9"/>
        <c:delete val="1"/>
      </c:legendEntry>
      <c:layout>
        <c:manualLayout>
          <c:xMode val="edge"/>
          <c:yMode val="edge"/>
          <c:x val="0.67764851268591431"/>
          <c:y val="0.37589758482694885"/>
          <c:w val="0.28346259842519683"/>
          <c:h val="0.3131545926279047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l-G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87270341207349"/>
          <c:y val="5.0855293573740176E-2"/>
          <c:w val="0.8324606299212598"/>
          <c:h val="0.74422881605818691"/>
        </c:manualLayout>
      </c:layout>
      <c:scatterChart>
        <c:scatterStyle val="lineMarker"/>
        <c:varyColors val="0"/>
        <c:ser>
          <c:idx val="3"/>
          <c:order val="0"/>
          <c:tx>
            <c:strRef>
              <c:f>Results!$W$1</c:f>
              <c:strCache>
                <c:ptCount val="1"/>
                <c:pt idx="0">
                  <c:v>Σενάριο 1</c:v>
                </c:pt>
              </c:strCache>
            </c:strRef>
          </c:tx>
          <c:spPr>
            <a:ln w="25400" cap="rnd">
              <a:noFill/>
              <a:round/>
            </a:ln>
            <a:effectLst/>
          </c:spPr>
          <c:marker>
            <c:symbol val="circle"/>
            <c:size val="5"/>
            <c:spPr>
              <a:solidFill>
                <a:schemeClr val="accent4"/>
              </a:solidFill>
              <a:ln w="9525">
                <a:solidFill>
                  <a:schemeClr val="accent4"/>
                </a:solidFill>
              </a:ln>
              <a:effectLst/>
            </c:spPr>
          </c:marker>
          <c:xVal>
            <c:numRef>
              <c:f>Results!$W$9:$AB$9</c:f>
              <c:numCache>
                <c:formatCode>General</c:formatCode>
                <c:ptCount val="6"/>
                <c:pt idx="0">
                  <c:v>5</c:v>
                </c:pt>
                <c:pt idx="1">
                  <c:v>10</c:v>
                </c:pt>
                <c:pt idx="2">
                  <c:v>25</c:v>
                </c:pt>
                <c:pt idx="3">
                  <c:v>50</c:v>
                </c:pt>
                <c:pt idx="4">
                  <c:v>75</c:v>
                </c:pt>
                <c:pt idx="5">
                  <c:v>100</c:v>
                </c:pt>
              </c:numCache>
            </c:numRef>
          </c:xVal>
          <c:yVal>
            <c:numRef>
              <c:f>Results!$W$15:$AB$15</c:f>
              <c:numCache>
                <c:formatCode>0.000</c:formatCode>
                <c:ptCount val="6"/>
                <c:pt idx="0">
                  <c:v>0.52</c:v>
                </c:pt>
                <c:pt idx="1">
                  <c:v>0.442</c:v>
                </c:pt>
                <c:pt idx="2">
                  <c:v>0.4632</c:v>
                </c:pt>
                <c:pt idx="3">
                  <c:v>0.4622</c:v>
                </c:pt>
                <c:pt idx="4">
                  <c:v>0.46586666666666665</c:v>
                </c:pt>
                <c:pt idx="5">
                  <c:v>0.45319999999999999</c:v>
                </c:pt>
              </c:numCache>
            </c:numRef>
          </c:yVal>
          <c:smooth val="0"/>
          <c:extLst>
            <c:ext xmlns:c16="http://schemas.microsoft.com/office/drawing/2014/chart" uri="{C3380CC4-5D6E-409C-BE32-E72D297353CC}">
              <c16:uniqueId val="{00000000-0E44-4FF3-BC1E-BC3DA07951CE}"/>
            </c:ext>
          </c:extLst>
        </c:ser>
        <c:ser>
          <c:idx val="2"/>
          <c:order val="1"/>
          <c:tx>
            <c:strRef>
              <c:f>Results!$P$1</c:f>
              <c:strCache>
                <c:ptCount val="1"/>
                <c:pt idx="0">
                  <c:v>Σενάριο 2</c:v>
                </c:pt>
              </c:strCache>
            </c:strRef>
          </c:tx>
          <c:spPr>
            <a:ln w="25400" cap="rnd">
              <a:noFill/>
              <a:round/>
            </a:ln>
            <a:effectLst/>
          </c:spPr>
          <c:marker>
            <c:symbol val="circle"/>
            <c:size val="5"/>
            <c:spPr>
              <a:solidFill>
                <a:schemeClr val="accent3"/>
              </a:solidFill>
              <a:ln w="9525">
                <a:solidFill>
                  <a:schemeClr val="accent3"/>
                </a:solidFill>
              </a:ln>
              <a:effectLst/>
            </c:spPr>
          </c:marker>
          <c:xVal>
            <c:numRef>
              <c:f>Results!$P$9:$U$9</c:f>
              <c:numCache>
                <c:formatCode>General</c:formatCode>
                <c:ptCount val="6"/>
                <c:pt idx="0">
                  <c:v>5</c:v>
                </c:pt>
                <c:pt idx="1">
                  <c:v>10</c:v>
                </c:pt>
                <c:pt idx="2">
                  <c:v>25</c:v>
                </c:pt>
                <c:pt idx="3">
                  <c:v>50</c:v>
                </c:pt>
                <c:pt idx="4">
                  <c:v>75</c:v>
                </c:pt>
                <c:pt idx="5">
                  <c:v>100</c:v>
                </c:pt>
              </c:numCache>
            </c:numRef>
          </c:xVal>
          <c:yVal>
            <c:numRef>
              <c:f>Results!$P$15:$U$15</c:f>
              <c:numCache>
                <c:formatCode>0.000</c:formatCode>
                <c:ptCount val="6"/>
                <c:pt idx="0">
                  <c:v>0.42400000000000004</c:v>
                </c:pt>
                <c:pt idx="1">
                  <c:v>0.45</c:v>
                </c:pt>
                <c:pt idx="2">
                  <c:v>0.42799999999999999</c:v>
                </c:pt>
                <c:pt idx="3">
                  <c:v>0.44359999999999999</c:v>
                </c:pt>
                <c:pt idx="4">
                  <c:v>0.43226666666666669</c:v>
                </c:pt>
                <c:pt idx="5">
                  <c:v>0.42170000000000002</c:v>
                </c:pt>
              </c:numCache>
            </c:numRef>
          </c:yVal>
          <c:smooth val="0"/>
          <c:extLst>
            <c:ext xmlns:c16="http://schemas.microsoft.com/office/drawing/2014/chart" uri="{C3380CC4-5D6E-409C-BE32-E72D297353CC}">
              <c16:uniqueId val="{00000001-0E44-4FF3-BC1E-BC3DA07951CE}"/>
            </c:ext>
          </c:extLst>
        </c:ser>
        <c:ser>
          <c:idx val="0"/>
          <c:order val="2"/>
          <c:tx>
            <c:strRef>
              <c:f>Results!$B$1</c:f>
              <c:strCache>
                <c:ptCount val="1"/>
                <c:pt idx="0">
                  <c:v>Σενάριο 3</c:v>
                </c:pt>
              </c:strCache>
            </c:strRef>
          </c:tx>
          <c:spPr>
            <a:ln w="25400" cap="rnd">
              <a:noFill/>
              <a:round/>
            </a:ln>
            <a:effectLst/>
          </c:spPr>
          <c:marker>
            <c:symbol val="circle"/>
            <c:size val="5"/>
            <c:spPr>
              <a:solidFill>
                <a:schemeClr val="accent1"/>
              </a:solidFill>
              <a:ln w="9525">
                <a:solidFill>
                  <a:schemeClr val="accent1"/>
                </a:solidFill>
              </a:ln>
              <a:effectLst/>
            </c:spPr>
          </c:marker>
          <c:xVal>
            <c:numRef>
              <c:f>Results!$B$9:$G$9</c:f>
              <c:numCache>
                <c:formatCode>General</c:formatCode>
                <c:ptCount val="6"/>
                <c:pt idx="0">
                  <c:v>5</c:v>
                </c:pt>
                <c:pt idx="1">
                  <c:v>10</c:v>
                </c:pt>
                <c:pt idx="2">
                  <c:v>25</c:v>
                </c:pt>
                <c:pt idx="3">
                  <c:v>50</c:v>
                </c:pt>
                <c:pt idx="4">
                  <c:v>75</c:v>
                </c:pt>
                <c:pt idx="5">
                  <c:v>100</c:v>
                </c:pt>
              </c:numCache>
            </c:numRef>
          </c:xVal>
          <c:yVal>
            <c:numRef>
              <c:f>Results!$B$15:$G$15</c:f>
              <c:numCache>
                <c:formatCode>0.000</c:formatCode>
                <c:ptCount val="6"/>
                <c:pt idx="0">
                  <c:v>0.27400000000000002</c:v>
                </c:pt>
                <c:pt idx="1">
                  <c:v>0.28100000000000003</c:v>
                </c:pt>
                <c:pt idx="2">
                  <c:v>0.29160000000000003</c:v>
                </c:pt>
                <c:pt idx="3">
                  <c:v>0.2954</c:v>
                </c:pt>
                <c:pt idx="4">
                  <c:v>0.28120000000000001</c:v>
                </c:pt>
                <c:pt idx="5">
                  <c:v>0.29380000000000001</c:v>
                </c:pt>
              </c:numCache>
            </c:numRef>
          </c:yVal>
          <c:smooth val="0"/>
          <c:extLst>
            <c:ext xmlns:c16="http://schemas.microsoft.com/office/drawing/2014/chart" uri="{C3380CC4-5D6E-409C-BE32-E72D297353CC}">
              <c16:uniqueId val="{00000002-0E44-4FF3-BC1E-BC3DA07951CE}"/>
            </c:ext>
          </c:extLst>
        </c:ser>
        <c:ser>
          <c:idx val="1"/>
          <c:order val="3"/>
          <c:tx>
            <c:strRef>
              <c:f>Results!$I$1</c:f>
              <c:strCache>
                <c:ptCount val="1"/>
                <c:pt idx="0">
                  <c:v>Σενάριο 4</c:v>
                </c:pt>
              </c:strCache>
            </c:strRef>
          </c:tx>
          <c:spPr>
            <a:ln w="25400" cap="rnd">
              <a:noFill/>
              <a:round/>
            </a:ln>
            <a:effectLst/>
          </c:spPr>
          <c:marker>
            <c:symbol val="circle"/>
            <c:size val="5"/>
            <c:spPr>
              <a:solidFill>
                <a:schemeClr val="accent2"/>
              </a:solidFill>
              <a:ln w="9525">
                <a:solidFill>
                  <a:schemeClr val="accent2"/>
                </a:solidFill>
              </a:ln>
              <a:effectLst/>
            </c:spPr>
          </c:marker>
          <c:xVal>
            <c:numRef>
              <c:f>Results!$I$9:$N$9</c:f>
              <c:numCache>
                <c:formatCode>General</c:formatCode>
                <c:ptCount val="6"/>
                <c:pt idx="0">
                  <c:v>5</c:v>
                </c:pt>
                <c:pt idx="1">
                  <c:v>10</c:v>
                </c:pt>
                <c:pt idx="2">
                  <c:v>25</c:v>
                </c:pt>
                <c:pt idx="3">
                  <c:v>50</c:v>
                </c:pt>
                <c:pt idx="4">
                  <c:v>75</c:v>
                </c:pt>
                <c:pt idx="5">
                  <c:v>100</c:v>
                </c:pt>
              </c:numCache>
            </c:numRef>
          </c:xVal>
          <c:yVal>
            <c:numRef>
              <c:f>Results!$I$15:$N$15</c:f>
              <c:numCache>
                <c:formatCode>0.000</c:formatCode>
                <c:ptCount val="6"/>
                <c:pt idx="0">
                  <c:v>0.48399999999999999</c:v>
                </c:pt>
                <c:pt idx="1">
                  <c:v>0.56100000000000005</c:v>
                </c:pt>
                <c:pt idx="2">
                  <c:v>0.4844</c:v>
                </c:pt>
                <c:pt idx="3">
                  <c:v>0.53520000000000001</c:v>
                </c:pt>
                <c:pt idx="4">
                  <c:v>0.55413333333333337</c:v>
                </c:pt>
                <c:pt idx="5">
                  <c:v>0.53900000000000003</c:v>
                </c:pt>
              </c:numCache>
            </c:numRef>
          </c:yVal>
          <c:smooth val="0"/>
          <c:extLst>
            <c:ext xmlns:c16="http://schemas.microsoft.com/office/drawing/2014/chart" uri="{C3380CC4-5D6E-409C-BE32-E72D297353CC}">
              <c16:uniqueId val="{00000003-0E44-4FF3-BC1E-BC3DA07951CE}"/>
            </c:ext>
          </c:extLst>
        </c:ser>
        <c:dLbls>
          <c:showLegendKey val="0"/>
          <c:showVal val="0"/>
          <c:showCatName val="0"/>
          <c:showSerName val="0"/>
          <c:showPercent val="0"/>
          <c:showBubbleSize val="0"/>
        </c:dLbls>
        <c:axId val="522445248"/>
        <c:axId val="522440568"/>
      </c:scatterChart>
      <c:valAx>
        <c:axId val="5224452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000" b="0" i="0" u="none" strike="noStrike" kern="1200" baseline="0">
                    <a:solidFill>
                      <a:sysClr val="windowText" lastClr="000000">
                        <a:lumMod val="65000"/>
                        <a:lumOff val="35000"/>
                      </a:sysClr>
                    </a:solidFill>
                  </a:rPr>
                  <a:t>Πράκτορες</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522440568"/>
        <c:crosses val="autoZero"/>
        <c:crossBetween val="midCat"/>
      </c:valAx>
      <c:valAx>
        <c:axId val="522440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000" b="0" i="0" u="none" strike="noStrike" kern="1200" baseline="0">
                    <a:solidFill>
                      <a:sysClr val="windowText" lastClr="000000">
                        <a:lumMod val="65000"/>
                        <a:lumOff val="35000"/>
                      </a:sysClr>
                    </a:solidFill>
                  </a:rPr>
                  <a:t>Μέσο </a:t>
                </a:r>
                <a:r>
                  <a:rPr lang="en-US" sz="1000" b="0" i="0" u="none" strike="noStrike" kern="1200" baseline="0">
                    <a:solidFill>
                      <a:sysClr val="windowText" lastClr="000000">
                        <a:lumMod val="65000"/>
                        <a:lumOff val="35000"/>
                      </a:sysClr>
                    </a:solidFill>
                  </a:rPr>
                  <a:t>TL </a:t>
                </a:r>
                <a:r>
                  <a:rPr lang="el-GR" sz="1000" b="0" i="0" u="none" strike="noStrike" kern="1200" baseline="0">
                    <a:solidFill>
                      <a:sysClr val="windowText" lastClr="000000">
                        <a:lumMod val="65000"/>
                        <a:lumOff val="35000"/>
                      </a:sysClr>
                    </a:solidFill>
                  </a:rPr>
                  <a:t>ανά πράκτορα</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522445248"/>
        <c:crosses val="autoZero"/>
        <c:crossBetween val="midCat"/>
      </c:valAx>
      <c:spPr>
        <a:noFill/>
        <a:ln>
          <a:noFill/>
        </a:ln>
        <a:effectLst/>
      </c:spPr>
    </c:plotArea>
    <c:legend>
      <c:legendPos val="r"/>
      <c:layout>
        <c:manualLayout>
          <c:xMode val="edge"/>
          <c:yMode val="edge"/>
          <c:x val="0.65542629046369205"/>
          <c:y val="0.52889396107040021"/>
          <c:w val="0.30568482064741909"/>
          <c:h val="0.2658366733284552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l-G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690893135712533E-2"/>
          <c:y val="4.5311205726791315E-2"/>
          <c:w val="0.94063876936017921"/>
          <c:h val="0.77335179091152284"/>
        </c:manualLayout>
      </c:layout>
      <c:barChart>
        <c:barDir val="col"/>
        <c:grouping val="clustered"/>
        <c:varyColors val="0"/>
        <c:ser>
          <c:idx val="0"/>
          <c:order val="0"/>
          <c:tx>
            <c:v>5</c:v>
          </c:tx>
          <c:spPr>
            <a:solidFill>
              <a:schemeClr val="accent1"/>
            </a:solidFill>
            <a:ln>
              <a:noFill/>
            </a:ln>
            <a:effectLst/>
          </c:spPr>
          <c:invertIfNegative val="0"/>
          <c:cat>
            <c:strRef>
              <c:f>'S1'!$P$14:$P$19</c:f>
              <c:strCache>
                <c:ptCount val="6"/>
                <c:pt idx="0">
                  <c:v>0.25-0.5</c:v>
                </c:pt>
                <c:pt idx="1">
                  <c:v>0.5-1.0</c:v>
                </c:pt>
                <c:pt idx="2">
                  <c:v>1.0-1.5</c:v>
                </c:pt>
                <c:pt idx="3">
                  <c:v>1.5-2.0</c:v>
                </c:pt>
                <c:pt idx="4">
                  <c:v>2.0-2.5</c:v>
                </c:pt>
                <c:pt idx="5">
                  <c:v>2.5-3.0</c:v>
                </c:pt>
              </c:strCache>
            </c:strRef>
          </c:cat>
          <c:val>
            <c:numRef>
              <c:f>'S1'!$Q$14:$Q$19</c:f>
              <c:numCache>
                <c:formatCode>0%</c:formatCode>
                <c:ptCount val="6"/>
                <c:pt idx="0">
                  <c:v>4.3999999999999997E-2</c:v>
                </c:pt>
                <c:pt idx="1">
                  <c:v>2.8000000000000001E-2</c:v>
                </c:pt>
                <c:pt idx="2">
                  <c:v>2.1999999999999999E-2</c:v>
                </c:pt>
                <c:pt idx="3">
                  <c:v>0</c:v>
                </c:pt>
                <c:pt idx="4">
                  <c:v>0</c:v>
                </c:pt>
                <c:pt idx="5">
                  <c:v>0.154</c:v>
                </c:pt>
              </c:numCache>
            </c:numRef>
          </c:val>
          <c:extLst>
            <c:ext xmlns:c16="http://schemas.microsoft.com/office/drawing/2014/chart" uri="{C3380CC4-5D6E-409C-BE32-E72D297353CC}">
              <c16:uniqueId val="{00000000-A992-4A68-956F-0F264E6327DF}"/>
            </c:ext>
          </c:extLst>
        </c:ser>
        <c:ser>
          <c:idx val="1"/>
          <c:order val="1"/>
          <c:tx>
            <c:v>10</c:v>
          </c:tx>
          <c:spPr>
            <a:solidFill>
              <a:schemeClr val="accent2"/>
            </a:solidFill>
            <a:ln>
              <a:noFill/>
            </a:ln>
            <a:effectLst/>
          </c:spPr>
          <c:invertIfNegative val="0"/>
          <c:val>
            <c:numRef>
              <c:f>'S1'!$R$14:$R$19</c:f>
              <c:numCache>
                <c:formatCode>0%</c:formatCode>
                <c:ptCount val="6"/>
                <c:pt idx="0">
                  <c:v>3.6999999999999998E-2</c:v>
                </c:pt>
                <c:pt idx="1">
                  <c:v>0.02</c:v>
                </c:pt>
                <c:pt idx="2">
                  <c:v>8.0000000000000002E-3</c:v>
                </c:pt>
                <c:pt idx="3">
                  <c:v>3.0000000000000001E-3</c:v>
                </c:pt>
                <c:pt idx="4">
                  <c:v>0</c:v>
                </c:pt>
                <c:pt idx="5">
                  <c:v>0.13500000000000001</c:v>
                </c:pt>
              </c:numCache>
            </c:numRef>
          </c:val>
          <c:extLst>
            <c:ext xmlns:c16="http://schemas.microsoft.com/office/drawing/2014/chart" uri="{C3380CC4-5D6E-409C-BE32-E72D297353CC}">
              <c16:uniqueId val="{00000001-A992-4A68-956F-0F264E6327DF}"/>
            </c:ext>
          </c:extLst>
        </c:ser>
        <c:ser>
          <c:idx val="2"/>
          <c:order val="2"/>
          <c:tx>
            <c:v>25</c:v>
          </c:tx>
          <c:spPr>
            <a:solidFill>
              <a:schemeClr val="accent3"/>
            </a:solidFill>
            <a:ln>
              <a:noFill/>
            </a:ln>
            <a:effectLst/>
          </c:spPr>
          <c:invertIfNegative val="0"/>
          <c:val>
            <c:numRef>
              <c:f>'S1'!$S$14:$S$19</c:f>
              <c:numCache>
                <c:formatCode>0%</c:formatCode>
                <c:ptCount val="6"/>
                <c:pt idx="0">
                  <c:v>3.1600000000000003E-2</c:v>
                </c:pt>
                <c:pt idx="1">
                  <c:v>2.8400000000000002E-2</c:v>
                </c:pt>
                <c:pt idx="2">
                  <c:v>1.9599999999999999E-2</c:v>
                </c:pt>
                <c:pt idx="3">
                  <c:v>2.8E-3</c:v>
                </c:pt>
                <c:pt idx="4">
                  <c:v>8.0000000000000004E-4</c:v>
                </c:pt>
                <c:pt idx="5">
                  <c:v>0.1348</c:v>
                </c:pt>
              </c:numCache>
            </c:numRef>
          </c:val>
          <c:extLst>
            <c:ext xmlns:c16="http://schemas.microsoft.com/office/drawing/2014/chart" uri="{C3380CC4-5D6E-409C-BE32-E72D297353CC}">
              <c16:uniqueId val="{00000002-A992-4A68-956F-0F264E6327DF}"/>
            </c:ext>
          </c:extLst>
        </c:ser>
        <c:ser>
          <c:idx val="3"/>
          <c:order val="3"/>
          <c:tx>
            <c:v>50</c:v>
          </c:tx>
          <c:spPr>
            <a:solidFill>
              <a:schemeClr val="accent4"/>
            </a:solidFill>
            <a:ln>
              <a:noFill/>
            </a:ln>
            <a:effectLst/>
          </c:spPr>
          <c:invertIfNegative val="0"/>
          <c:val>
            <c:numRef>
              <c:f>'S1'!$T$14:$T$19</c:f>
              <c:numCache>
                <c:formatCode>0%</c:formatCode>
                <c:ptCount val="6"/>
                <c:pt idx="0">
                  <c:v>3.9600000000000003E-2</c:v>
                </c:pt>
                <c:pt idx="1">
                  <c:v>2.6200000000000001E-2</c:v>
                </c:pt>
                <c:pt idx="2">
                  <c:v>2.1399999999999999E-2</c:v>
                </c:pt>
                <c:pt idx="3">
                  <c:v>3.3999999999999998E-3</c:v>
                </c:pt>
                <c:pt idx="4">
                  <c:v>0</c:v>
                </c:pt>
                <c:pt idx="5">
                  <c:v>0.13420000000000001</c:v>
                </c:pt>
              </c:numCache>
            </c:numRef>
          </c:val>
          <c:extLst>
            <c:ext xmlns:c16="http://schemas.microsoft.com/office/drawing/2014/chart" uri="{C3380CC4-5D6E-409C-BE32-E72D297353CC}">
              <c16:uniqueId val="{00000003-A992-4A68-956F-0F264E6327DF}"/>
            </c:ext>
          </c:extLst>
        </c:ser>
        <c:ser>
          <c:idx val="4"/>
          <c:order val="4"/>
          <c:tx>
            <c:v>75</c:v>
          </c:tx>
          <c:spPr>
            <a:solidFill>
              <a:schemeClr val="accent5"/>
            </a:solidFill>
            <a:ln>
              <a:noFill/>
            </a:ln>
            <a:effectLst/>
          </c:spPr>
          <c:invertIfNegative val="0"/>
          <c:val>
            <c:numRef>
              <c:f>'S1'!$U$14:$U$19</c:f>
              <c:numCache>
                <c:formatCode>0%</c:formatCode>
                <c:ptCount val="6"/>
                <c:pt idx="0">
                  <c:v>3.6666666666666667E-2</c:v>
                </c:pt>
                <c:pt idx="1">
                  <c:v>2.6533333333333332E-2</c:v>
                </c:pt>
                <c:pt idx="2">
                  <c:v>1.9466666666666667E-2</c:v>
                </c:pt>
                <c:pt idx="3">
                  <c:v>2E-3</c:v>
                </c:pt>
                <c:pt idx="4">
                  <c:v>6.6666666666666664E-4</c:v>
                </c:pt>
                <c:pt idx="5">
                  <c:v>0.13666666666666666</c:v>
                </c:pt>
              </c:numCache>
            </c:numRef>
          </c:val>
          <c:extLst>
            <c:ext xmlns:c16="http://schemas.microsoft.com/office/drawing/2014/chart" uri="{C3380CC4-5D6E-409C-BE32-E72D297353CC}">
              <c16:uniqueId val="{00000004-A992-4A68-956F-0F264E6327DF}"/>
            </c:ext>
          </c:extLst>
        </c:ser>
        <c:ser>
          <c:idx val="5"/>
          <c:order val="5"/>
          <c:tx>
            <c:v>100</c:v>
          </c:tx>
          <c:spPr>
            <a:solidFill>
              <a:schemeClr val="accent6"/>
            </a:solidFill>
            <a:ln>
              <a:noFill/>
            </a:ln>
            <a:effectLst/>
          </c:spPr>
          <c:invertIfNegative val="0"/>
          <c:val>
            <c:numRef>
              <c:f>'S1'!$V$14:$V$19</c:f>
              <c:numCache>
                <c:formatCode>0%</c:formatCode>
                <c:ptCount val="6"/>
                <c:pt idx="0">
                  <c:v>3.6299999999999999E-2</c:v>
                </c:pt>
                <c:pt idx="1">
                  <c:v>0.03</c:v>
                </c:pt>
                <c:pt idx="2">
                  <c:v>1.7600000000000001E-2</c:v>
                </c:pt>
                <c:pt idx="3">
                  <c:v>2.3999999999999998E-3</c:v>
                </c:pt>
                <c:pt idx="4">
                  <c:v>5.0000000000000001E-4</c:v>
                </c:pt>
                <c:pt idx="5">
                  <c:v>0.1321</c:v>
                </c:pt>
              </c:numCache>
            </c:numRef>
          </c:val>
          <c:extLst>
            <c:ext xmlns:c16="http://schemas.microsoft.com/office/drawing/2014/chart" uri="{C3380CC4-5D6E-409C-BE32-E72D297353CC}">
              <c16:uniqueId val="{00000005-A992-4A68-956F-0F264E6327DF}"/>
            </c:ext>
          </c:extLst>
        </c:ser>
        <c:dLbls>
          <c:showLegendKey val="0"/>
          <c:showVal val="0"/>
          <c:showCatName val="0"/>
          <c:showSerName val="0"/>
          <c:showPercent val="0"/>
          <c:showBubbleSize val="0"/>
        </c:dLbls>
        <c:gapWidth val="219"/>
        <c:overlap val="-27"/>
        <c:axId val="917373096"/>
        <c:axId val="917373816"/>
      </c:barChart>
      <c:catAx>
        <c:axId val="917373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Τοξικό</a:t>
                </a:r>
                <a:r>
                  <a:rPr lang="el-GR" baseline="0"/>
                  <a:t> φορτίο</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73816"/>
        <c:crosses val="autoZero"/>
        <c:auto val="1"/>
        <c:lblAlgn val="ctr"/>
        <c:lblOffset val="100"/>
        <c:noMultiLvlLbl val="0"/>
      </c:catAx>
      <c:valAx>
        <c:axId val="9173738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73096"/>
        <c:crosses val="autoZero"/>
        <c:crossBetween val="between"/>
      </c:valAx>
      <c:spPr>
        <a:noFill/>
        <a:ln>
          <a:noFill/>
        </a:ln>
        <a:effectLst/>
      </c:spPr>
    </c:plotArea>
    <c:legend>
      <c:legendPos val="r"/>
      <c:layout>
        <c:manualLayout>
          <c:xMode val="edge"/>
          <c:yMode val="edge"/>
          <c:x val="4.6667446992406374E-2"/>
          <c:y val="9.6500609819347868E-2"/>
          <c:w val="0.26802139150595594"/>
          <c:h val="0.1483101271246228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l-G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690893135712533E-2"/>
          <c:y val="4.0354407753825296E-2"/>
          <c:w val="0.94063876936017921"/>
          <c:h val="0.77830870456261458"/>
        </c:manualLayout>
      </c:layout>
      <c:barChart>
        <c:barDir val="col"/>
        <c:grouping val="clustered"/>
        <c:varyColors val="0"/>
        <c:ser>
          <c:idx val="0"/>
          <c:order val="0"/>
          <c:tx>
            <c:v>5</c:v>
          </c:tx>
          <c:spPr>
            <a:solidFill>
              <a:schemeClr val="accent1"/>
            </a:solidFill>
            <a:ln>
              <a:noFill/>
            </a:ln>
            <a:effectLst/>
          </c:spPr>
          <c:invertIfNegative val="0"/>
          <c:cat>
            <c:strRef>
              <c:f>'S2'!$P$14:$P$19</c:f>
              <c:strCache>
                <c:ptCount val="6"/>
                <c:pt idx="0">
                  <c:v>0.25-0.5</c:v>
                </c:pt>
                <c:pt idx="1">
                  <c:v>0.5-1.0</c:v>
                </c:pt>
                <c:pt idx="2">
                  <c:v>1.0-1.5</c:v>
                </c:pt>
                <c:pt idx="3">
                  <c:v>1.5-2.0</c:v>
                </c:pt>
                <c:pt idx="4">
                  <c:v>2.0-2.5</c:v>
                </c:pt>
                <c:pt idx="5">
                  <c:v>2.5-3.0</c:v>
                </c:pt>
              </c:strCache>
            </c:strRef>
          </c:cat>
          <c:val>
            <c:numRef>
              <c:f>'S2'!$Q$14:$Q$19</c:f>
              <c:numCache>
                <c:formatCode>0%</c:formatCode>
                <c:ptCount val="6"/>
                <c:pt idx="0">
                  <c:v>2.4E-2</c:v>
                </c:pt>
                <c:pt idx="1">
                  <c:v>0.02</c:v>
                </c:pt>
                <c:pt idx="2">
                  <c:v>1.6E-2</c:v>
                </c:pt>
                <c:pt idx="3">
                  <c:v>2E-3</c:v>
                </c:pt>
                <c:pt idx="4">
                  <c:v>0</c:v>
                </c:pt>
                <c:pt idx="5">
                  <c:v>0.126</c:v>
                </c:pt>
              </c:numCache>
            </c:numRef>
          </c:val>
          <c:extLst>
            <c:ext xmlns:c16="http://schemas.microsoft.com/office/drawing/2014/chart" uri="{C3380CC4-5D6E-409C-BE32-E72D297353CC}">
              <c16:uniqueId val="{00000000-CB1C-467A-97C1-7DF86CB24BE8}"/>
            </c:ext>
          </c:extLst>
        </c:ser>
        <c:ser>
          <c:idx val="1"/>
          <c:order val="1"/>
          <c:tx>
            <c:v>10</c:v>
          </c:tx>
          <c:spPr>
            <a:solidFill>
              <a:schemeClr val="accent2"/>
            </a:solidFill>
            <a:ln>
              <a:noFill/>
            </a:ln>
            <a:effectLst/>
          </c:spPr>
          <c:invertIfNegative val="0"/>
          <c:val>
            <c:numRef>
              <c:f>'S2'!$R$14:$R$19</c:f>
              <c:numCache>
                <c:formatCode>0%</c:formatCode>
                <c:ptCount val="6"/>
                <c:pt idx="0">
                  <c:v>0.03</c:v>
                </c:pt>
                <c:pt idx="1">
                  <c:v>2.5000000000000001E-2</c:v>
                </c:pt>
                <c:pt idx="2">
                  <c:v>2.1999999999999999E-2</c:v>
                </c:pt>
                <c:pt idx="3">
                  <c:v>3.0000000000000001E-3</c:v>
                </c:pt>
                <c:pt idx="4">
                  <c:v>0</c:v>
                </c:pt>
                <c:pt idx="5">
                  <c:v>0.13200000000000001</c:v>
                </c:pt>
              </c:numCache>
            </c:numRef>
          </c:val>
          <c:extLst>
            <c:ext xmlns:c16="http://schemas.microsoft.com/office/drawing/2014/chart" uri="{C3380CC4-5D6E-409C-BE32-E72D297353CC}">
              <c16:uniqueId val="{00000001-CB1C-467A-97C1-7DF86CB24BE8}"/>
            </c:ext>
          </c:extLst>
        </c:ser>
        <c:ser>
          <c:idx val="2"/>
          <c:order val="2"/>
          <c:tx>
            <c:v>25</c:v>
          </c:tx>
          <c:spPr>
            <a:solidFill>
              <a:schemeClr val="accent3"/>
            </a:solidFill>
            <a:ln>
              <a:noFill/>
            </a:ln>
            <a:effectLst/>
          </c:spPr>
          <c:invertIfNegative val="0"/>
          <c:val>
            <c:numRef>
              <c:f>'S2'!$S$14:$S$19</c:f>
              <c:numCache>
                <c:formatCode>0%</c:formatCode>
                <c:ptCount val="6"/>
                <c:pt idx="0">
                  <c:v>4.1200000000000001E-2</c:v>
                </c:pt>
                <c:pt idx="1">
                  <c:v>1.9599999999999999E-2</c:v>
                </c:pt>
                <c:pt idx="2">
                  <c:v>2.0799999999999999E-2</c:v>
                </c:pt>
                <c:pt idx="3">
                  <c:v>2.8E-3</c:v>
                </c:pt>
                <c:pt idx="4">
                  <c:v>0</c:v>
                </c:pt>
                <c:pt idx="5">
                  <c:v>0.12520000000000001</c:v>
                </c:pt>
              </c:numCache>
            </c:numRef>
          </c:val>
          <c:extLst>
            <c:ext xmlns:c16="http://schemas.microsoft.com/office/drawing/2014/chart" uri="{C3380CC4-5D6E-409C-BE32-E72D297353CC}">
              <c16:uniqueId val="{00000002-CB1C-467A-97C1-7DF86CB24BE8}"/>
            </c:ext>
          </c:extLst>
        </c:ser>
        <c:ser>
          <c:idx val="3"/>
          <c:order val="3"/>
          <c:tx>
            <c:v>50</c:v>
          </c:tx>
          <c:spPr>
            <a:solidFill>
              <a:schemeClr val="accent4"/>
            </a:solidFill>
            <a:ln>
              <a:noFill/>
            </a:ln>
            <a:effectLst/>
          </c:spPr>
          <c:invertIfNegative val="0"/>
          <c:val>
            <c:numRef>
              <c:f>'S2'!$T$14:$T$19</c:f>
              <c:numCache>
                <c:formatCode>0%</c:formatCode>
                <c:ptCount val="6"/>
                <c:pt idx="0">
                  <c:v>3.1199999999999999E-2</c:v>
                </c:pt>
                <c:pt idx="1">
                  <c:v>2.1600000000000001E-2</c:v>
                </c:pt>
                <c:pt idx="2">
                  <c:v>1.4800000000000001E-2</c:v>
                </c:pt>
                <c:pt idx="3">
                  <c:v>4.4000000000000003E-3</c:v>
                </c:pt>
                <c:pt idx="4">
                  <c:v>8.0000000000000004E-4</c:v>
                </c:pt>
                <c:pt idx="5">
                  <c:v>0.13200000000000001</c:v>
                </c:pt>
              </c:numCache>
            </c:numRef>
          </c:val>
          <c:extLst>
            <c:ext xmlns:c16="http://schemas.microsoft.com/office/drawing/2014/chart" uri="{C3380CC4-5D6E-409C-BE32-E72D297353CC}">
              <c16:uniqueId val="{00000003-CB1C-467A-97C1-7DF86CB24BE8}"/>
            </c:ext>
          </c:extLst>
        </c:ser>
        <c:ser>
          <c:idx val="4"/>
          <c:order val="4"/>
          <c:tx>
            <c:v>75</c:v>
          </c:tx>
          <c:spPr>
            <a:solidFill>
              <a:schemeClr val="accent5"/>
            </a:solidFill>
            <a:ln>
              <a:noFill/>
            </a:ln>
            <a:effectLst/>
          </c:spPr>
          <c:invertIfNegative val="0"/>
          <c:val>
            <c:numRef>
              <c:f>'S2'!$U$14:$U$19</c:f>
              <c:numCache>
                <c:formatCode>0%</c:formatCode>
                <c:ptCount val="6"/>
                <c:pt idx="0">
                  <c:v>3.8266666666666664E-2</c:v>
                </c:pt>
                <c:pt idx="1">
                  <c:v>2.1600000000000001E-2</c:v>
                </c:pt>
                <c:pt idx="2">
                  <c:v>1.7999999999999999E-2</c:v>
                </c:pt>
                <c:pt idx="3">
                  <c:v>2.3999999999999998E-3</c:v>
                </c:pt>
                <c:pt idx="4">
                  <c:v>1.1999999999999999E-3</c:v>
                </c:pt>
                <c:pt idx="5">
                  <c:v>0.12693333333333334</c:v>
                </c:pt>
              </c:numCache>
            </c:numRef>
          </c:val>
          <c:extLst>
            <c:ext xmlns:c16="http://schemas.microsoft.com/office/drawing/2014/chart" uri="{C3380CC4-5D6E-409C-BE32-E72D297353CC}">
              <c16:uniqueId val="{00000004-CB1C-467A-97C1-7DF86CB24BE8}"/>
            </c:ext>
          </c:extLst>
        </c:ser>
        <c:ser>
          <c:idx val="5"/>
          <c:order val="5"/>
          <c:tx>
            <c:v>100</c:v>
          </c:tx>
          <c:spPr>
            <a:solidFill>
              <a:schemeClr val="accent6"/>
            </a:solidFill>
            <a:ln>
              <a:noFill/>
            </a:ln>
            <a:effectLst/>
          </c:spPr>
          <c:invertIfNegative val="0"/>
          <c:val>
            <c:numRef>
              <c:f>'S2'!$V$14:$V$19</c:f>
              <c:numCache>
                <c:formatCode>0%</c:formatCode>
                <c:ptCount val="6"/>
                <c:pt idx="0">
                  <c:v>3.39E-2</c:v>
                </c:pt>
                <c:pt idx="1">
                  <c:v>2.23E-2</c:v>
                </c:pt>
                <c:pt idx="2">
                  <c:v>1.8800000000000001E-2</c:v>
                </c:pt>
                <c:pt idx="3">
                  <c:v>3.0000000000000001E-3</c:v>
                </c:pt>
                <c:pt idx="4">
                  <c:v>5.0000000000000001E-4</c:v>
                </c:pt>
                <c:pt idx="5">
                  <c:v>0.123</c:v>
                </c:pt>
              </c:numCache>
            </c:numRef>
          </c:val>
          <c:extLst>
            <c:ext xmlns:c16="http://schemas.microsoft.com/office/drawing/2014/chart" uri="{C3380CC4-5D6E-409C-BE32-E72D297353CC}">
              <c16:uniqueId val="{00000005-CB1C-467A-97C1-7DF86CB24BE8}"/>
            </c:ext>
          </c:extLst>
        </c:ser>
        <c:dLbls>
          <c:showLegendKey val="0"/>
          <c:showVal val="0"/>
          <c:showCatName val="0"/>
          <c:showSerName val="0"/>
          <c:showPercent val="0"/>
          <c:showBubbleSize val="0"/>
        </c:dLbls>
        <c:gapWidth val="219"/>
        <c:overlap val="-27"/>
        <c:axId val="917373096"/>
        <c:axId val="917373816"/>
      </c:barChart>
      <c:catAx>
        <c:axId val="917373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Τοξικό</a:t>
                </a:r>
                <a:r>
                  <a:rPr lang="el-GR" baseline="0"/>
                  <a:t> φορτίο</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73816"/>
        <c:crosses val="autoZero"/>
        <c:auto val="1"/>
        <c:lblAlgn val="ctr"/>
        <c:lblOffset val="100"/>
        <c:noMultiLvlLbl val="0"/>
      </c:catAx>
      <c:valAx>
        <c:axId val="9173738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73096"/>
        <c:crosses val="autoZero"/>
        <c:crossBetween val="between"/>
      </c:valAx>
      <c:spPr>
        <a:noFill/>
        <a:ln>
          <a:noFill/>
        </a:ln>
        <a:effectLst/>
      </c:spPr>
    </c:plotArea>
    <c:legend>
      <c:legendPos val="r"/>
      <c:layout>
        <c:manualLayout>
          <c:xMode val="edge"/>
          <c:yMode val="edge"/>
          <c:x val="4.6667447819022621E-2"/>
          <c:y val="4.1706088108849411E-2"/>
          <c:w val="0.26802139150595594"/>
          <c:h val="0.1483101271246228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l-G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690893135712533E-2"/>
          <c:y val="4.5311205726791315E-2"/>
          <c:w val="0.94063876936017921"/>
          <c:h val="0.77335179091152284"/>
        </c:manualLayout>
      </c:layout>
      <c:barChart>
        <c:barDir val="col"/>
        <c:grouping val="clustered"/>
        <c:varyColors val="0"/>
        <c:ser>
          <c:idx val="0"/>
          <c:order val="0"/>
          <c:tx>
            <c:v>5</c:v>
          </c:tx>
          <c:spPr>
            <a:solidFill>
              <a:schemeClr val="accent1"/>
            </a:solidFill>
            <a:ln>
              <a:noFill/>
            </a:ln>
            <a:effectLst/>
          </c:spPr>
          <c:invertIfNegative val="0"/>
          <c:cat>
            <c:strRef>
              <c:f>'S3'!$P$14:$P$19</c:f>
              <c:strCache>
                <c:ptCount val="6"/>
                <c:pt idx="0">
                  <c:v>0.25-0.5</c:v>
                </c:pt>
                <c:pt idx="1">
                  <c:v>0.5-1.0</c:v>
                </c:pt>
                <c:pt idx="2">
                  <c:v>1.0-1.5</c:v>
                </c:pt>
                <c:pt idx="3">
                  <c:v>1.5-2.0</c:v>
                </c:pt>
                <c:pt idx="4">
                  <c:v>2.0-2.5</c:v>
                </c:pt>
                <c:pt idx="5">
                  <c:v>2.5-3.0</c:v>
                </c:pt>
              </c:strCache>
            </c:strRef>
          </c:cat>
          <c:val>
            <c:numRef>
              <c:f>'S3'!$Q$14:$Q$19</c:f>
              <c:numCache>
                <c:formatCode>0%</c:formatCode>
                <c:ptCount val="6"/>
                <c:pt idx="0">
                  <c:v>6.8000000000000005E-2</c:v>
                </c:pt>
                <c:pt idx="1">
                  <c:v>9.1999999999999998E-2</c:v>
                </c:pt>
                <c:pt idx="2">
                  <c:v>7.3999999999999996E-2</c:v>
                </c:pt>
                <c:pt idx="3">
                  <c:v>1.2E-2</c:v>
                </c:pt>
                <c:pt idx="4">
                  <c:v>2E-3</c:v>
                </c:pt>
                <c:pt idx="5">
                  <c:v>2.5999999999999999E-2</c:v>
                </c:pt>
              </c:numCache>
            </c:numRef>
          </c:val>
          <c:extLst>
            <c:ext xmlns:c16="http://schemas.microsoft.com/office/drawing/2014/chart" uri="{C3380CC4-5D6E-409C-BE32-E72D297353CC}">
              <c16:uniqueId val="{00000000-8825-40CF-87FD-53A1E614E92B}"/>
            </c:ext>
          </c:extLst>
        </c:ser>
        <c:ser>
          <c:idx val="1"/>
          <c:order val="1"/>
          <c:tx>
            <c:v>10</c:v>
          </c:tx>
          <c:spPr>
            <a:solidFill>
              <a:schemeClr val="accent2"/>
            </a:solidFill>
            <a:ln>
              <a:noFill/>
            </a:ln>
            <a:effectLst/>
          </c:spPr>
          <c:invertIfNegative val="0"/>
          <c:val>
            <c:numRef>
              <c:f>'S3'!$R$14:$R$19</c:f>
              <c:numCache>
                <c:formatCode>0%</c:formatCode>
                <c:ptCount val="6"/>
                <c:pt idx="0">
                  <c:v>8.2000000000000003E-2</c:v>
                </c:pt>
                <c:pt idx="1">
                  <c:v>7.4999999999999997E-2</c:v>
                </c:pt>
                <c:pt idx="2">
                  <c:v>9.6000000000000002E-2</c:v>
                </c:pt>
                <c:pt idx="3">
                  <c:v>1.9E-2</c:v>
                </c:pt>
                <c:pt idx="4">
                  <c:v>0</c:v>
                </c:pt>
                <c:pt idx="5">
                  <c:v>0.02</c:v>
                </c:pt>
              </c:numCache>
            </c:numRef>
          </c:val>
          <c:extLst>
            <c:ext xmlns:c16="http://schemas.microsoft.com/office/drawing/2014/chart" uri="{C3380CC4-5D6E-409C-BE32-E72D297353CC}">
              <c16:uniqueId val="{00000001-8825-40CF-87FD-53A1E614E92B}"/>
            </c:ext>
          </c:extLst>
        </c:ser>
        <c:ser>
          <c:idx val="2"/>
          <c:order val="2"/>
          <c:tx>
            <c:v>25</c:v>
          </c:tx>
          <c:spPr>
            <a:solidFill>
              <a:schemeClr val="accent3"/>
            </a:solidFill>
            <a:ln>
              <a:noFill/>
            </a:ln>
            <a:effectLst/>
          </c:spPr>
          <c:invertIfNegative val="0"/>
          <c:val>
            <c:numRef>
              <c:f>'S3'!$S$14:$S$19</c:f>
              <c:numCache>
                <c:formatCode>0%</c:formatCode>
                <c:ptCount val="6"/>
                <c:pt idx="0">
                  <c:v>9.8799999999999999E-2</c:v>
                </c:pt>
                <c:pt idx="1">
                  <c:v>8.2400000000000001E-2</c:v>
                </c:pt>
                <c:pt idx="2">
                  <c:v>8.5999999999999993E-2</c:v>
                </c:pt>
                <c:pt idx="3">
                  <c:v>1.72E-2</c:v>
                </c:pt>
                <c:pt idx="4">
                  <c:v>3.5999999999999999E-3</c:v>
                </c:pt>
                <c:pt idx="5">
                  <c:v>2.1600000000000001E-2</c:v>
                </c:pt>
              </c:numCache>
            </c:numRef>
          </c:val>
          <c:extLst>
            <c:ext xmlns:c16="http://schemas.microsoft.com/office/drawing/2014/chart" uri="{C3380CC4-5D6E-409C-BE32-E72D297353CC}">
              <c16:uniqueId val="{00000002-8825-40CF-87FD-53A1E614E92B}"/>
            </c:ext>
          </c:extLst>
        </c:ser>
        <c:ser>
          <c:idx val="3"/>
          <c:order val="3"/>
          <c:tx>
            <c:v>50</c:v>
          </c:tx>
          <c:spPr>
            <a:solidFill>
              <a:schemeClr val="accent4"/>
            </a:solidFill>
            <a:ln>
              <a:noFill/>
            </a:ln>
            <a:effectLst/>
          </c:spPr>
          <c:invertIfNegative val="0"/>
          <c:val>
            <c:numRef>
              <c:f>'S3'!$T$14:$T$19</c:f>
              <c:numCache>
                <c:formatCode>0%</c:formatCode>
                <c:ptCount val="6"/>
                <c:pt idx="0">
                  <c:v>8.6800000000000002E-2</c:v>
                </c:pt>
                <c:pt idx="1">
                  <c:v>8.1600000000000006E-2</c:v>
                </c:pt>
                <c:pt idx="2">
                  <c:v>8.8999999999999996E-2</c:v>
                </c:pt>
                <c:pt idx="3">
                  <c:v>1.7999999999999999E-2</c:v>
                </c:pt>
                <c:pt idx="4">
                  <c:v>3.5999999999999999E-3</c:v>
                </c:pt>
                <c:pt idx="5">
                  <c:v>2.1600000000000001E-2</c:v>
                </c:pt>
              </c:numCache>
            </c:numRef>
          </c:val>
          <c:extLst>
            <c:ext xmlns:c16="http://schemas.microsoft.com/office/drawing/2014/chart" uri="{C3380CC4-5D6E-409C-BE32-E72D297353CC}">
              <c16:uniqueId val="{00000003-8825-40CF-87FD-53A1E614E92B}"/>
            </c:ext>
          </c:extLst>
        </c:ser>
        <c:ser>
          <c:idx val="4"/>
          <c:order val="4"/>
          <c:tx>
            <c:v>75</c:v>
          </c:tx>
          <c:spPr>
            <a:solidFill>
              <a:schemeClr val="accent5"/>
            </a:solidFill>
            <a:ln>
              <a:noFill/>
            </a:ln>
            <a:effectLst/>
          </c:spPr>
          <c:invertIfNegative val="0"/>
          <c:val>
            <c:numRef>
              <c:f>'S3'!$U$14:$U$19</c:f>
              <c:numCache>
                <c:formatCode>0%</c:formatCode>
                <c:ptCount val="6"/>
                <c:pt idx="0">
                  <c:v>8.773333333333333E-2</c:v>
                </c:pt>
                <c:pt idx="1">
                  <c:v>8.0799999999999997E-2</c:v>
                </c:pt>
                <c:pt idx="2">
                  <c:v>7.7733333333333335E-2</c:v>
                </c:pt>
                <c:pt idx="3">
                  <c:v>1.9333333333333334E-2</c:v>
                </c:pt>
                <c:pt idx="4">
                  <c:v>2.9333333333333334E-3</c:v>
                </c:pt>
                <c:pt idx="5">
                  <c:v>2.2533333333333332E-2</c:v>
                </c:pt>
              </c:numCache>
            </c:numRef>
          </c:val>
          <c:extLst>
            <c:ext xmlns:c16="http://schemas.microsoft.com/office/drawing/2014/chart" uri="{C3380CC4-5D6E-409C-BE32-E72D297353CC}">
              <c16:uniqueId val="{00000004-8825-40CF-87FD-53A1E614E92B}"/>
            </c:ext>
          </c:extLst>
        </c:ser>
        <c:ser>
          <c:idx val="5"/>
          <c:order val="5"/>
          <c:tx>
            <c:v>100</c:v>
          </c:tx>
          <c:spPr>
            <a:solidFill>
              <a:schemeClr val="accent6"/>
            </a:solidFill>
            <a:ln>
              <a:noFill/>
            </a:ln>
            <a:effectLst/>
          </c:spPr>
          <c:invertIfNegative val="0"/>
          <c:val>
            <c:numRef>
              <c:f>'S3'!$V$14:$V$19</c:f>
              <c:numCache>
                <c:formatCode>0%</c:formatCode>
                <c:ptCount val="6"/>
                <c:pt idx="0">
                  <c:v>8.8300000000000003E-2</c:v>
                </c:pt>
                <c:pt idx="1">
                  <c:v>8.7900000000000006E-2</c:v>
                </c:pt>
                <c:pt idx="2">
                  <c:v>8.0199999999999994E-2</c:v>
                </c:pt>
                <c:pt idx="3">
                  <c:v>2.0299999999999999E-2</c:v>
                </c:pt>
                <c:pt idx="4">
                  <c:v>4.1000000000000003E-3</c:v>
                </c:pt>
                <c:pt idx="5">
                  <c:v>2.2100000000000002E-2</c:v>
                </c:pt>
              </c:numCache>
            </c:numRef>
          </c:val>
          <c:extLst>
            <c:ext xmlns:c16="http://schemas.microsoft.com/office/drawing/2014/chart" uri="{C3380CC4-5D6E-409C-BE32-E72D297353CC}">
              <c16:uniqueId val="{00000005-8825-40CF-87FD-53A1E614E92B}"/>
            </c:ext>
          </c:extLst>
        </c:ser>
        <c:dLbls>
          <c:showLegendKey val="0"/>
          <c:showVal val="0"/>
          <c:showCatName val="0"/>
          <c:showSerName val="0"/>
          <c:showPercent val="0"/>
          <c:showBubbleSize val="0"/>
        </c:dLbls>
        <c:gapWidth val="219"/>
        <c:overlap val="-27"/>
        <c:axId val="917373096"/>
        <c:axId val="917373816"/>
      </c:barChart>
      <c:catAx>
        <c:axId val="917373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Τοξικό</a:t>
                </a:r>
                <a:r>
                  <a:rPr lang="el-GR" baseline="0"/>
                  <a:t> φορτίο</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73816"/>
        <c:crosses val="autoZero"/>
        <c:auto val="1"/>
        <c:lblAlgn val="ctr"/>
        <c:lblOffset val="100"/>
        <c:noMultiLvlLbl val="0"/>
      </c:catAx>
      <c:valAx>
        <c:axId val="9173738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73096"/>
        <c:crosses val="autoZero"/>
        <c:crossBetween val="between"/>
      </c:valAx>
      <c:spPr>
        <a:noFill/>
        <a:ln>
          <a:noFill/>
        </a:ln>
        <a:effectLst/>
      </c:spPr>
    </c:plotArea>
    <c:legend>
      <c:legendPos val="r"/>
      <c:layout>
        <c:manualLayout>
          <c:xMode val="edge"/>
          <c:yMode val="edge"/>
          <c:x val="4.8651574803149605E-2"/>
          <c:y val="4.7380753623562109E-2"/>
          <c:w val="0.26802139150595594"/>
          <c:h val="0.1483101271246228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l-G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690893135712533E-2"/>
          <c:y val="2.8937894224539983E-2"/>
          <c:w val="0.94063876936017921"/>
          <c:h val="0.78972510241377425"/>
        </c:manualLayout>
      </c:layout>
      <c:barChart>
        <c:barDir val="col"/>
        <c:grouping val="clustered"/>
        <c:varyColors val="0"/>
        <c:ser>
          <c:idx val="0"/>
          <c:order val="0"/>
          <c:tx>
            <c:v>5</c:v>
          </c:tx>
          <c:spPr>
            <a:solidFill>
              <a:schemeClr val="accent1"/>
            </a:solidFill>
            <a:ln>
              <a:noFill/>
            </a:ln>
            <a:effectLst/>
          </c:spPr>
          <c:invertIfNegative val="0"/>
          <c:cat>
            <c:strRef>
              <c:f>'S4'!$P$14:$P$19</c:f>
              <c:strCache>
                <c:ptCount val="6"/>
                <c:pt idx="0">
                  <c:v>0.25-0.5</c:v>
                </c:pt>
                <c:pt idx="1">
                  <c:v>0.5-1.0</c:v>
                </c:pt>
                <c:pt idx="2">
                  <c:v>1.0-1.5</c:v>
                </c:pt>
                <c:pt idx="3">
                  <c:v>1.5-2.0</c:v>
                </c:pt>
                <c:pt idx="4">
                  <c:v>2.0-2.5</c:v>
                </c:pt>
                <c:pt idx="5">
                  <c:v>2.5-3.0</c:v>
                </c:pt>
              </c:strCache>
            </c:strRef>
          </c:cat>
          <c:val>
            <c:numRef>
              <c:f>'S4'!$Q$14:$Q$19</c:f>
              <c:numCache>
                <c:formatCode>0%</c:formatCode>
                <c:ptCount val="6"/>
                <c:pt idx="0">
                  <c:v>0.106</c:v>
                </c:pt>
                <c:pt idx="1">
                  <c:v>7.0000000000000007E-2</c:v>
                </c:pt>
                <c:pt idx="2">
                  <c:v>7.8E-2</c:v>
                </c:pt>
                <c:pt idx="3">
                  <c:v>5.1999999999999998E-2</c:v>
                </c:pt>
                <c:pt idx="4">
                  <c:v>4.0000000000000001E-3</c:v>
                </c:pt>
                <c:pt idx="5">
                  <c:v>8.2000000000000003E-2</c:v>
                </c:pt>
              </c:numCache>
            </c:numRef>
          </c:val>
          <c:extLst>
            <c:ext xmlns:c16="http://schemas.microsoft.com/office/drawing/2014/chart" uri="{C3380CC4-5D6E-409C-BE32-E72D297353CC}">
              <c16:uniqueId val="{00000000-DDFC-46BE-B563-37C826B7636A}"/>
            </c:ext>
          </c:extLst>
        </c:ser>
        <c:ser>
          <c:idx val="1"/>
          <c:order val="1"/>
          <c:tx>
            <c:v>10</c:v>
          </c:tx>
          <c:spPr>
            <a:solidFill>
              <a:schemeClr val="accent2"/>
            </a:solidFill>
            <a:ln>
              <a:noFill/>
            </a:ln>
            <a:effectLst/>
          </c:spPr>
          <c:invertIfNegative val="0"/>
          <c:val>
            <c:numRef>
              <c:f>'S4'!$R$14:$R$19</c:f>
              <c:numCache>
                <c:formatCode>0%</c:formatCode>
                <c:ptCount val="6"/>
                <c:pt idx="0">
                  <c:v>0.08</c:v>
                </c:pt>
                <c:pt idx="1">
                  <c:v>7.8E-2</c:v>
                </c:pt>
                <c:pt idx="2">
                  <c:v>7.8E-2</c:v>
                </c:pt>
                <c:pt idx="3">
                  <c:v>4.8000000000000001E-2</c:v>
                </c:pt>
                <c:pt idx="4">
                  <c:v>7.0000000000000001E-3</c:v>
                </c:pt>
                <c:pt idx="5">
                  <c:v>9.8000000000000004E-2</c:v>
                </c:pt>
              </c:numCache>
            </c:numRef>
          </c:val>
          <c:extLst>
            <c:ext xmlns:c16="http://schemas.microsoft.com/office/drawing/2014/chart" uri="{C3380CC4-5D6E-409C-BE32-E72D297353CC}">
              <c16:uniqueId val="{00000001-DDFC-46BE-B563-37C826B7636A}"/>
            </c:ext>
          </c:extLst>
        </c:ser>
        <c:ser>
          <c:idx val="2"/>
          <c:order val="2"/>
          <c:tx>
            <c:v>25</c:v>
          </c:tx>
          <c:spPr>
            <a:solidFill>
              <a:schemeClr val="accent3"/>
            </a:solidFill>
            <a:ln>
              <a:noFill/>
            </a:ln>
            <a:effectLst/>
          </c:spPr>
          <c:invertIfNegative val="0"/>
          <c:val>
            <c:numRef>
              <c:f>'S4'!$S$14:$S$19</c:f>
              <c:numCache>
                <c:formatCode>0%</c:formatCode>
                <c:ptCount val="6"/>
                <c:pt idx="0">
                  <c:v>9.5600000000000004E-2</c:v>
                </c:pt>
                <c:pt idx="1">
                  <c:v>6.8000000000000005E-2</c:v>
                </c:pt>
                <c:pt idx="2">
                  <c:v>7.1599999999999997E-2</c:v>
                </c:pt>
                <c:pt idx="3">
                  <c:v>4.7600000000000003E-2</c:v>
                </c:pt>
                <c:pt idx="4">
                  <c:v>7.1999999999999998E-3</c:v>
                </c:pt>
                <c:pt idx="5">
                  <c:v>8.2400000000000001E-2</c:v>
                </c:pt>
              </c:numCache>
            </c:numRef>
          </c:val>
          <c:extLst>
            <c:ext xmlns:c16="http://schemas.microsoft.com/office/drawing/2014/chart" uri="{C3380CC4-5D6E-409C-BE32-E72D297353CC}">
              <c16:uniqueId val="{00000002-DDFC-46BE-B563-37C826B7636A}"/>
            </c:ext>
          </c:extLst>
        </c:ser>
        <c:ser>
          <c:idx val="3"/>
          <c:order val="3"/>
          <c:tx>
            <c:v>50</c:v>
          </c:tx>
          <c:spPr>
            <a:solidFill>
              <a:schemeClr val="accent4"/>
            </a:solidFill>
            <a:ln>
              <a:noFill/>
            </a:ln>
            <a:effectLst/>
          </c:spPr>
          <c:invertIfNegative val="0"/>
          <c:val>
            <c:numRef>
              <c:f>'S4'!$T$14:$T$19</c:f>
              <c:numCache>
                <c:formatCode>0%</c:formatCode>
                <c:ptCount val="6"/>
                <c:pt idx="0">
                  <c:v>9.7600000000000006E-2</c:v>
                </c:pt>
                <c:pt idx="1">
                  <c:v>8.0799999999999997E-2</c:v>
                </c:pt>
                <c:pt idx="2">
                  <c:v>7.1400000000000005E-2</c:v>
                </c:pt>
                <c:pt idx="3">
                  <c:v>4.7199999999999999E-2</c:v>
                </c:pt>
                <c:pt idx="4">
                  <c:v>7.0000000000000001E-3</c:v>
                </c:pt>
                <c:pt idx="5">
                  <c:v>9.4200000000000006E-2</c:v>
                </c:pt>
              </c:numCache>
            </c:numRef>
          </c:val>
          <c:extLst>
            <c:ext xmlns:c16="http://schemas.microsoft.com/office/drawing/2014/chart" uri="{C3380CC4-5D6E-409C-BE32-E72D297353CC}">
              <c16:uniqueId val="{00000003-DDFC-46BE-B563-37C826B7636A}"/>
            </c:ext>
          </c:extLst>
        </c:ser>
        <c:ser>
          <c:idx val="4"/>
          <c:order val="4"/>
          <c:tx>
            <c:v>75</c:v>
          </c:tx>
          <c:spPr>
            <a:solidFill>
              <a:schemeClr val="accent5"/>
            </a:solidFill>
            <a:ln>
              <a:noFill/>
            </a:ln>
            <a:effectLst/>
          </c:spPr>
          <c:invertIfNegative val="0"/>
          <c:val>
            <c:numRef>
              <c:f>'S4'!$U$14:$U$19</c:f>
              <c:numCache>
                <c:formatCode>0%</c:formatCode>
                <c:ptCount val="6"/>
                <c:pt idx="0">
                  <c:v>9.8933333333333331E-2</c:v>
                </c:pt>
                <c:pt idx="1">
                  <c:v>8.1733333333333338E-2</c:v>
                </c:pt>
                <c:pt idx="2">
                  <c:v>7.8133333333333332E-2</c:v>
                </c:pt>
                <c:pt idx="3">
                  <c:v>4.4266666666666669E-2</c:v>
                </c:pt>
                <c:pt idx="4">
                  <c:v>7.1999999999999998E-3</c:v>
                </c:pt>
                <c:pt idx="5">
                  <c:v>9.6000000000000002E-2</c:v>
                </c:pt>
              </c:numCache>
            </c:numRef>
          </c:val>
          <c:extLst>
            <c:ext xmlns:c16="http://schemas.microsoft.com/office/drawing/2014/chart" uri="{C3380CC4-5D6E-409C-BE32-E72D297353CC}">
              <c16:uniqueId val="{00000004-DDFC-46BE-B563-37C826B7636A}"/>
            </c:ext>
          </c:extLst>
        </c:ser>
        <c:ser>
          <c:idx val="5"/>
          <c:order val="5"/>
          <c:tx>
            <c:v>100</c:v>
          </c:tx>
          <c:spPr>
            <a:solidFill>
              <a:schemeClr val="accent6"/>
            </a:solidFill>
            <a:ln>
              <a:noFill/>
            </a:ln>
            <a:effectLst/>
          </c:spPr>
          <c:invertIfNegative val="0"/>
          <c:val>
            <c:numRef>
              <c:f>'S4'!$V$14:$V$19</c:f>
              <c:numCache>
                <c:formatCode>0%</c:formatCode>
                <c:ptCount val="6"/>
                <c:pt idx="0">
                  <c:v>9.1499999999999998E-2</c:v>
                </c:pt>
                <c:pt idx="1">
                  <c:v>7.8600000000000003E-2</c:v>
                </c:pt>
                <c:pt idx="2">
                  <c:v>7.8399999999999997E-2</c:v>
                </c:pt>
                <c:pt idx="3">
                  <c:v>4.4999999999999998E-2</c:v>
                </c:pt>
                <c:pt idx="4">
                  <c:v>6.6E-3</c:v>
                </c:pt>
                <c:pt idx="5">
                  <c:v>9.4E-2</c:v>
                </c:pt>
              </c:numCache>
            </c:numRef>
          </c:val>
          <c:extLst>
            <c:ext xmlns:c16="http://schemas.microsoft.com/office/drawing/2014/chart" uri="{C3380CC4-5D6E-409C-BE32-E72D297353CC}">
              <c16:uniqueId val="{00000005-DDFC-46BE-B563-37C826B7636A}"/>
            </c:ext>
          </c:extLst>
        </c:ser>
        <c:dLbls>
          <c:showLegendKey val="0"/>
          <c:showVal val="0"/>
          <c:showCatName val="0"/>
          <c:showSerName val="0"/>
          <c:showPercent val="0"/>
          <c:showBubbleSize val="0"/>
        </c:dLbls>
        <c:gapWidth val="219"/>
        <c:overlap val="-27"/>
        <c:axId val="917373096"/>
        <c:axId val="917373816"/>
      </c:barChart>
      <c:catAx>
        <c:axId val="917373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Τοξικό</a:t>
                </a:r>
                <a:r>
                  <a:rPr lang="el-GR" baseline="0"/>
                  <a:t> φορτίο</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73816"/>
        <c:crosses val="autoZero"/>
        <c:auto val="1"/>
        <c:lblAlgn val="ctr"/>
        <c:lblOffset val="100"/>
        <c:noMultiLvlLbl val="0"/>
      </c:catAx>
      <c:valAx>
        <c:axId val="9173738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73096"/>
        <c:crosses val="autoZero"/>
        <c:crossBetween val="between"/>
      </c:valAx>
      <c:spPr>
        <a:noFill/>
        <a:ln>
          <a:noFill/>
        </a:ln>
        <a:effectLst/>
      </c:spPr>
    </c:plotArea>
    <c:legend>
      <c:legendPos val="r"/>
      <c:layout>
        <c:manualLayout>
          <c:xMode val="edge"/>
          <c:yMode val="edge"/>
          <c:x val="0.72920713035870521"/>
          <c:y val="3.1007442121310767E-2"/>
          <c:w val="0.26802139150595594"/>
          <c:h val="0.1483101271246228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l-G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ActiveGoals!$K$2:$K$17</c:f>
              <c:numCache>
                <c:formatCode>General</c:formatCode>
                <c:ptCount val="1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numCache>
            </c:numRef>
          </c:cat>
          <c:val>
            <c:numRef>
              <c:f>ActiveGoals!$Q$2:$Q$17</c:f>
              <c:numCache>
                <c:formatCode>0%</c:formatCode>
                <c:ptCount val="16"/>
                <c:pt idx="0">
                  <c:v>0.38</c:v>
                </c:pt>
                <c:pt idx="1">
                  <c:v>0.34</c:v>
                </c:pt>
                <c:pt idx="2">
                  <c:v>0.36</c:v>
                </c:pt>
                <c:pt idx="3">
                  <c:v>0.32</c:v>
                </c:pt>
                <c:pt idx="4">
                  <c:v>0.34</c:v>
                </c:pt>
                <c:pt idx="5">
                  <c:v>0.3</c:v>
                </c:pt>
                <c:pt idx="6">
                  <c:v>0.36</c:v>
                </c:pt>
                <c:pt idx="7">
                  <c:v>0.44</c:v>
                </c:pt>
                <c:pt idx="8">
                  <c:v>0.38</c:v>
                </c:pt>
                <c:pt idx="9">
                  <c:v>0.4</c:v>
                </c:pt>
                <c:pt idx="10">
                  <c:v>0.44</c:v>
                </c:pt>
                <c:pt idx="11">
                  <c:v>0.32</c:v>
                </c:pt>
                <c:pt idx="12">
                  <c:v>0.3</c:v>
                </c:pt>
                <c:pt idx="13">
                  <c:v>0.32</c:v>
                </c:pt>
                <c:pt idx="14">
                  <c:v>0.5</c:v>
                </c:pt>
                <c:pt idx="15">
                  <c:v>0.28000000000000003</c:v>
                </c:pt>
              </c:numCache>
            </c:numRef>
          </c:val>
          <c:extLst>
            <c:ext xmlns:c16="http://schemas.microsoft.com/office/drawing/2014/chart" uri="{C3380CC4-5D6E-409C-BE32-E72D297353CC}">
              <c16:uniqueId val="{00000000-8383-4CCB-94A5-1E96CB1B0355}"/>
            </c:ext>
          </c:extLst>
        </c:ser>
        <c:dLbls>
          <c:showLegendKey val="0"/>
          <c:showVal val="0"/>
          <c:showCatName val="0"/>
          <c:showSerName val="0"/>
          <c:showPercent val="0"/>
          <c:showBubbleSize val="0"/>
        </c:dLbls>
        <c:gapWidth val="150"/>
        <c:axId val="460177064"/>
        <c:axId val="460180664"/>
      </c:barChart>
      <c:lineChart>
        <c:grouping val="standard"/>
        <c:varyColors val="0"/>
        <c:ser>
          <c:idx val="1"/>
          <c:order val="1"/>
          <c:tx>
            <c:strRef>
              <c:f>ActiveGoals!$S$1</c:f>
              <c:strCache>
                <c:ptCount val="1"/>
                <c:pt idx="0">
                  <c:v>% Average</c:v>
                </c:pt>
              </c:strCache>
            </c:strRef>
          </c:tx>
          <c:spPr>
            <a:ln w="19050" cap="rnd">
              <a:solidFill>
                <a:schemeClr val="accent2"/>
              </a:solidFill>
              <a:round/>
            </a:ln>
            <a:effectLst/>
          </c:spPr>
          <c:marker>
            <c:symbol val="none"/>
          </c:marker>
          <c:val>
            <c:numRef>
              <c:f>ActiveGoals!$S$2:$S$17</c:f>
              <c:numCache>
                <c:formatCode>0%</c:formatCode>
                <c:ptCount val="16"/>
                <c:pt idx="0">
                  <c:v>0.36125000000000002</c:v>
                </c:pt>
                <c:pt idx="1">
                  <c:v>0.36125000000000002</c:v>
                </c:pt>
                <c:pt idx="2">
                  <c:v>0.36125000000000002</c:v>
                </c:pt>
                <c:pt idx="3">
                  <c:v>0.36125000000000002</c:v>
                </c:pt>
                <c:pt idx="4">
                  <c:v>0.36125000000000002</c:v>
                </c:pt>
                <c:pt idx="5">
                  <c:v>0.36125000000000002</c:v>
                </c:pt>
                <c:pt idx="6">
                  <c:v>0.36125000000000002</c:v>
                </c:pt>
                <c:pt idx="7">
                  <c:v>0.36125000000000002</c:v>
                </c:pt>
                <c:pt idx="8">
                  <c:v>0.36125000000000002</c:v>
                </c:pt>
                <c:pt idx="9">
                  <c:v>0.36125000000000002</c:v>
                </c:pt>
                <c:pt idx="10">
                  <c:v>0.36125000000000002</c:v>
                </c:pt>
                <c:pt idx="11">
                  <c:v>0.36125000000000002</c:v>
                </c:pt>
                <c:pt idx="12">
                  <c:v>0.36125000000000002</c:v>
                </c:pt>
                <c:pt idx="13">
                  <c:v>0.36125000000000002</c:v>
                </c:pt>
                <c:pt idx="14">
                  <c:v>0.36125000000000002</c:v>
                </c:pt>
                <c:pt idx="15">
                  <c:v>0.36125000000000002</c:v>
                </c:pt>
              </c:numCache>
            </c:numRef>
          </c:val>
          <c:smooth val="0"/>
          <c:extLst>
            <c:ext xmlns:c16="http://schemas.microsoft.com/office/drawing/2014/chart" uri="{C3380CC4-5D6E-409C-BE32-E72D297353CC}">
              <c16:uniqueId val="{00000001-8383-4CCB-94A5-1E96CB1B0355}"/>
            </c:ext>
          </c:extLst>
        </c:ser>
        <c:dLbls>
          <c:showLegendKey val="0"/>
          <c:showVal val="0"/>
          <c:showCatName val="0"/>
          <c:showSerName val="0"/>
          <c:showPercent val="0"/>
          <c:showBubbleSize val="0"/>
        </c:dLbls>
        <c:marker val="1"/>
        <c:smooth val="0"/>
        <c:axId val="460177064"/>
        <c:axId val="460180664"/>
      </c:lineChart>
      <c:catAx>
        <c:axId val="4601770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Σημείο συγκέντρωσης</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460180664"/>
        <c:crosses val="autoZero"/>
        <c:auto val="1"/>
        <c:lblAlgn val="ctr"/>
        <c:lblOffset val="100"/>
        <c:noMultiLvlLbl val="0"/>
      </c:catAx>
      <c:valAx>
        <c:axId val="4601806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4601770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Runs!$F$1</c:f>
              <c:strCache>
                <c:ptCount val="1"/>
                <c:pt idx="0">
                  <c:v>TotalPathfinding</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intercept val="0"/>
            <c:dispRSqr val="1"/>
            <c:dispEq val="1"/>
            <c:trendlineLbl>
              <c:layout>
                <c:manualLayout>
                  <c:x val="-6.6696667452401534E-2"/>
                  <c:y val="0.2525741723131432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57</a:t>
                    </a:r>
                    <a:r>
                      <a:rPr lang="el-GR" baseline="0"/>
                      <a:t>.</a:t>
                    </a:r>
                    <a:r>
                      <a:rPr lang="en-US" baseline="0"/>
                      <a:t>356x</a:t>
                    </a:r>
                    <a:br>
                      <a:rPr lang="en-US" baseline="0"/>
                    </a:br>
                    <a:r>
                      <a:rPr lang="en-US" baseline="0"/>
                      <a:t>R² = 0</a:t>
                    </a:r>
                    <a:r>
                      <a:rPr lang="el-GR" baseline="0"/>
                      <a:t>.</a:t>
                    </a:r>
                    <a:r>
                      <a:rPr lang="en-US" baseline="0"/>
                      <a:t>9927</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Runs!$I$2:$I$51</c:f>
              <c:numCache>
                <c:formatCode>General</c:formatCode>
                <c:ptCount val="50"/>
                <c:pt idx="0">
                  <c:v>1</c:v>
                </c:pt>
                <c:pt idx="1">
                  <c:v>3</c:v>
                </c:pt>
                <c:pt idx="2">
                  <c:v>3</c:v>
                </c:pt>
                <c:pt idx="3">
                  <c:v>4</c:v>
                </c:pt>
                <c:pt idx="4">
                  <c:v>4</c:v>
                </c:pt>
                <c:pt idx="5">
                  <c:v>4</c:v>
                </c:pt>
                <c:pt idx="6">
                  <c:v>4</c:v>
                </c:pt>
                <c:pt idx="7">
                  <c:v>4</c:v>
                </c:pt>
                <c:pt idx="8">
                  <c:v>5</c:v>
                </c:pt>
                <c:pt idx="9">
                  <c:v>5</c:v>
                </c:pt>
                <c:pt idx="10">
                  <c:v>5</c:v>
                </c:pt>
                <c:pt idx="11">
                  <c:v>5</c:v>
                </c:pt>
                <c:pt idx="12">
                  <c:v>5</c:v>
                </c:pt>
                <c:pt idx="13">
                  <c:v>5</c:v>
                </c:pt>
                <c:pt idx="14">
                  <c:v>5</c:v>
                </c:pt>
                <c:pt idx="15">
                  <c:v>5</c:v>
                </c:pt>
                <c:pt idx="16">
                  <c:v>5</c:v>
                </c:pt>
                <c:pt idx="17">
                  <c:v>5</c:v>
                </c:pt>
                <c:pt idx="18">
                  <c:v>5</c:v>
                </c:pt>
                <c:pt idx="19">
                  <c:v>6</c:v>
                </c:pt>
                <c:pt idx="20">
                  <c:v>6</c:v>
                </c:pt>
                <c:pt idx="21">
                  <c:v>6</c:v>
                </c:pt>
                <c:pt idx="22">
                  <c:v>6</c:v>
                </c:pt>
                <c:pt idx="23">
                  <c:v>6</c:v>
                </c:pt>
                <c:pt idx="24">
                  <c:v>6</c:v>
                </c:pt>
                <c:pt idx="25">
                  <c:v>6</c:v>
                </c:pt>
                <c:pt idx="26">
                  <c:v>6</c:v>
                </c:pt>
                <c:pt idx="27">
                  <c:v>6</c:v>
                </c:pt>
                <c:pt idx="28">
                  <c:v>6</c:v>
                </c:pt>
                <c:pt idx="29">
                  <c:v>6</c:v>
                </c:pt>
                <c:pt idx="30">
                  <c:v>6</c:v>
                </c:pt>
                <c:pt idx="31">
                  <c:v>6</c:v>
                </c:pt>
                <c:pt idx="32">
                  <c:v>6</c:v>
                </c:pt>
                <c:pt idx="33">
                  <c:v>6</c:v>
                </c:pt>
                <c:pt idx="34">
                  <c:v>7</c:v>
                </c:pt>
                <c:pt idx="35">
                  <c:v>7</c:v>
                </c:pt>
                <c:pt idx="36">
                  <c:v>7</c:v>
                </c:pt>
                <c:pt idx="37">
                  <c:v>7</c:v>
                </c:pt>
                <c:pt idx="38">
                  <c:v>7</c:v>
                </c:pt>
                <c:pt idx="39">
                  <c:v>7</c:v>
                </c:pt>
                <c:pt idx="40">
                  <c:v>7</c:v>
                </c:pt>
                <c:pt idx="41">
                  <c:v>7</c:v>
                </c:pt>
                <c:pt idx="42">
                  <c:v>7</c:v>
                </c:pt>
                <c:pt idx="43">
                  <c:v>7</c:v>
                </c:pt>
                <c:pt idx="44">
                  <c:v>7</c:v>
                </c:pt>
                <c:pt idx="45">
                  <c:v>8</c:v>
                </c:pt>
                <c:pt idx="46">
                  <c:v>8</c:v>
                </c:pt>
                <c:pt idx="47">
                  <c:v>8</c:v>
                </c:pt>
                <c:pt idx="48">
                  <c:v>8</c:v>
                </c:pt>
                <c:pt idx="49">
                  <c:v>8</c:v>
                </c:pt>
              </c:numCache>
            </c:numRef>
          </c:xVal>
          <c:yVal>
            <c:numRef>
              <c:f>Runs!$F$2:$F$51</c:f>
              <c:numCache>
                <c:formatCode>General</c:formatCode>
                <c:ptCount val="50"/>
                <c:pt idx="0">
                  <c:v>49.279575199999996</c:v>
                </c:pt>
                <c:pt idx="1">
                  <c:v>170.64216970000001</c:v>
                </c:pt>
                <c:pt idx="2">
                  <c:v>196.6440523</c:v>
                </c:pt>
                <c:pt idx="3">
                  <c:v>246.09408020000001</c:v>
                </c:pt>
                <c:pt idx="4">
                  <c:v>221.27816709999996</c:v>
                </c:pt>
                <c:pt idx="5">
                  <c:v>249.38029619999998</c:v>
                </c:pt>
                <c:pt idx="6">
                  <c:v>280.36779289999998</c:v>
                </c:pt>
                <c:pt idx="7">
                  <c:v>216.570134</c:v>
                </c:pt>
                <c:pt idx="8">
                  <c:v>293.8526683</c:v>
                </c:pt>
                <c:pt idx="9">
                  <c:v>277.78124600000001</c:v>
                </c:pt>
                <c:pt idx="10">
                  <c:v>277.65646240000001</c:v>
                </c:pt>
                <c:pt idx="11">
                  <c:v>319.4803971</c:v>
                </c:pt>
                <c:pt idx="12">
                  <c:v>250.40863569999999</c:v>
                </c:pt>
                <c:pt idx="13">
                  <c:v>321.27661150000006</c:v>
                </c:pt>
                <c:pt idx="14">
                  <c:v>228.44949360000001</c:v>
                </c:pt>
                <c:pt idx="15">
                  <c:v>275.16778700000003</c:v>
                </c:pt>
                <c:pt idx="16">
                  <c:v>313.11752509999997</c:v>
                </c:pt>
                <c:pt idx="17">
                  <c:v>373.04295529999996</c:v>
                </c:pt>
                <c:pt idx="18">
                  <c:v>297.16729609999999</c:v>
                </c:pt>
                <c:pt idx="19">
                  <c:v>360.28182270000002</c:v>
                </c:pt>
                <c:pt idx="20">
                  <c:v>365.84586610000002</c:v>
                </c:pt>
                <c:pt idx="21">
                  <c:v>355.26717960000002</c:v>
                </c:pt>
                <c:pt idx="22">
                  <c:v>326.29370170000004</c:v>
                </c:pt>
                <c:pt idx="23">
                  <c:v>319.25305789999999</c:v>
                </c:pt>
                <c:pt idx="24">
                  <c:v>392.09799320000002</c:v>
                </c:pt>
                <c:pt idx="25">
                  <c:v>328.05672049999998</c:v>
                </c:pt>
                <c:pt idx="26">
                  <c:v>318.40648379999999</c:v>
                </c:pt>
                <c:pt idx="27">
                  <c:v>363.14377880000001</c:v>
                </c:pt>
                <c:pt idx="28">
                  <c:v>335.80162479999996</c:v>
                </c:pt>
                <c:pt idx="29">
                  <c:v>307.48805779999998</c:v>
                </c:pt>
                <c:pt idx="30">
                  <c:v>285.42983830000003</c:v>
                </c:pt>
                <c:pt idx="31">
                  <c:v>315.35845320000004</c:v>
                </c:pt>
                <c:pt idx="32">
                  <c:v>342.57968090000003</c:v>
                </c:pt>
                <c:pt idx="33">
                  <c:v>331.76234849999997</c:v>
                </c:pt>
                <c:pt idx="34">
                  <c:v>389.9298</c:v>
                </c:pt>
                <c:pt idx="35">
                  <c:v>410.55027669999998</c:v>
                </c:pt>
                <c:pt idx="36">
                  <c:v>440.93934639999998</c:v>
                </c:pt>
                <c:pt idx="37">
                  <c:v>416.03421149999991</c:v>
                </c:pt>
                <c:pt idx="38">
                  <c:v>360.38121470000004</c:v>
                </c:pt>
                <c:pt idx="39">
                  <c:v>405.41669540000009</c:v>
                </c:pt>
                <c:pt idx="40">
                  <c:v>413.75554209999996</c:v>
                </c:pt>
                <c:pt idx="41">
                  <c:v>370.10182309999999</c:v>
                </c:pt>
                <c:pt idx="42">
                  <c:v>393.52286899999996</c:v>
                </c:pt>
                <c:pt idx="43">
                  <c:v>400.75116550000001</c:v>
                </c:pt>
                <c:pt idx="44">
                  <c:v>416.48850319999997</c:v>
                </c:pt>
                <c:pt idx="45">
                  <c:v>449.72183769999992</c:v>
                </c:pt>
                <c:pt idx="46">
                  <c:v>486.43841960000003</c:v>
                </c:pt>
                <c:pt idx="47">
                  <c:v>425.82228950000001</c:v>
                </c:pt>
                <c:pt idx="48">
                  <c:v>415.02850429999995</c:v>
                </c:pt>
                <c:pt idx="49">
                  <c:v>515.60887409999998</c:v>
                </c:pt>
              </c:numCache>
            </c:numRef>
          </c:yVal>
          <c:smooth val="0"/>
          <c:extLst>
            <c:ext xmlns:c16="http://schemas.microsoft.com/office/drawing/2014/chart" uri="{C3380CC4-5D6E-409C-BE32-E72D297353CC}">
              <c16:uniqueId val="{00000001-A7FD-4E07-A265-02804DC356A8}"/>
            </c:ext>
          </c:extLst>
        </c:ser>
        <c:dLbls>
          <c:showLegendKey val="0"/>
          <c:showVal val="0"/>
          <c:showCatName val="0"/>
          <c:showSerName val="0"/>
          <c:showPercent val="0"/>
          <c:showBubbleSize val="0"/>
        </c:dLbls>
        <c:axId val="917363736"/>
        <c:axId val="917364816"/>
      </c:scatterChart>
      <c:valAx>
        <c:axId val="9173637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Πλήθος</a:t>
                </a:r>
                <a:r>
                  <a:rPr lang="el-GR" baseline="0"/>
                  <a:t> ενεργών σημείων</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64816"/>
        <c:crosses val="autoZero"/>
        <c:crossBetween val="midCat"/>
      </c:valAx>
      <c:valAx>
        <c:axId val="917364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Χρόνος (</a:t>
                </a:r>
                <a:r>
                  <a:rPr lang="en-US"/>
                  <a:t>sec)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l-G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637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l-G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exp"/>
            <c:dispRSqr val="1"/>
            <c:dispEq val="1"/>
            <c:trendlineLbl>
              <c:layout>
                <c:manualLayout>
                  <c:x val="0.11055797493108946"/>
                  <c:y val="-7.2755055680306463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4</a:t>
                    </a:r>
                    <a:r>
                      <a:rPr lang="el-GR" baseline="0"/>
                      <a:t>.</a:t>
                    </a:r>
                    <a:r>
                      <a:rPr lang="en-US" baseline="0"/>
                      <a:t>5004e</a:t>
                    </a:r>
                    <a:r>
                      <a:rPr lang="en-US" baseline="30000"/>
                      <a:t>-0</a:t>
                    </a:r>
                    <a:r>
                      <a:rPr lang="el-GR" baseline="30000"/>
                      <a:t>.</a:t>
                    </a:r>
                    <a:r>
                      <a:rPr lang="en-US" baseline="30000"/>
                      <a:t>507x</a:t>
                    </a:r>
                    <a:br>
                      <a:rPr lang="en-US" baseline="0"/>
                    </a:br>
                    <a:r>
                      <a:rPr lang="en-US" baseline="0"/>
                      <a:t>R² = 0</a:t>
                    </a:r>
                    <a:r>
                      <a:rPr lang="el-GR" baseline="0"/>
                      <a:t>.</a:t>
                    </a:r>
                    <a:r>
                      <a:rPr lang="en-US" baseline="0"/>
                      <a:t>9898</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Sheet1!$E$2:$E$8</c:f>
              <c:numCache>
                <c:formatCode>General</c:formatCode>
                <c:ptCount val="7"/>
                <c:pt idx="0">
                  <c:v>1</c:v>
                </c:pt>
                <c:pt idx="1">
                  <c:v>3</c:v>
                </c:pt>
                <c:pt idx="2">
                  <c:v>4</c:v>
                </c:pt>
                <c:pt idx="3">
                  <c:v>5</c:v>
                </c:pt>
                <c:pt idx="4">
                  <c:v>6</c:v>
                </c:pt>
                <c:pt idx="5">
                  <c:v>7</c:v>
                </c:pt>
                <c:pt idx="6">
                  <c:v>8</c:v>
                </c:pt>
              </c:numCache>
            </c:numRef>
          </c:xVal>
          <c:yVal>
            <c:numRef>
              <c:f>Sheet1!$H$2:$H$8</c:f>
              <c:numCache>
                <c:formatCode>General</c:formatCode>
                <c:ptCount val="7"/>
                <c:pt idx="0">
                  <c:v>2.2849999999999993</c:v>
                </c:pt>
                <c:pt idx="1">
                  <c:v>0.89749999999999797</c:v>
                </c:pt>
                <c:pt idx="2">
                  <c:v>0.60879999999999768</c:v>
                </c:pt>
                <c:pt idx="3">
                  <c:v>0.52718181818181731</c:v>
                </c:pt>
                <c:pt idx="4">
                  <c:v>0.23473333333333307</c:v>
                </c:pt>
                <c:pt idx="5">
                  <c:v>0.15645454545454507</c:v>
                </c:pt>
                <c:pt idx="6">
                  <c:v>5.0400000000000021E-2</c:v>
                </c:pt>
              </c:numCache>
            </c:numRef>
          </c:yVal>
          <c:smooth val="0"/>
          <c:extLst>
            <c:ext xmlns:c16="http://schemas.microsoft.com/office/drawing/2014/chart" uri="{C3380CC4-5D6E-409C-BE32-E72D297353CC}">
              <c16:uniqueId val="{00000001-F61C-49B3-B43D-4BF47BDF577E}"/>
            </c:ext>
          </c:extLst>
        </c:ser>
        <c:dLbls>
          <c:showLegendKey val="0"/>
          <c:showVal val="0"/>
          <c:showCatName val="0"/>
          <c:showSerName val="0"/>
          <c:showPercent val="0"/>
          <c:showBubbleSize val="0"/>
        </c:dLbls>
        <c:axId val="917358696"/>
        <c:axId val="917366616"/>
      </c:scatterChart>
      <c:valAx>
        <c:axId val="9173586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Πλήθος ενεργών σημείων</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66616"/>
        <c:crosses val="autoZero"/>
        <c:crossBetween val="midCat"/>
      </c:valAx>
      <c:valAx>
        <c:axId val="917366616"/>
        <c:scaling>
          <c:orientation val="minMax"/>
          <c:max val="3"/>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Μέσο </a:t>
                </a:r>
                <a:r>
                  <a:rPr lang="en-US"/>
                  <a:t>TL </a:t>
                </a:r>
                <a:r>
                  <a:rPr lang="el-GR"/>
                  <a:t>ανά πράκτορα</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1735869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l-G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20FB36-66CA-41E8-B961-6467F191F893}">
  <we:reference id="WA200009707" version="1.2.0.0" store="Omex"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B994D93-796B-41C2-BE2B-2FA41D867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54532</Words>
  <Characters>294479</Characters>
  <Application>Microsoft Office Word</Application>
  <DocSecurity>0</DocSecurity>
  <Lines>2453</Lines>
  <Paragraphs>696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348315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Vlachou</dc:creator>
  <cp:keywords/>
  <dc:description/>
  <cp:lastModifiedBy>Georgios Pitsos</cp:lastModifiedBy>
  <cp:revision>2</cp:revision>
  <cp:lastPrinted>2026-04-17T12:23:00Z</cp:lastPrinted>
  <dcterms:created xsi:type="dcterms:W3CDTF">2026-04-18T10:39:00Z</dcterms:created>
  <dcterms:modified xsi:type="dcterms:W3CDTF">2026-04-18T10:39:00Z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Creator">
    <vt:lpwstr>Microsoft® Word LTSC</vt:lpwstr>
  </property>
  <property fmtid="{D5CDD505-2E9C-101B-9397-08002B2CF9AE}" pid="4" name="LastSaved">
    <vt:filetime>2025-12-21T00:00:00Z</vt:filetime>
  </property>
  <property fmtid="{D5CDD505-2E9C-101B-9397-08002B2CF9AE}" pid="5" name="Producer">
    <vt:lpwstr>Microsoft® Word LTSC</vt:lpwstr>
  </property>
</Properties>
</file>